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CC932" w14:textId="6887FF25" w:rsidR="00F25DD4" w:rsidRPr="001248A8" w:rsidRDefault="005A3554">
      <w:pPr>
        <w:spacing w:after="0"/>
        <w:jc w:val="right"/>
        <w:rPr>
          <w:b/>
          <w:color w:val="000000" w:themeColor="text1"/>
        </w:rPr>
        <w:pPrChange w:id="0" w:author="BACHILLERATO GENERAL ALFONSO DE LA MADRID VIDAURRETA" w:date="2025-09-18T23:32:00Z">
          <w:pPr>
            <w:spacing w:after="0"/>
            <w:jc w:val="center"/>
          </w:pPr>
        </w:pPrChange>
      </w:pPr>
      <w:r w:rsidRPr="001248A8">
        <w:rPr>
          <w:b/>
          <w:noProof/>
          <w:color w:val="000000" w:themeColor="text1"/>
          <w:sz w:val="32"/>
          <w:lang w:val="es-MX" w:eastAsia="es-MX"/>
        </w:rPr>
        <w:drawing>
          <wp:anchor distT="0" distB="0" distL="114300" distR="114300" simplePos="0" relativeHeight="251656192" behindDoc="0" locked="0" layoutInCell="1" allowOverlap="1" wp14:anchorId="7A375E79" wp14:editId="39304490">
            <wp:simplePos x="0" y="0"/>
            <wp:positionH relativeFrom="column">
              <wp:posOffset>-308610</wp:posOffset>
            </wp:positionH>
            <wp:positionV relativeFrom="paragraph">
              <wp:posOffset>-547370</wp:posOffset>
            </wp:positionV>
            <wp:extent cx="2009186" cy="1504950"/>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P.png"/>
                    <pic:cNvPicPr/>
                  </pic:nvPicPr>
                  <pic:blipFill>
                    <a:blip r:embed="rId8">
                      <a:extLst>
                        <a:ext uri="{28A0092B-C50C-407E-A947-70E740481C1C}">
                          <a14:useLocalDpi xmlns:a14="http://schemas.microsoft.com/office/drawing/2010/main" val="0"/>
                        </a:ext>
                      </a:extLst>
                    </a:blip>
                    <a:stretch>
                      <a:fillRect/>
                    </a:stretch>
                  </pic:blipFill>
                  <pic:spPr>
                    <a:xfrm>
                      <a:off x="0" y="0"/>
                      <a:ext cx="2010563" cy="1505981"/>
                    </a:xfrm>
                    <a:prstGeom prst="rect">
                      <a:avLst/>
                    </a:prstGeom>
                  </pic:spPr>
                </pic:pic>
              </a:graphicData>
            </a:graphic>
            <wp14:sizeRelH relativeFrom="margin">
              <wp14:pctWidth>0</wp14:pctWidth>
            </wp14:sizeRelH>
            <wp14:sizeRelV relativeFrom="margin">
              <wp14:pctHeight>0</wp14:pctHeight>
            </wp14:sizeRelV>
          </wp:anchor>
        </w:drawing>
      </w:r>
      <w:r w:rsidRPr="001248A8">
        <w:rPr>
          <w:b/>
          <w:color w:val="000000" w:themeColor="text1"/>
        </w:rPr>
        <w:t xml:space="preserve">SUBSECRETARIA DE EDUCACION </w:t>
      </w:r>
      <w:r w:rsidR="00FA1DC8">
        <w:rPr>
          <w:b/>
          <w:color w:val="000000" w:themeColor="text1"/>
        </w:rPr>
        <w:t xml:space="preserve">BÁSICA Y </w:t>
      </w:r>
      <w:r w:rsidRPr="001248A8">
        <w:rPr>
          <w:b/>
          <w:color w:val="000000" w:themeColor="text1"/>
        </w:rPr>
        <w:t xml:space="preserve">MEDIA SUPERIOR </w:t>
      </w:r>
    </w:p>
    <w:p w14:paraId="1D1F6C71" w14:textId="5A9941ED" w:rsidR="005A3554" w:rsidRDefault="005A3554">
      <w:pPr>
        <w:spacing w:after="0"/>
        <w:jc w:val="right"/>
        <w:rPr>
          <w:b/>
          <w:color w:val="000000" w:themeColor="text1"/>
        </w:rPr>
      </w:pPr>
      <w:r w:rsidRPr="001248A8">
        <w:rPr>
          <w:b/>
          <w:color w:val="000000" w:themeColor="text1"/>
        </w:rPr>
        <w:t>DIRECCION DE BACHILLERATOS</w:t>
      </w:r>
      <w:r w:rsidR="00FA1DC8">
        <w:rPr>
          <w:b/>
          <w:color w:val="000000" w:themeColor="text1"/>
        </w:rPr>
        <w:t xml:space="preserve"> ESTATALES Y PREPARATORIA ABIERTA</w:t>
      </w:r>
    </w:p>
    <w:p w14:paraId="448312EA" w14:textId="7C155908" w:rsidR="00FA1DC8" w:rsidRPr="001248A8" w:rsidRDefault="00FA1DC8" w:rsidP="00FA1DC8">
      <w:pPr>
        <w:spacing w:after="0"/>
        <w:jc w:val="right"/>
        <w:rPr>
          <w:b/>
          <w:color w:val="000000" w:themeColor="text1"/>
        </w:rPr>
      </w:pPr>
      <w:r>
        <w:rPr>
          <w:b/>
          <w:color w:val="000000" w:themeColor="text1"/>
        </w:rPr>
        <w:t xml:space="preserve">SUPERVISIÓN DE BACHILLERATOS </w:t>
      </w:r>
      <w:r w:rsidR="00525150">
        <w:rPr>
          <w:b/>
          <w:color w:val="000000" w:themeColor="text1"/>
        </w:rPr>
        <w:t>GENERALES</w:t>
      </w:r>
      <w:r>
        <w:rPr>
          <w:b/>
          <w:color w:val="000000" w:themeColor="text1"/>
        </w:rPr>
        <w:t>, ZONA ESCOLAR NÚM. 0</w:t>
      </w:r>
      <w:r w:rsidR="00711D48">
        <w:rPr>
          <w:b/>
          <w:color w:val="000000" w:themeColor="text1"/>
        </w:rPr>
        <w:t>0</w:t>
      </w:r>
      <w:r w:rsidR="00525150">
        <w:rPr>
          <w:b/>
          <w:color w:val="000000" w:themeColor="text1"/>
        </w:rPr>
        <w:t>4</w:t>
      </w:r>
    </w:p>
    <w:p w14:paraId="00868524" w14:textId="6FB1A74C" w:rsidR="005A3554" w:rsidRPr="001248A8" w:rsidRDefault="005A3554" w:rsidP="00FA1DC8">
      <w:pPr>
        <w:spacing w:after="0"/>
        <w:jc w:val="right"/>
        <w:rPr>
          <w:b/>
          <w:color w:val="000000" w:themeColor="text1"/>
        </w:rPr>
      </w:pPr>
      <w:r w:rsidRPr="001248A8">
        <w:rPr>
          <w:b/>
          <w:color w:val="000000" w:themeColor="text1"/>
        </w:rPr>
        <w:t xml:space="preserve">BACHILLERATO GENERAL </w:t>
      </w:r>
      <w:r w:rsidR="00F55195">
        <w:rPr>
          <w:b/>
          <w:color w:val="000000" w:themeColor="text1"/>
        </w:rPr>
        <w:t>OFICIAL</w:t>
      </w:r>
      <w:r w:rsidR="00FA1DC8">
        <w:rPr>
          <w:b/>
          <w:color w:val="000000" w:themeColor="text1"/>
        </w:rPr>
        <w:t xml:space="preserve"> </w:t>
      </w:r>
      <w:r w:rsidRPr="001248A8">
        <w:rPr>
          <w:b/>
          <w:color w:val="000000" w:themeColor="text1"/>
        </w:rPr>
        <w:t>“ALFONSO DE LA MADRID VIDAURRETA”</w:t>
      </w:r>
    </w:p>
    <w:p w14:paraId="43AE5E64" w14:textId="77777777" w:rsidR="005A3554" w:rsidRPr="001248A8" w:rsidRDefault="005A3554" w:rsidP="005A3554">
      <w:pPr>
        <w:spacing w:after="0"/>
        <w:jc w:val="right"/>
        <w:rPr>
          <w:b/>
          <w:color w:val="000000" w:themeColor="text1"/>
        </w:rPr>
      </w:pPr>
      <w:r w:rsidRPr="001248A8">
        <w:rPr>
          <w:b/>
          <w:color w:val="000000" w:themeColor="text1"/>
        </w:rPr>
        <w:t>CCT. 21EBH0088T</w:t>
      </w:r>
    </w:p>
    <w:p w14:paraId="1367F188" w14:textId="77777777" w:rsidR="00832FE4" w:rsidRDefault="00725329">
      <w:pPr>
        <w:rPr>
          <w:rFonts w:ascii="Arial Black" w:hAnsi="Arial Black"/>
          <w:sz w:val="48"/>
          <w:szCs w:val="48"/>
        </w:rPr>
        <w:pPrChange w:id="1" w:author="BACHILLERATO GENERAL ALFONSO DE LA MADRID VIDAURRETA" w:date="2025-09-18T23:36:00Z">
          <w:pPr>
            <w:spacing w:after="0"/>
            <w:jc w:val="center"/>
          </w:pPr>
        </w:pPrChange>
      </w:pPr>
      <w:r>
        <w:rPr>
          <w:noProof/>
          <w:lang w:val="es-MX" w:eastAsia="es-MX"/>
        </w:rPr>
        <w:object w:dxaOrig="1440" w:dyaOrig="1440" w14:anchorId="0BC324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92.35pt;margin-top:6.1pt;width:86.3pt;height:103.1pt;z-index:-251657216;mso-wrap-edited:f">
            <v:imagedata r:id="rId9" o:title=""/>
          </v:shape>
          <o:OLEObject Type="Embed" ProgID="CorelDraw.Graphic.9" ShapeID="_x0000_s1027" DrawAspect="Content" ObjectID="_1831661164" r:id="rId10"/>
        </w:object>
      </w:r>
    </w:p>
    <w:p w14:paraId="15A9AD20" w14:textId="77777777" w:rsidR="00832FE4" w:rsidRDefault="00832FE4" w:rsidP="00810537">
      <w:pPr>
        <w:spacing w:after="0"/>
        <w:jc w:val="center"/>
        <w:rPr>
          <w:rFonts w:ascii="Arial Black" w:hAnsi="Arial Black"/>
          <w:sz w:val="48"/>
          <w:szCs w:val="48"/>
        </w:rPr>
      </w:pPr>
    </w:p>
    <w:p w14:paraId="29635960" w14:textId="77777777" w:rsidR="00832FE4" w:rsidRDefault="00832FE4" w:rsidP="00810537">
      <w:pPr>
        <w:spacing w:after="0"/>
        <w:jc w:val="center"/>
        <w:rPr>
          <w:rFonts w:ascii="Arial Black" w:hAnsi="Arial Black"/>
          <w:sz w:val="48"/>
          <w:szCs w:val="48"/>
        </w:rPr>
      </w:pPr>
    </w:p>
    <w:p w14:paraId="63688CEB" w14:textId="5C570309" w:rsidR="005A3554" w:rsidRPr="006B0531" w:rsidRDefault="0077759A" w:rsidP="00810537">
      <w:pPr>
        <w:spacing w:after="0"/>
        <w:jc w:val="center"/>
        <w:rPr>
          <w:rFonts w:ascii="Arial Black" w:hAnsi="Arial Black"/>
          <w:color w:val="632423" w:themeColor="accent2" w:themeShade="80"/>
          <w:sz w:val="52"/>
          <w:szCs w:val="52"/>
        </w:rPr>
      </w:pPr>
      <w:r w:rsidRPr="006B0531">
        <w:rPr>
          <w:rFonts w:ascii="Arial Black" w:hAnsi="Arial Black"/>
          <w:color w:val="632423" w:themeColor="accent2" w:themeShade="80"/>
          <w:sz w:val="52"/>
          <w:szCs w:val="52"/>
        </w:rPr>
        <w:t>P</w:t>
      </w:r>
      <w:r w:rsidR="00525150" w:rsidRPr="006B0531">
        <w:rPr>
          <w:rFonts w:ascii="Arial Black" w:hAnsi="Arial Black"/>
          <w:color w:val="632423" w:themeColor="accent2" w:themeShade="80"/>
          <w:sz w:val="52"/>
          <w:szCs w:val="52"/>
        </w:rPr>
        <w:t>LAN</w:t>
      </w:r>
      <w:r w:rsidR="006B0531" w:rsidRPr="006B0531">
        <w:rPr>
          <w:rFonts w:ascii="Arial Black" w:hAnsi="Arial Black"/>
          <w:color w:val="632423" w:themeColor="accent2" w:themeShade="80"/>
          <w:sz w:val="52"/>
          <w:szCs w:val="52"/>
        </w:rPr>
        <w:t>EACIÓN</w:t>
      </w:r>
      <w:r w:rsidR="00525150" w:rsidRPr="006B0531">
        <w:rPr>
          <w:rFonts w:ascii="Arial Black" w:hAnsi="Arial Black"/>
          <w:color w:val="632423" w:themeColor="accent2" w:themeShade="80"/>
          <w:sz w:val="52"/>
          <w:szCs w:val="52"/>
        </w:rPr>
        <w:t xml:space="preserve"> DE</w:t>
      </w:r>
      <w:r w:rsidR="006B0531" w:rsidRPr="006B0531">
        <w:rPr>
          <w:rFonts w:ascii="Arial Black" w:hAnsi="Arial Black"/>
          <w:color w:val="632423" w:themeColor="accent2" w:themeShade="80"/>
          <w:sz w:val="52"/>
          <w:szCs w:val="52"/>
        </w:rPr>
        <w:t xml:space="preserve"> LA </w:t>
      </w:r>
      <w:r w:rsidRPr="006B0531">
        <w:rPr>
          <w:rFonts w:ascii="Arial Black" w:hAnsi="Arial Black"/>
          <w:color w:val="632423" w:themeColor="accent2" w:themeShade="80"/>
          <w:sz w:val="52"/>
          <w:szCs w:val="52"/>
        </w:rPr>
        <w:t>MEJORA CONTINUA</w:t>
      </w:r>
      <w:r w:rsidR="00832FE4" w:rsidRPr="006B0531">
        <w:rPr>
          <w:rFonts w:ascii="Arial Black" w:hAnsi="Arial Black"/>
          <w:color w:val="632423" w:themeColor="accent2" w:themeShade="80"/>
          <w:sz w:val="52"/>
          <w:szCs w:val="52"/>
        </w:rPr>
        <w:t xml:space="preserve"> </w:t>
      </w:r>
      <w:r w:rsidR="005A3554" w:rsidRPr="006B0531">
        <w:rPr>
          <w:rFonts w:ascii="Arial Black" w:hAnsi="Arial Black"/>
          <w:color w:val="632423" w:themeColor="accent2" w:themeShade="80"/>
          <w:sz w:val="52"/>
          <w:szCs w:val="52"/>
        </w:rPr>
        <w:t>(PMC)</w:t>
      </w:r>
    </w:p>
    <w:p w14:paraId="3CF2F36E" w14:textId="2F4C1C65" w:rsidR="00810537" w:rsidRPr="006B0531" w:rsidRDefault="005A3554" w:rsidP="00810537">
      <w:pPr>
        <w:spacing w:after="0"/>
        <w:jc w:val="center"/>
        <w:rPr>
          <w:rFonts w:ascii="Arial Black" w:hAnsi="Arial Black"/>
          <w:color w:val="632423" w:themeColor="accent2" w:themeShade="80"/>
          <w:sz w:val="52"/>
          <w:szCs w:val="52"/>
        </w:rPr>
      </w:pPr>
      <w:r w:rsidRPr="006B0531">
        <w:rPr>
          <w:rFonts w:ascii="Arial Black" w:hAnsi="Arial Black"/>
          <w:color w:val="632423" w:themeColor="accent2" w:themeShade="80"/>
          <w:sz w:val="52"/>
          <w:szCs w:val="52"/>
        </w:rPr>
        <w:t xml:space="preserve">CICLO ESCOLAR </w:t>
      </w:r>
      <w:r w:rsidR="00C03F0C" w:rsidRPr="006B0531">
        <w:rPr>
          <w:rFonts w:ascii="Arial Black" w:hAnsi="Arial Black"/>
          <w:color w:val="632423" w:themeColor="accent2" w:themeShade="80"/>
          <w:sz w:val="52"/>
          <w:szCs w:val="52"/>
        </w:rPr>
        <w:t>202</w:t>
      </w:r>
      <w:r w:rsidR="009A0871">
        <w:rPr>
          <w:rFonts w:ascii="Arial Black" w:hAnsi="Arial Black"/>
          <w:color w:val="632423" w:themeColor="accent2" w:themeShade="80"/>
          <w:sz w:val="52"/>
          <w:szCs w:val="52"/>
        </w:rPr>
        <w:t>5</w:t>
      </w:r>
      <w:r w:rsidR="00C03F0C" w:rsidRPr="006B0531">
        <w:rPr>
          <w:rFonts w:ascii="Arial Black" w:hAnsi="Arial Black"/>
          <w:color w:val="632423" w:themeColor="accent2" w:themeShade="80"/>
          <w:sz w:val="52"/>
          <w:szCs w:val="52"/>
        </w:rPr>
        <w:t xml:space="preserve"> – 202</w:t>
      </w:r>
      <w:r w:rsidR="009A0871">
        <w:rPr>
          <w:rFonts w:ascii="Arial Black" w:hAnsi="Arial Black"/>
          <w:color w:val="632423" w:themeColor="accent2" w:themeShade="80"/>
          <w:sz w:val="52"/>
          <w:szCs w:val="52"/>
        </w:rPr>
        <w:t>6</w:t>
      </w:r>
    </w:p>
    <w:p w14:paraId="53CFFF32" w14:textId="32A477A2" w:rsidR="00832FE4" w:rsidRPr="006B0531" w:rsidRDefault="00832FE4" w:rsidP="00810537">
      <w:pPr>
        <w:spacing w:after="0"/>
        <w:jc w:val="center"/>
        <w:rPr>
          <w:rFonts w:ascii="Arial Black" w:hAnsi="Arial Black"/>
          <w:color w:val="632423" w:themeColor="accent2" w:themeShade="80"/>
          <w:sz w:val="52"/>
          <w:szCs w:val="52"/>
        </w:rPr>
      </w:pPr>
      <w:r w:rsidRPr="006B0531">
        <w:rPr>
          <w:rFonts w:ascii="Arial Black" w:hAnsi="Arial Black"/>
          <w:color w:val="632423" w:themeColor="accent2" w:themeShade="80"/>
          <w:sz w:val="52"/>
          <w:szCs w:val="52"/>
        </w:rPr>
        <w:t xml:space="preserve">BACHILLERATO GENERAL </w:t>
      </w:r>
      <w:r w:rsidR="002A5D27" w:rsidRPr="006B0531">
        <w:rPr>
          <w:rFonts w:ascii="Arial Black" w:hAnsi="Arial Black"/>
          <w:color w:val="632423" w:themeColor="accent2" w:themeShade="80"/>
          <w:sz w:val="52"/>
          <w:szCs w:val="52"/>
        </w:rPr>
        <w:t>OFICIAL</w:t>
      </w:r>
    </w:p>
    <w:p w14:paraId="6D7E0E7B" w14:textId="77777777" w:rsidR="00527FC3" w:rsidRPr="006B0531" w:rsidRDefault="00832FE4" w:rsidP="005A3554">
      <w:pPr>
        <w:spacing w:after="0"/>
        <w:jc w:val="center"/>
        <w:rPr>
          <w:rFonts w:ascii="Arial Black" w:hAnsi="Arial Black"/>
          <w:color w:val="632423" w:themeColor="accent2" w:themeShade="80"/>
          <w:sz w:val="52"/>
          <w:szCs w:val="52"/>
        </w:rPr>
      </w:pPr>
      <w:r w:rsidRPr="006B0531">
        <w:rPr>
          <w:rFonts w:ascii="Arial Black" w:hAnsi="Arial Black"/>
          <w:color w:val="632423" w:themeColor="accent2" w:themeShade="80"/>
          <w:sz w:val="52"/>
          <w:szCs w:val="52"/>
        </w:rPr>
        <w:t>ALFONSO DE LA MADRID VIDAURRETA</w:t>
      </w:r>
    </w:p>
    <w:p w14:paraId="17FE856A" w14:textId="77777777" w:rsidR="00810537" w:rsidRDefault="005A3554" w:rsidP="00F25DD4">
      <w:pPr>
        <w:pStyle w:val="Piedepgina"/>
      </w:pPr>
      <w:r>
        <w:t xml:space="preserve">   </w:t>
      </w:r>
    </w:p>
    <w:p w14:paraId="1A50E962" w14:textId="364D86D3" w:rsidR="0077759A" w:rsidRPr="00036E93" w:rsidRDefault="00832FE4" w:rsidP="00810537">
      <w:pPr>
        <w:pStyle w:val="Piedepgina"/>
        <w:rPr>
          <w:color w:val="632423" w:themeColor="accent2" w:themeShade="80"/>
        </w:rPr>
      </w:pPr>
      <w:r w:rsidRPr="00036E93">
        <w:rPr>
          <w:color w:val="632423" w:themeColor="accent2" w:themeShade="80"/>
        </w:rPr>
        <w:t xml:space="preserve">                  </w:t>
      </w:r>
      <w:r w:rsidR="00B337DA" w:rsidRPr="00036E93">
        <w:rPr>
          <w:color w:val="632423" w:themeColor="accent2" w:themeShade="80"/>
        </w:rPr>
        <w:t>Prolongación</w:t>
      </w:r>
      <w:r w:rsidR="00F25DD4" w:rsidRPr="00036E93">
        <w:rPr>
          <w:color w:val="632423" w:themeColor="accent2" w:themeShade="80"/>
        </w:rPr>
        <w:t xml:space="preserve"> 16 de </w:t>
      </w:r>
      <w:r w:rsidR="00256C8C" w:rsidRPr="00036E93">
        <w:rPr>
          <w:color w:val="632423" w:themeColor="accent2" w:themeShade="80"/>
        </w:rPr>
        <w:t>septiembre</w:t>
      </w:r>
      <w:r w:rsidR="005A3554" w:rsidRPr="00036E93">
        <w:rPr>
          <w:color w:val="632423" w:themeColor="accent2" w:themeShade="80"/>
        </w:rPr>
        <w:t xml:space="preserve"> S/N               </w:t>
      </w:r>
      <w:r w:rsidR="0077759A" w:rsidRPr="00036E93">
        <w:rPr>
          <w:color w:val="632423" w:themeColor="accent2" w:themeShade="80"/>
        </w:rPr>
        <w:t xml:space="preserve"> </w:t>
      </w:r>
      <w:r w:rsidR="00F25DD4" w:rsidRPr="00036E93">
        <w:rPr>
          <w:color w:val="632423" w:themeColor="accent2" w:themeShade="80"/>
        </w:rPr>
        <w:t>C.P. 73040</w:t>
      </w:r>
      <w:r w:rsidR="005A3554" w:rsidRPr="00036E93">
        <w:rPr>
          <w:color w:val="632423" w:themeColor="accent2" w:themeShade="80"/>
        </w:rPr>
        <w:t xml:space="preserve">                       </w:t>
      </w:r>
      <w:r w:rsidR="00F25DD4" w:rsidRPr="00036E93">
        <w:rPr>
          <w:color w:val="632423" w:themeColor="accent2" w:themeShade="80"/>
        </w:rPr>
        <w:t>Tel. (746) 88 10646</w:t>
      </w:r>
      <w:r w:rsidR="005A3554" w:rsidRPr="00036E93">
        <w:rPr>
          <w:color w:val="632423" w:themeColor="accent2" w:themeShade="80"/>
        </w:rPr>
        <w:t xml:space="preserve">       </w:t>
      </w:r>
      <w:r w:rsidR="0077759A" w:rsidRPr="00036E93">
        <w:rPr>
          <w:color w:val="632423" w:themeColor="accent2" w:themeShade="80"/>
        </w:rPr>
        <w:t xml:space="preserve">         </w:t>
      </w:r>
      <w:r w:rsidR="005A3554" w:rsidRPr="00036E93">
        <w:rPr>
          <w:color w:val="632423" w:themeColor="accent2" w:themeShade="80"/>
        </w:rPr>
        <w:t xml:space="preserve">      </w:t>
      </w:r>
      <w:r w:rsidR="00F25DD4" w:rsidRPr="00036E93">
        <w:rPr>
          <w:color w:val="632423" w:themeColor="accent2" w:themeShade="80"/>
        </w:rPr>
        <w:t>21ebh0088t.sep@gmail.com</w:t>
      </w:r>
    </w:p>
    <w:p w14:paraId="01BBEECF" w14:textId="77777777" w:rsidR="00525150" w:rsidRDefault="00525150">
      <w:pPr>
        <w:rPr>
          <w:b/>
          <w:sz w:val="36"/>
        </w:rPr>
      </w:pPr>
    </w:p>
    <w:p w14:paraId="2D161F15" w14:textId="21C526A9" w:rsidR="00527FC3" w:rsidRPr="00F25DD4" w:rsidRDefault="00F25DD4">
      <w:pPr>
        <w:rPr>
          <w:b/>
          <w:sz w:val="36"/>
        </w:rPr>
      </w:pPr>
      <w:r w:rsidRPr="00F25DD4">
        <w:rPr>
          <w:b/>
          <w:sz w:val="36"/>
        </w:rPr>
        <w:lastRenderedPageBreak/>
        <w:t>CONTENIDO</w:t>
      </w:r>
    </w:p>
    <w:p w14:paraId="44B3313C" w14:textId="77777777" w:rsidR="00F25DD4" w:rsidRDefault="00F25DD4">
      <w:pPr>
        <w:rPr>
          <w:sz w:val="28"/>
        </w:rPr>
      </w:pPr>
    </w:p>
    <w:p w14:paraId="2974A503" w14:textId="3AECD537" w:rsidR="00F25DD4" w:rsidRDefault="00F25DD4" w:rsidP="00F25DD4">
      <w:pPr>
        <w:spacing w:after="0"/>
        <w:rPr>
          <w:sz w:val="28"/>
        </w:rPr>
      </w:pPr>
      <w:r w:rsidRPr="00F25DD4">
        <w:rPr>
          <w:sz w:val="28"/>
        </w:rPr>
        <w:t>PRESENTACION</w:t>
      </w:r>
      <w:r w:rsidR="00F11CCC">
        <w:rPr>
          <w:sz w:val="28"/>
        </w:rPr>
        <w:t xml:space="preserve"> ……………………………………………………</w:t>
      </w:r>
      <w:r w:rsidR="00832FE4">
        <w:rPr>
          <w:sz w:val="28"/>
        </w:rPr>
        <w:t>…………………………………………………………………………………</w:t>
      </w:r>
      <w:proofErr w:type="gramStart"/>
      <w:r w:rsidR="00E15088">
        <w:rPr>
          <w:sz w:val="28"/>
        </w:rPr>
        <w:t>…….</w:t>
      </w:r>
      <w:proofErr w:type="gramEnd"/>
      <w:r w:rsidR="00E15088">
        <w:rPr>
          <w:sz w:val="28"/>
        </w:rPr>
        <w:t>.</w:t>
      </w:r>
      <w:r w:rsidR="00832FE4">
        <w:rPr>
          <w:sz w:val="28"/>
        </w:rPr>
        <w:t xml:space="preserve"> </w:t>
      </w:r>
      <w:r w:rsidR="00F11CCC">
        <w:rPr>
          <w:sz w:val="28"/>
        </w:rPr>
        <w:t>3</w:t>
      </w:r>
    </w:p>
    <w:p w14:paraId="7AEB323D" w14:textId="77777777" w:rsidR="00F25DD4" w:rsidRPr="00F25DD4" w:rsidRDefault="00F25DD4" w:rsidP="00F25DD4">
      <w:pPr>
        <w:spacing w:after="0"/>
        <w:rPr>
          <w:sz w:val="28"/>
        </w:rPr>
      </w:pPr>
    </w:p>
    <w:p w14:paraId="2BF3394F" w14:textId="67B89785" w:rsidR="00F11CCC" w:rsidRPr="00F25DD4" w:rsidRDefault="00F25DD4" w:rsidP="00F25DD4">
      <w:pPr>
        <w:spacing w:after="0"/>
        <w:rPr>
          <w:sz w:val="28"/>
        </w:rPr>
      </w:pPr>
      <w:r w:rsidRPr="00F25DD4">
        <w:rPr>
          <w:sz w:val="28"/>
        </w:rPr>
        <w:t xml:space="preserve">NORMATIVA </w:t>
      </w:r>
      <w:r w:rsidR="00832FE4" w:rsidRPr="00F25DD4">
        <w:rPr>
          <w:sz w:val="28"/>
        </w:rPr>
        <w:t>APLICABLE</w:t>
      </w:r>
      <w:r w:rsidR="00F11CCC">
        <w:rPr>
          <w:sz w:val="28"/>
        </w:rPr>
        <w:t>…………………………………………………………………………………………………………………………</w:t>
      </w:r>
      <w:r w:rsidR="00E15088">
        <w:rPr>
          <w:sz w:val="28"/>
        </w:rPr>
        <w:t>…</w:t>
      </w:r>
      <w:proofErr w:type="gramStart"/>
      <w:r w:rsidR="00E15088">
        <w:rPr>
          <w:sz w:val="28"/>
        </w:rPr>
        <w:t>……</w:t>
      </w:r>
      <w:r w:rsidR="00F11CCC">
        <w:rPr>
          <w:sz w:val="28"/>
        </w:rPr>
        <w:t>.</w:t>
      </w:r>
      <w:proofErr w:type="gramEnd"/>
      <w:r w:rsidR="00F11CCC">
        <w:rPr>
          <w:sz w:val="28"/>
        </w:rPr>
        <w:t>7</w:t>
      </w:r>
    </w:p>
    <w:p w14:paraId="2CEA5BF3" w14:textId="77777777" w:rsidR="00F25DD4" w:rsidRDefault="00F25DD4" w:rsidP="00F25DD4">
      <w:pPr>
        <w:spacing w:after="0"/>
        <w:rPr>
          <w:sz w:val="28"/>
        </w:rPr>
      </w:pPr>
    </w:p>
    <w:p w14:paraId="35D6415C" w14:textId="24F70815" w:rsidR="00F25DD4" w:rsidRPr="00F25DD4" w:rsidRDefault="00E15088" w:rsidP="00F25DD4">
      <w:pPr>
        <w:spacing w:after="0"/>
        <w:rPr>
          <w:sz w:val="28"/>
        </w:rPr>
      </w:pPr>
      <w:r w:rsidRPr="00F25DD4">
        <w:rPr>
          <w:sz w:val="28"/>
        </w:rPr>
        <w:t>DIAGN</w:t>
      </w:r>
      <w:r>
        <w:rPr>
          <w:sz w:val="28"/>
        </w:rPr>
        <w:t>Ó</w:t>
      </w:r>
      <w:r w:rsidRPr="00F25DD4">
        <w:rPr>
          <w:sz w:val="28"/>
        </w:rPr>
        <w:t>STICO</w:t>
      </w:r>
      <w:r>
        <w:rPr>
          <w:sz w:val="28"/>
        </w:rPr>
        <w:t>…</w:t>
      </w:r>
      <w:r w:rsidR="00F11CCC">
        <w:rPr>
          <w:sz w:val="28"/>
        </w:rPr>
        <w:t>…………………………………………………………………………………………………………………………</w:t>
      </w:r>
      <w:proofErr w:type="gramStart"/>
      <w:r w:rsidR="00F11CCC">
        <w:rPr>
          <w:sz w:val="28"/>
        </w:rPr>
        <w:t>……</w:t>
      </w:r>
      <w:r>
        <w:rPr>
          <w:sz w:val="28"/>
        </w:rPr>
        <w:t>.</w:t>
      </w:r>
      <w:proofErr w:type="gramEnd"/>
      <w:r w:rsidR="00F11CCC">
        <w:rPr>
          <w:sz w:val="28"/>
        </w:rPr>
        <w:t>………</w:t>
      </w:r>
      <w:r>
        <w:rPr>
          <w:sz w:val="28"/>
        </w:rPr>
        <w:t>……..</w:t>
      </w:r>
      <w:r w:rsidR="00F11CCC">
        <w:rPr>
          <w:sz w:val="28"/>
        </w:rPr>
        <w:t>8</w:t>
      </w:r>
    </w:p>
    <w:p w14:paraId="77963638" w14:textId="77777777" w:rsidR="00F25DD4" w:rsidRDefault="00F25DD4" w:rsidP="00F25DD4">
      <w:pPr>
        <w:spacing w:after="0"/>
        <w:rPr>
          <w:sz w:val="28"/>
        </w:rPr>
      </w:pPr>
    </w:p>
    <w:p w14:paraId="58AAED57" w14:textId="499E719D" w:rsidR="00F25DD4" w:rsidRPr="00F25DD4" w:rsidRDefault="00F25DD4" w:rsidP="00F25DD4">
      <w:pPr>
        <w:spacing w:after="0"/>
        <w:rPr>
          <w:sz w:val="28"/>
        </w:rPr>
      </w:pPr>
      <w:r w:rsidRPr="00F25DD4">
        <w:rPr>
          <w:sz w:val="28"/>
        </w:rPr>
        <w:t xml:space="preserve">PRIORIZACION DE </w:t>
      </w:r>
      <w:r w:rsidR="00E15088">
        <w:rPr>
          <w:sz w:val="28"/>
        </w:rPr>
        <w:t>C</w:t>
      </w:r>
      <w:r w:rsidRPr="00F25DD4">
        <w:rPr>
          <w:sz w:val="28"/>
        </w:rPr>
        <w:t>ATEGORIAS</w:t>
      </w:r>
      <w:r w:rsidR="00F11CCC">
        <w:rPr>
          <w:sz w:val="28"/>
        </w:rPr>
        <w:t>……………………………………………………</w:t>
      </w:r>
      <w:r w:rsidR="001248A8">
        <w:rPr>
          <w:sz w:val="28"/>
        </w:rPr>
        <w:t>……</w:t>
      </w:r>
      <w:r w:rsidR="00F11CCC">
        <w:rPr>
          <w:sz w:val="28"/>
        </w:rPr>
        <w:t>………………………………</w:t>
      </w:r>
      <w:r w:rsidR="00E15088">
        <w:rPr>
          <w:sz w:val="28"/>
        </w:rPr>
        <w:t>……</w:t>
      </w:r>
      <w:r w:rsidR="00F11CCC">
        <w:rPr>
          <w:sz w:val="28"/>
        </w:rPr>
        <w:t>…………</w:t>
      </w:r>
      <w:r w:rsidR="001248A8">
        <w:rPr>
          <w:sz w:val="28"/>
        </w:rPr>
        <w:t>……</w:t>
      </w:r>
      <w:proofErr w:type="gramStart"/>
      <w:r w:rsidR="00E15088">
        <w:rPr>
          <w:sz w:val="28"/>
        </w:rPr>
        <w:t>…….</w:t>
      </w:r>
      <w:proofErr w:type="gramEnd"/>
      <w:r w:rsidR="006C0C28">
        <w:rPr>
          <w:sz w:val="28"/>
        </w:rPr>
        <w:t>10</w:t>
      </w:r>
    </w:p>
    <w:p w14:paraId="30600B22" w14:textId="77777777" w:rsidR="00F25DD4" w:rsidRDefault="00F25DD4" w:rsidP="00F25DD4">
      <w:pPr>
        <w:spacing w:after="0"/>
        <w:rPr>
          <w:sz w:val="28"/>
        </w:rPr>
      </w:pPr>
    </w:p>
    <w:p w14:paraId="6F97D9BC" w14:textId="49FDAB3D" w:rsidR="00F25DD4" w:rsidRPr="00F25DD4" w:rsidRDefault="00F25DD4" w:rsidP="00F25DD4">
      <w:pPr>
        <w:spacing w:after="0"/>
        <w:rPr>
          <w:sz w:val="28"/>
        </w:rPr>
      </w:pPr>
      <w:r w:rsidRPr="00F25DD4">
        <w:rPr>
          <w:sz w:val="28"/>
        </w:rPr>
        <w:t>PROGRAMA DE MEJORA</w:t>
      </w:r>
      <w:r w:rsidR="00E15088">
        <w:rPr>
          <w:sz w:val="28"/>
        </w:rPr>
        <w:t>…</w:t>
      </w:r>
      <w:r w:rsidR="00F11CCC">
        <w:rPr>
          <w:sz w:val="28"/>
        </w:rPr>
        <w:t>……………………………………………………………………………………………………………………</w:t>
      </w:r>
      <w:r w:rsidR="00E15088">
        <w:rPr>
          <w:sz w:val="28"/>
        </w:rPr>
        <w:t>…</w:t>
      </w:r>
      <w:proofErr w:type="gramStart"/>
      <w:r w:rsidR="00E15088">
        <w:rPr>
          <w:sz w:val="28"/>
        </w:rPr>
        <w:t>……</w:t>
      </w:r>
      <w:r w:rsidR="006C0C28">
        <w:rPr>
          <w:sz w:val="28"/>
        </w:rPr>
        <w:t>.</w:t>
      </w:r>
      <w:proofErr w:type="gramEnd"/>
      <w:r w:rsidR="00F11CCC">
        <w:rPr>
          <w:sz w:val="28"/>
        </w:rPr>
        <w:t>1</w:t>
      </w:r>
      <w:r w:rsidR="00574B99">
        <w:rPr>
          <w:sz w:val="28"/>
        </w:rPr>
        <w:t>2</w:t>
      </w:r>
    </w:p>
    <w:p w14:paraId="2F88FEF4" w14:textId="77777777" w:rsidR="00F25DD4" w:rsidRDefault="00F25DD4" w:rsidP="00F25DD4">
      <w:pPr>
        <w:spacing w:after="0"/>
        <w:rPr>
          <w:sz w:val="28"/>
        </w:rPr>
      </w:pPr>
    </w:p>
    <w:p w14:paraId="35A9A1A5" w14:textId="2C8F7EFF" w:rsidR="00F25DD4" w:rsidRPr="00F25DD4" w:rsidRDefault="00F25DD4" w:rsidP="00F25DD4">
      <w:pPr>
        <w:spacing w:after="0"/>
        <w:rPr>
          <w:sz w:val="28"/>
        </w:rPr>
      </w:pPr>
      <w:r w:rsidRPr="00F25DD4">
        <w:rPr>
          <w:sz w:val="28"/>
        </w:rPr>
        <w:t>ORGANIZACIÓN</w:t>
      </w:r>
      <w:r w:rsidR="00E15088">
        <w:rPr>
          <w:sz w:val="28"/>
        </w:rPr>
        <w:t>……</w:t>
      </w:r>
      <w:r w:rsidR="00F11CCC">
        <w:rPr>
          <w:sz w:val="28"/>
        </w:rPr>
        <w:t>…………………………………………………</w:t>
      </w:r>
      <w:r w:rsidR="001A6C58">
        <w:rPr>
          <w:sz w:val="28"/>
        </w:rPr>
        <w:t>………………………………………………………………………………</w:t>
      </w:r>
      <w:proofErr w:type="gramStart"/>
      <w:r w:rsidR="00E15088">
        <w:rPr>
          <w:sz w:val="28"/>
        </w:rPr>
        <w:t>…….</w:t>
      </w:r>
      <w:proofErr w:type="gramEnd"/>
      <w:r w:rsidR="001A6C58">
        <w:rPr>
          <w:sz w:val="28"/>
        </w:rPr>
        <w:t>2</w:t>
      </w:r>
      <w:r w:rsidR="00574B99">
        <w:rPr>
          <w:sz w:val="28"/>
        </w:rPr>
        <w:t>6</w:t>
      </w:r>
    </w:p>
    <w:p w14:paraId="47AB09F6" w14:textId="77777777" w:rsidR="00F25DD4" w:rsidRDefault="00F25DD4" w:rsidP="00F25DD4">
      <w:pPr>
        <w:spacing w:after="0"/>
        <w:rPr>
          <w:sz w:val="28"/>
        </w:rPr>
      </w:pPr>
    </w:p>
    <w:p w14:paraId="07AA061A" w14:textId="7DAD5295" w:rsidR="00F25DD4" w:rsidRPr="00F25DD4" w:rsidRDefault="00F25DD4" w:rsidP="00F25DD4">
      <w:pPr>
        <w:spacing w:after="0"/>
        <w:rPr>
          <w:sz w:val="28"/>
        </w:rPr>
      </w:pPr>
      <w:r w:rsidRPr="00F25DD4">
        <w:rPr>
          <w:sz w:val="28"/>
        </w:rPr>
        <w:t>RECURSOS</w:t>
      </w:r>
      <w:r w:rsidR="00F11CCC">
        <w:rPr>
          <w:sz w:val="28"/>
        </w:rPr>
        <w:t>………………………………………………………………</w:t>
      </w:r>
      <w:r w:rsidR="001A6C58">
        <w:rPr>
          <w:sz w:val="28"/>
        </w:rPr>
        <w:t>………………………………………………………………………………</w:t>
      </w:r>
      <w:proofErr w:type="gramStart"/>
      <w:r w:rsidR="00E15088">
        <w:rPr>
          <w:sz w:val="28"/>
        </w:rPr>
        <w:t>…….</w:t>
      </w:r>
      <w:proofErr w:type="gramEnd"/>
      <w:r w:rsidR="00260110">
        <w:rPr>
          <w:sz w:val="28"/>
        </w:rPr>
        <w:t>3</w:t>
      </w:r>
      <w:r w:rsidR="0023022F">
        <w:rPr>
          <w:sz w:val="28"/>
        </w:rPr>
        <w:t>2</w:t>
      </w:r>
    </w:p>
    <w:p w14:paraId="20B8BDDB" w14:textId="77777777" w:rsidR="00F25DD4" w:rsidRDefault="00F25DD4" w:rsidP="00F25DD4">
      <w:pPr>
        <w:spacing w:after="0"/>
        <w:rPr>
          <w:sz w:val="28"/>
        </w:rPr>
      </w:pPr>
    </w:p>
    <w:p w14:paraId="6A584D0D" w14:textId="4E366323" w:rsidR="00F25DD4" w:rsidRPr="00F25DD4" w:rsidRDefault="00F25DD4" w:rsidP="00F25DD4">
      <w:pPr>
        <w:spacing w:after="0"/>
        <w:rPr>
          <w:sz w:val="28"/>
        </w:rPr>
      </w:pPr>
      <w:r w:rsidRPr="00F25DD4">
        <w:rPr>
          <w:sz w:val="28"/>
        </w:rPr>
        <w:t>PARTICIPANTES, CONTROL DE REVISIONES Y APROBACION DE</w:t>
      </w:r>
      <w:r w:rsidR="00277F6F">
        <w:rPr>
          <w:sz w:val="28"/>
        </w:rPr>
        <w:t xml:space="preserve"> LA</w:t>
      </w:r>
      <w:r w:rsidRPr="00F25DD4">
        <w:rPr>
          <w:sz w:val="28"/>
        </w:rPr>
        <w:t xml:space="preserve"> </w:t>
      </w:r>
      <w:proofErr w:type="gramStart"/>
      <w:r w:rsidR="00E15088" w:rsidRPr="00F25DD4">
        <w:rPr>
          <w:sz w:val="28"/>
        </w:rPr>
        <w:t>PMC</w:t>
      </w:r>
      <w:r w:rsidR="00E15088">
        <w:rPr>
          <w:sz w:val="28"/>
        </w:rPr>
        <w:t>.</w:t>
      </w:r>
      <w:r w:rsidR="003441FC">
        <w:rPr>
          <w:sz w:val="28"/>
        </w:rPr>
        <w:t>…</w:t>
      </w:r>
      <w:proofErr w:type="gramEnd"/>
      <w:r w:rsidR="003441FC">
        <w:rPr>
          <w:sz w:val="28"/>
        </w:rPr>
        <w:t>………………………………………………</w:t>
      </w:r>
      <w:r w:rsidR="00E15088">
        <w:rPr>
          <w:sz w:val="28"/>
        </w:rPr>
        <w:t>……</w:t>
      </w:r>
      <w:r w:rsidR="00F17491">
        <w:rPr>
          <w:sz w:val="28"/>
        </w:rPr>
        <w:t>37</w:t>
      </w:r>
    </w:p>
    <w:p w14:paraId="5890EB66" w14:textId="77777777" w:rsidR="00527FC3" w:rsidRDefault="00527FC3"/>
    <w:p w14:paraId="4AA395AD" w14:textId="77777777" w:rsidR="00527FC3" w:rsidRDefault="00527FC3"/>
    <w:p w14:paraId="6E509105" w14:textId="77777777" w:rsidR="006C0C28" w:rsidRDefault="006C0C28"/>
    <w:p w14:paraId="3D1835D0" w14:textId="77777777" w:rsidR="006C0C28" w:rsidRDefault="006C0C28"/>
    <w:p w14:paraId="3B4B629B" w14:textId="656164E0" w:rsidR="00527FC3" w:rsidRPr="00DF7288" w:rsidRDefault="00F25DD4">
      <w:pPr>
        <w:rPr>
          <w:rFonts w:ascii="Arial Black" w:hAnsi="Arial Black"/>
          <w:b/>
          <w:sz w:val="36"/>
          <w:szCs w:val="36"/>
        </w:rPr>
      </w:pPr>
      <w:r w:rsidRPr="00DF7288">
        <w:rPr>
          <w:rFonts w:ascii="Arial Black" w:hAnsi="Arial Black"/>
          <w:b/>
          <w:sz w:val="36"/>
          <w:szCs w:val="36"/>
        </w:rPr>
        <w:lastRenderedPageBreak/>
        <w:t>PRESENTACI</w:t>
      </w:r>
      <w:r w:rsidR="00E15088">
        <w:rPr>
          <w:rFonts w:ascii="Arial Black" w:hAnsi="Arial Black"/>
          <w:b/>
          <w:sz w:val="36"/>
          <w:szCs w:val="36"/>
        </w:rPr>
        <w:t>Ó</w:t>
      </w:r>
      <w:r w:rsidRPr="00DF7288">
        <w:rPr>
          <w:rFonts w:ascii="Arial Black" w:hAnsi="Arial Black"/>
          <w:b/>
          <w:sz w:val="36"/>
          <w:szCs w:val="36"/>
        </w:rPr>
        <w:t>N</w:t>
      </w:r>
    </w:p>
    <w:p w14:paraId="5612A288" w14:textId="4C76B299" w:rsidR="00F25DD4" w:rsidRPr="0077759A" w:rsidRDefault="00F25DD4" w:rsidP="00DF7288">
      <w:pPr>
        <w:jc w:val="both"/>
        <w:rPr>
          <w:sz w:val="24"/>
          <w:szCs w:val="24"/>
        </w:rPr>
      </w:pPr>
      <w:r w:rsidRPr="0077759A">
        <w:rPr>
          <w:sz w:val="24"/>
          <w:szCs w:val="24"/>
        </w:rPr>
        <w:t>El propósito de</w:t>
      </w:r>
      <w:r w:rsidR="006B0531">
        <w:rPr>
          <w:sz w:val="24"/>
          <w:szCs w:val="24"/>
        </w:rPr>
        <w:t xml:space="preserve"> la </w:t>
      </w:r>
      <w:r w:rsidRPr="0077759A">
        <w:rPr>
          <w:sz w:val="24"/>
          <w:szCs w:val="24"/>
        </w:rPr>
        <w:t>P</w:t>
      </w:r>
      <w:r w:rsidR="00525150">
        <w:rPr>
          <w:sz w:val="24"/>
          <w:szCs w:val="24"/>
        </w:rPr>
        <w:t>lan</w:t>
      </w:r>
      <w:r w:rsidR="006B0531">
        <w:rPr>
          <w:sz w:val="24"/>
          <w:szCs w:val="24"/>
        </w:rPr>
        <w:t>eación</w:t>
      </w:r>
      <w:r w:rsidR="00215D5C">
        <w:rPr>
          <w:sz w:val="24"/>
          <w:szCs w:val="24"/>
        </w:rPr>
        <w:t xml:space="preserve"> </w:t>
      </w:r>
      <w:r w:rsidR="006B0531">
        <w:rPr>
          <w:sz w:val="24"/>
          <w:szCs w:val="24"/>
        </w:rPr>
        <w:t>para la</w:t>
      </w:r>
      <w:r w:rsidRPr="0077759A">
        <w:rPr>
          <w:sz w:val="24"/>
          <w:szCs w:val="24"/>
        </w:rPr>
        <w:t xml:space="preserve"> Mejora Continua</w:t>
      </w:r>
      <w:r w:rsidR="00C971B7">
        <w:rPr>
          <w:sz w:val="24"/>
          <w:szCs w:val="24"/>
        </w:rPr>
        <w:t xml:space="preserve"> </w:t>
      </w:r>
      <w:r w:rsidRPr="0077759A">
        <w:rPr>
          <w:sz w:val="24"/>
          <w:szCs w:val="24"/>
        </w:rPr>
        <w:t>es brindar a todos los docentes de</w:t>
      </w:r>
      <w:r w:rsidR="00912B59">
        <w:rPr>
          <w:sz w:val="24"/>
          <w:szCs w:val="24"/>
        </w:rPr>
        <w:t xml:space="preserve"> este</w:t>
      </w:r>
      <w:r w:rsidRPr="0077759A">
        <w:rPr>
          <w:sz w:val="24"/>
          <w:szCs w:val="24"/>
        </w:rPr>
        <w:t xml:space="preserve"> </w:t>
      </w:r>
      <w:r w:rsidR="009A0871" w:rsidRPr="0077759A">
        <w:rPr>
          <w:sz w:val="24"/>
          <w:szCs w:val="24"/>
        </w:rPr>
        <w:t>plantel un</w:t>
      </w:r>
      <w:r w:rsidRPr="0077759A">
        <w:rPr>
          <w:sz w:val="24"/>
          <w:szCs w:val="24"/>
        </w:rPr>
        <w:t xml:space="preserve"> apoyo para mejorar los servicios educativos que se impart</w:t>
      </w:r>
      <w:r w:rsidR="00912B59">
        <w:rPr>
          <w:sz w:val="24"/>
          <w:szCs w:val="24"/>
        </w:rPr>
        <w:t>e</w:t>
      </w:r>
      <w:r w:rsidRPr="0077759A">
        <w:rPr>
          <w:sz w:val="24"/>
          <w:szCs w:val="24"/>
        </w:rPr>
        <w:t xml:space="preserve">n </w:t>
      </w:r>
      <w:r w:rsidR="00912B59">
        <w:rPr>
          <w:sz w:val="24"/>
          <w:szCs w:val="24"/>
        </w:rPr>
        <w:t xml:space="preserve">en el mismo, </w:t>
      </w:r>
      <w:r w:rsidRPr="0077759A">
        <w:rPr>
          <w:sz w:val="24"/>
          <w:szCs w:val="24"/>
        </w:rPr>
        <w:t xml:space="preserve">a través de un proceso de </w:t>
      </w:r>
      <w:del w:id="2" w:author="BACHILLERATO GENERAL ALFONSO DE LA MADRID VIDAURRETA" w:date="2025-09-18T23:01:00Z">
        <w:r w:rsidRPr="0077759A" w:rsidDel="00BE1695">
          <w:rPr>
            <w:sz w:val="24"/>
            <w:szCs w:val="24"/>
          </w:rPr>
          <w:delText>planeación  en</w:delText>
        </w:r>
      </w:del>
      <w:ins w:id="3" w:author="BACHILLERATO GENERAL ALFONSO DE LA MADRID VIDAURRETA" w:date="2025-09-18T23:01:00Z">
        <w:r w:rsidR="00BE1695" w:rsidRPr="0077759A">
          <w:rPr>
            <w:sz w:val="24"/>
            <w:szCs w:val="24"/>
          </w:rPr>
          <w:t>planeación en</w:t>
        </w:r>
      </w:ins>
      <w:r w:rsidRPr="0077759A">
        <w:rPr>
          <w:sz w:val="24"/>
          <w:szCs w:val="24"/>
        </w:rPr>
        <w:t xml:space="preserve"> la gestión escolar.</w:t>
      </w:r>
    </w:p>
    <w:p w14:paraId="23F22D86" w14:textId="2A17E90C" w:rsidR="00F25DD4" w:rsidRPr="0077759A" w:rsidRDefault="00F25DD4" w:rsidP="00DF7288">
      <w:pPr>
        <w:jc w:val="both"/>
        <w:rPr>
          <w:sz w:val="24"/>
          <w:szCs w:val="24"/>
        </w:rPr>
      </w:pPr>
      <w:r w:rsidRPr="0077759A">
        <w:rPr>
          <w:sz w:val="24"/>
          <w:szCs w:val="24"/>
        </w:rPr>
        <w:t>El presente documento no contempla aspectos académico</w:t>
      </w:r>
      <w:r w:rsidR="004D50D8">
        <w:rPr>
          <w:sz w:val="24"/>
          <w:szCs w:val="24"/>
        </w:rPr>
        <w:t>s</w:t>
      </w:r>
      <w:r w:rsidR="00C971B7">
        <w:rPr>
          <w:sz w:val="24"/>
          <w:szCs w:val="24"/>
        </w:rPr>
        <w:t xml:space="preserve"> únicamente</w:t>
      </w:r>
      <w:r w:rsidR="004D50D8">
        <w:rPr>
          <w:sz w:val="24"/>
          <w:szCs w:val="24"/>
        </w:rPr>
        <w:t xml:space="preserve">, </w:t>
      </w:r>
      <w:r w:rsidRPr="0077759A">
        <w:rPr>
          <w:sz w:val="24"/>
          <w:szCs w:val="24"/>
        </w:rPr>
        <w:t xml:space="preserve">sino que </w:t>
      </w:r>
      <w:r w:rsidR="00B337DA" w:rsidRPr="0077759A">
        <w:rPr>
          <w:sz w:val="24"/>
          <w:szCs w:val="24"/>
        </w:rPr>
        <w:t>amplía</w:t>
      </w:r>
      <w:r w:rsidRPr="0077759A">
        <w:rPr>
          <w:sz w:val="24"/>
          <w:szCs w:val="24"/>
        </w:rPr>
        <w:t xml:space="preserve"> el espectro hacia todos aquellos requeridos para asegurar una educación de calidad.</w:t>
      </w:r>
    </w:p>
    <w:p w14:paraId="1CC939A9" w14:textId="62B99BF8" w:rsidR="000A367B" w:rsidRPr="0077759A" w:rsidRDefault="000A367B" w:rsidP="00DF7288">
      <w:pPr>
        <w:jc w:val="both"/>
        <w:rPr>
          <w:sz w:val="24"/>
          <w:szCs w:val="24"/>
        </w:rPr>
      </w:pPr>
      <w:r w:rsidRPr="0077759A">
        <w:rPr>
          <w:sz w:val="24"/>
          <w:szCs w:val="24"/>
        </w:rPr>
        <w:t xml:space="preserve">En el </w:t>
      </w:r>
      <w:r w:rsidR="004D50D8">
        <w:rPr>
          <w:sz w:val="24"/>
          <w:szCs w:val="24"/>
        </w:rPr>
        <w:t xml:space="preserve">plantel del </w:t>
      </w:r>
      <w:r w:rsidRPr="0077759A">
        <w:rPr>
          <w:sz w:val="24"/>
          <w:szCs w:val="24"/>
        </w:rPr>
        <w:t>Bachillerato Alfonso de la Madrid Vidaurreta</w:t>
      </w:r>
      <w:r w:rsidR="004D50D8">
        <w:rPr>
          <w:sz w:val="24"/>
          <w:szCs w:val="24"/>
        </w:rPr>
        <w:t>,</w:t>
      </w:r>
      <w:r w:rsidRPr="0077759A">
        <w:rPr>
          <w:sz w:val="24"/>
          <w:szCs w:val="24"/>
        </w:rPr>
        <w:t xml:space="preserve"> trabajamos con </w:t>
      </w:r>
      <w:r w:rsidR="00C971B7">
        <w:rPr>
          <w:sz w:val="24"/>
          <w:szCs w:val="24"/>
        </w:rPr>
        <w:t xml:space="preserve">el propósito </w:t>
      </w:r>
      <w:r w:rsidRPr="0077759A">
        <w:rPr>
          <w:sz w:val="24"/>
          <w:szCs w:val="24"/>
        </w:rPr>
        <w:t>de formar de manera integral a nuestros alumnos, inculca</w:t>
      </w:r>
      <w:r w:rsidR="00C971B7">
        <w:rPr>
          <w:sz w:val="24"/>
          <w:szCs w:val="24"/>
        </w:rPr>
        <w:t>ndo</w:t>
      </w:r>
      <w:r w:rsidRPr="0077759A">
        <w:rPr>
          <w:sz w:val="24"/>
          <w:szCs w:val="24"/>
        </w:rPr>
        <w:t xml:space="preserve"> valores que en el futuro les permit</w:t>
      </w:r>
      <w:r w:rsidR="00C971B7">
        <w:rPr>
          <w:sz w:val="24"/>
          <w:szCs w:val="24"/>
        </w:rPr>
        <w:t>irán</w:t>
      </w:r>
      <w:r w:rsidRPr="0077759A">
        <w:rPr>
          <w:sz w:val="24"/>
          <w:szCs w:val="24"/>
        </w:rPr>
        <w:t xml:space="preserve"> enfrentar </w:t>
      </w:r>
      <w:r w:rsidR="00C971B7">
        <w:rPr>
          <w:sz w:val="24"/>
          <w:szCs w:val="24"/>
        </w:rPr>
        <w:t>con éxito</w:t>
      </w:r>
      <w:r w:rsidRPr="0077759A">
        <w:rPr>
          <w:sz w:val="24"/>
          <w:szCs w:val="24"/>
        </w:rPr>
        <w:t xml:space="preserve"> l</w:t>
      </w:r>
      <w:r w:rsidR="00C971B7">
        <w:rPr>
          <w:sz w:val="24"/>
          <w:szCs w:val="24"/>
        </w:rPr>
        <w:t>as situaciones a las que se enfrenten; p</w:t>
      </w:r>
      <w:r w:rsidRPr="0077759A">
        <w:rPr>
          <w:sz w:val="24"/>
          <w:szCs w:val="24"/>
        </w:rPr>
        <w:t>rocuramos que aprendan a aprender</w:t>
      </w:r>
      <w:r w:rsidR="001041F2">
        <w:rPr>
          <w:sz w:val="24"/>
          <w:szCs w:val="24"/>
        </w:rPr>
        <w:t>,</w:t>
      </w:r>
      <w:r w:rsidRPr="0077759A">
        <w:rPr>
          <w:sz w:val="24"/>
          <w:szCs w:val="24"/>
        </w:rPr>
        <w:t xml:space="preserve"> </w:t>
      </w:r>
      <w:r w:rsidR="001041F2">
        <w:rPr>
          <w:sz w:val="24"/>
          <w:szCs w:val="24"/>
        </w:rPr>
        <w:t>desarrollando</w:t>
      </w:r>
      <w:r w:rsidRPr="0077759A">
        <w:rPr>
          <w:sz w:val="24"/>
          <w:szCs w:val="24"/>
        </w:rPr>
        <w:t xml:space="preserve"> </w:t>
      </w:r>
      <w:r w:rsidR="002E5954">
        <w:rPr>
          <w:sz w:val="24"/>
          <w:szCs w:val="24"/>
        </w:rPr>
        <w:t>las</w:t>
      </w:r>
      <w:r w:rsidRPr="0077759A">
        <w:rPr>
          <w:sz w:val="24"/>
          <w:szCs w:val="24"/>
        </w:rPr>
        <w:t xml:space="preserve"> habilidades necesarias </w:t>
      </w:r>
      <w:r w:rsidR="00B337DA" w:rsidRPr="0077759A">
        <w:rPr>
          <w:sz w:val="24"/>
          <w:szCs w:val="24"/>
        </w:rPr>
        <w:t>para</w:t>
      </w:r>
      <w:r w:rsidR="002E5954">
        <w:rPr>
          <w:sz w:val="24"/>
          <w:szCs w:val="24"/>
        </w:rPr>
        <w:t xml:space="preserve"> el</w:t>
      </w:r>
      <w:r w:rsidRPr="0077759A">
        <w:rPr>
          <w:sz w:val="24"/>
          <w:szCs w:val="24"/>
        </w:rPr>
        <w:t xml:space="preserve"> manej</w:t>
      </w:r>
      <w:r w:rsidR="002E5954">
        <w:rPr>
          <w:sz w:val="24"/>
          <w:szCs w:val="24"/>
        </w:rPr>
        <w:t>o de la</w:t>
      </w:r>
      <w:r w:rsidRPr="0077759A">
        <w:rPr>
          <w:sz w:val="24"/>
          <w:szCs w:val="24"/>
        </w:rPr>
        <w:t xml:space="preserve"> información</w:t>
      </w:r>
      <w:r w:rsidR="002E5954">
        <w:rPr>
          <w:sz w:val="24"/>
          <w:szCs w:val="24"/>
        </w:rPr>
        <w:t xml:space="preserve"> y la</w:t>
      </w:r>
      <w:r w:rsidRPr="0077759A">
        <w:rPr>
          <w:sz w:val="24"/>
          <w:szCs w:val="24"/>
        </w:rPr>
        <w:t xml:space="preserve"> comunic</w:t>
      </w:r>
      <w:r w:rsidR="002E5954">
        <w:rPr>
          <w:sz w:val="24"/>
          <w:szCs w:val="24"/>
        </w:rPr>
        <w:t>ación</w:t>
      </w:r>
      <w:r w:rsidR="00A6743F">
        <w:rPr>
          <w:sz w:val="24"/>
          <w:szCs w:val="24"/>
        </w:rPr>
        <w:t>,</w:t>
      </w:r>
      <w:r w:rsidR="002E5954">
        <w:rPr>
          <w:sz w:val="24"/>
          <w:szCs w:val="24"/>
        </w:rPr>
        <w:t xml:space="preserve"> que les permita colaborar</w:t>
      </w:r>
      <w:r w:rsidRPr="0077759A">
        <w:rPr>
          <w:sz w:val="24"/>
          <w:szCs w:val="24"/>
        </w:rPr>
        <w:t xml:space="preserve"> con sus semejantes </w:t>
      </w:r>
      <w:r w:rsidR="002E5954">
        <w:rPr>
          <w:sz w:val="24"/>
          <w:szCs w:val="24"/>
        </w:rPr>
        <w:t>e</w:t>
      </w:r>
      <w:r w:rsidRPr="0077759A">
        <w:rPr>
          <w:sz w:val="24"/>
          <w:szCs w:val="24"/>
        </w:rPr>
        <w:t xml:space="preserve"> </w:t>
      </w:r>
      <w:r w:rsidR="00B337DA" w:rsidRPr="0077759A">
        <w:rPr>
          <w:sz w:val="24"/>
          <w:szCs w:val="24"/>
        </w:rPr>
        <w:t>integrase</w:t>
      </w:r>
      <w:r w:rsidRPr="0077759A">
        <w:rPr>
          <w:sz w:val="24"/>
          <w:szCs w:val="24"/>
        </w:rPr>
        <w:t xml:space="preserve"> a la vida social. </w:t>
      </w:r>
    </w:p>
    <w:p w14:paraId="6EB5C2E9" w14:textId="19E41FA6" w:rsidR="00F25DD4" w:rsidRPr="0077759A" w:rsidRDefault="000A367B" w:rsidP="00DF7288">
      <w:pPr>
        <w:jc w:val="both"/>
        <w:rPr>
          <w:sz w:val="24"/>
          <w:szCs w:val="24"/>
        </w:rPr>
      </w:pPr>
      <w:r w:rsidRPr="0077759A">
        <w:rPr>
          <w:sz w:val="24"/>
          <w:szCs w:val="24"/>
        </w:rPr>
        <w:t>Con la participación de</w:t>
      </w:r>
      <w:r w:rsidR="00277F6F">
        <w:rPr>
          <w:sz w:val="24"/>
          <w:szCs w:val="24"/>
        </w:rPr>
        <w:t>l</w:t>
      </w:r>
      <w:r w:rsidRPr="0077759A">
        <w:rPr>
          <w:sz w:val="24"/>
          <w:szCs w:val="24"/>
        </w:rPr>
        <w:t xml:space="preserve"> directivo</w:t>
      </w:r>
      <w:r w:rsidR="00277F6F">
        <w:rPr>
          <w:sz w:val="24"/>
          <w:szCs w:val="24"/>
        </w:rPr>
        <w:t xml:space="preserve">, administrativo, </w:t>
      </w:r>
      <w:r w:rsidRPr="0077759A">
        <w:rPr>
          <w:sz w:val="24"/>
          <w:szCs w:val="24"/>
        </w:rPr>
        <w:t>profesores</w:t>
      </w:r>
      <w:r w:rsidR="00277F6F">
        <w:rPr>
          <w:sz w:val="24"/>
          <w:szCs w:val="24"/>
        </w:rPr>
        <w:t xml:space="preserve"> y personal de apoyo a la educación </w:t>
      </w:r>
      <w:r w:rsidRPr="0077759A">
        <w:rPr>
          <w:sz w:val="24"/>
          <w:szCs w:val="24"/>
        </w:rPr>
        <w:t>que laboran</w:t>
      </w:r>
      <w:r w:rsidR="002E5954">
        <w:rPr>
          <w:sz w:val="24"/>
          <w:szCs w:val="24"/>
        </w:rPr>
        <w:t xml:space="preserve"> en la institución se</w:t>
      </w:r>
      <w:r w:rsidRPr="0077759A">
        <w:rPr>
          <w:sz w:val="24"/>
          <w:szCs w:val="24"/>
        </w:rPr>
        <w:t xml:space="preserve"> identifica</w:t>
      </w:r>
      <w:r w:rsidR="002E5954">
        <w:rPr>
          <w:sz w:val="24"/>
          <w:szCs w:val="24"/>
        </w:rPr>
        <w:t>ron</w:t>
      </w:r>
      <w:r w:rsidRPr="0077759A">
        <w:rPr>
          <w:sz w:val="24"/>
          <w:szCs w:val="24"/>
        </w:rPr>
        <w:t xml:space="preserve"> los principales problemas que </w:t>
      </w:r>
      <w:r w:rsidR="002E5954">
        <w:rPr>
          <w:sz w:val="24"/>
          <w:szCs w:val="24"/>
        </w:rPr>
        <w:t>se presentan</w:t>
      </w:r>
      <w:r w:rsidRPr="0077759A">
        <w:rPr>
          <w:sz w:val="24"/>
          <w:szCs w:val="24"/>
        </w:rPr>
        <w:t xml:space="preserve"> </w:t>
      </w:r>
      <w:r w:rsidR="004D2B23">
        <w:rPr>
          <w:sz w:val="24"/>
          <w:szCs w:val="24"/>
        </w:rPr>
        <w:t>dándose</w:t>
      </w:r>
      <w:r w:rsidRPr="0077759A">
        <w:rPr>
          <w:sz w:val="24"/>
          <w:szCs w:val="24"/>
        </w:rPr>
        <w:t xml:space="preserve"> a la tarea de definir las metas y las líneas de acciones que </w:t>
      </w:r>
      <w:r w:rsidR="002E5954">
        <w:rPr>
          <w:sz w:val="24"/>
          <w:szCs w:val="24"/>
        </w:rPr>
        <w:t>se deben</w:t>
      </w:r>
      <w:r w:rsidRPr="0077759A">
        <w:rPr>
          <w:sz w:val="24"/>
          <w:szCs w:val="24"/>
        </w:rPr>
        <w:t xml:space="preserve"> emprender para darles solución</w:t>
      </w:r>
      <w:r w:rsidR="004D2B23">
        <w:rPr>
          <w:sz w:val="24"/>
          <w:szCs w:val="24"/>
        </w:rPr>
        <w:t>, y así, p</w:t>
      </w:r>
      <w:r w:rsidR="004D2B23" w:rsidRPr="0077759A">
        <w:rPr>
          <w:sz w:val="24"/>
          <w:szCs w:val="24"/>
        </w:rPr>
        <w:t xml:space="preserve">roporcionar educación de buena calidad que permita a los estudiantes </w:t>
      </w:r>
      <w:r w:rsidR="00277F6F">
        <w:rPr>
          <w:sz w:val="24"/>
          <w:szCs w:val="24"/>
        </w:rPr>
        <w:t>el</w:t>
      </w:r>
      <w:r w:rsidR="004D2B23" w:rsidRPr="0077759A">
        <w:rPr>
          <w:sz w:val="24"/>
          <w:szCs w:val="24"/>
        </w:rPr>
        <w:t xml:space="preserve"> desarrollo y participación en </w:t>
      </w:r>
      <w:r w:rsidR="004D2B23">
        <w:rPr>
          <w:sz w:val="24"/>
          <w:szCs w:val="24"/>
        </w:rPr>
        <w:t>su contexto social.</w:t>
      </w:r>
    </w:p>
    <w:p w14:paraId="4E035F87" w14:textId="5F6B81A4" w:rsidR="000A367B" w:rsidRPr="0077759A" w:rsidRDefault="004D2B23" w:rsidP="00DF7288">
      <w:pPr>
        <w:jc w:val="both"/>
        <w:rPr>
          <w:sz w:val="24"/>
          <w:szCs w:val="24"/>
        </w:rPr>
      </w:pPr>
      <w:r>
        <w:rPr>
          <w:sz w:val="24"/>
          <w:szCs w:val="24"/>
        </w:rPr>
        <w:t>P</w:t>
      </w:r>
      <w:r w:rsidR="000A367B" w:rsidRPr="0077759A">
        <w:rPr>
          <w:sz w:val="24"/>
          <w:szCs w:val="24"/>
        </w:rPr>
        <w:t>o</w:t>
      </w:r>
      <w:r>
        <w:rPr>
          <w:sz w:val="24"/>
          <w:szCs w:val="24"/>
        </w:rPr>
        <w:t>r otra parte, con</w:t>
      </w:r>
      <w:r w:rsidR="000A367B" w:rsidRPr="0077759A">
        <w:rPr>
          <w:sz w:val="24"/>
          <w:szCs w:val="24"/>
        </w:rPr>
        <w:t xml:space="preserve"> la finalidad de </w:t>
      </w:r>
      <w:r w:rsidR="00F55195">
        <w:rPr>
          <w:sz w:val="24"/>
          <w:szCs w:val="24"/>
        </w:rPr>
        <w:t>seguir formando</w:t>
      </w:r>
      <w:r w:rsidR="000A367B" w:rsidRPr="0077759A">
        <w:rPr>
          <w:sz w:val="24"/>
          <w:szCs w:val="24"/>
        </w:rPr>
        <w:t xml:space="preserve"> parte de</w:t>
      </w:r>
      <w:r w:rsidR="004F4435">
        <w:rPr>
          <w:sz w:val="24"/>
          <w:szCs w:val="24"/>
        </w:rPr>
        <w:t>l grupo</w:t>
      </w:r>
      <w:r w:rsidR="000A367B" w:rsidRPr="0077759A">
        <w:rPr>
          <w:sz w:val="24"/>
          <w:szCs w:val="24"/>
        </w:rPr>
        <w:t xml:space="preserve"> de escuelas que integra</w:t>
      </w:r>
      <w:r w:rsidR="0066497A">
        <w:rPr>
          <w:sz w:val="24"/>
          <w:szCs w:val="24"/>
        </w:rPr>
        <w:t>n</w:t>
      </w:r>
      <w:r w:rsidR="000A367B" w:rsidRPr="0077759A">
        <w:rPr>
          <w:sz w:val="24"/>
          <w:szCs w:val="24"/>
        </w:rPr>
        <w:t xml:space="preserve"> el Sistema Nacional de Bachillerato, </w:t>
      </w:r>
      <w:r w:rsidR="004F4435">
        <w:rPr>
          <w:sz w:val="24"/>
          <w:szCs w:val="24"/>
        </w:rPr>
        <w:t xml:space="preserve">se propuso elaborar </w:t>
      </w:r>
      <w:r w:rsidR="006B0531">
        <w:rPr>
          <w:sz w:val="24"/>
          <w:szCs w:val="24"/>
        </w:rPr>
        <w:t>la Planeación</w:t>
      </w:r>
      <w:r w:rsidR="00525150">
        <w:rPr>
          <w:sz w:val="24"/>
          <w:szCs w:val="24"/>
        </w:rPr>
        <w:t xml:space="preserve"> </w:t>
      </w:r>
      <w:r w:rsidR="006B0531">
        <w:rPr>
          <w:sz w:val="24"/>
          <w:szCs w:val="24"/>
        </w:rPr>
        <w:t xml:space="preserve">para la </w:t>
      </w:r>
      <w:r w:rsidR="000A367B" w:rsidRPr="0077759A">
        <w:rPr>
          <w:sz w:val="24"/>
          <w:szCs w:val="24"/>
        </w:rPr>
        <w:t>Mejora Continua</w:t>
      </w:r>
      <w:r w:rsidR="004F4435">
        <w:rPr>
          <w:sz w:val="24"/>
          <w:szCs w:val="24"/>
        </w:rPr>
        <w:t xml:space="preserve"> de</w:t>
      </w:r>
      <w:r w:rsidR="00277F6F">
        <w:rPr>
          <w:sz w:val="24"/>
          <w:szCs w:val="24"/>
        </w:rPr>
        <w:t xml:space="preserve"> </w:t>
      </w:r>
      <w:r w:rsidR="004F4435">
        <w:rPr>
          <w:sz w:val="24"/>
          <w:szCs w:val="24"/>
        </w:rPr>
        <w:t>l</w:t>
      </w:r>
      <w:r w:rsidR="00277F6F">
        <w:rPr>
          <w:sz w:val="24"/>
          <w:szCs w:val="24"/>
        </w:rPr>
        <w:t>a</w:t>
      </w:r>
      <w:r w:rsidR="004F4435">
        <w:rPr>
          <w:sz w:val="24"/>
          <w:szCs w:val="24"/>
        </w:rPr>
        <w:t xml:space="preserve"> </w:t>
      </w:r>
      <w:r w:rsidR="000A367B" w:rsidRPr="0077759A">
        <w:rPr>
          <w:sz w:val="24"/>
          <w:szCs w:val="24"/>
        </w:rPr>
        <w:t xml:space="preserve">que </w:t>
      </w:r>
      <w:r w:rsidR="004F4435">
        <w:rPr>
          <w:sz w:val="24"/>
          <w:szCs w:val="24"/>
        </w:rPr>
        <w:t>se es</w:t>
      </w:r>
      <w:r w:rsidR="000A367B" w:rsidRPr="0077759A">
        <w:rPr>
          <w:sz w:val="24"/>
          <w:szCs w:val="24"/>
        </w:rPr>
        <w:t xml:space="preserve">pera sea </w:t>
      </w:r>
      <w:r w:rsidR="004F4435">
        <w:rPr>
          <w:sz w:val="24"/>
          <w:szCs w:val="24"/>
        </w:rPr>
        <w:t xml:space="preserve">un </w:t>
      </w:r>
      <w:r w:rsidR="00D61F2B">
        <w:rPr>
          <w:sz w:val="24"/>
          <w:szCs w:val="24"/>
        </w:rPr>
        <w:t>referente que</w:t>
      </w:r>
      <w:r w:rsidR="004F4435">
        <w:rPr>
          <w:sz w:val="24"/>
          <w:szCs w:val="24"/>
        </w:rPr>
        <w:t xml:space="preserve"> ayude </w:t>
      </w:r>
      <w:r w:rsidR="00F55195">
        <w:rPr>
          <w:sz w:val="24"/>
          <w:szCs w:val="24"/>
        </w:rPr>
        <w:t>a seguir dentro del</w:t>
      </w:r>
      <w:r w:rsidR="0066497A">
        <w:rPr>
          <w:sz w:val="24"/>
          <w:szCs w:val="24"/>
        </w:rPr>
        <w:t xml:space="preserve"> Organismo antes mencionado</w:t>
      </w:r>
      <w:r w:rsidR="000A367B" w:rsidRPr="0077759A">
        <w:rPr>
          <w:sz w:val="24"/>
          <w:szCs w:val="24"/>
        </w:rPr>
        <w:t>.</w:t>
      </w:r>
      <w:r w:rsidR="0066497A">
        <w:rPr>
          <w:sz w:val="24"/>
          <w:szCs w:val="24"/>
        </w:rPr>
        <w:t xml:space="preserve">  Así mismo</w:t>
      </w:r>
      <w:r w:rsidR="004C3DE7">
        <w:rPr>
          <w:sz w:val="24"/>
          <w:szCs w:val="24"/>
        </w:rPr>
        <w:t>, nuestro Bachillerato</w:t>
      </w:r>
      <w:r w:rsidR="0066497A">
        <w:rPr>
          <w:sz w:val="24"/>
          <w:szCs w:val="24"/>
        </w:rPr>
        <w:t xml:space="preserve"> como </w:t>
      </w:r>
      <w:r w:rsidR="004C3DE7">
        <w:rPr>
          <w:sz w:val="24"/>
          <w:szCs w:val="24"/>
        </w:rPr>
        <w:t>Institución educativa que pertenece a la Dirección de Bachilleratos Estatales y Preparatoria Abierta</w:t>
      </w:r>
      <w:r w:rsidR="00205367">
        <w:rPr>
          <w:sz w:val="24"/>
          <w:szCs w:val="24"/>
        </w:rPr>
        <w:t xml:space="preserve">, asume el compromiso de llevar a cabo sus actividades de enseñanza con </w:t>
      </w:r>
      <w:r w:rsidR="00933E6F">
        <w:rPr>
          <w:sz w:val="24"/>
          <w:szCs w:val="24"/>
        </w:rPr>
        <w:t>dedicación</w:t>
      </w:r>
      <w:r w:rsidR="00205367">
        <w:rPr>
          <w:sz w:val="24"/>
          <w:szCs w:val="24"/>
        </w:rPr>
        <w:t>, disciplina, honestidad, responsabilidad, respeto y vocación de servicio.</w:t>
      </w:r>
    </w:p>
    <w:p w14:paraId="63B87D97" w14:textId="0D37202A" w:rsidR="000A367B" w:rsidRPr="0077759A" w:rsidRDefault="00933E6F" w:rsidP="00DF7288">
      <w:pPr>
        <w:jc w:val="both"/>
        <w:rPr>
          <w:sz w:val="24"/>
          <w:szCs w:val="24"/>
        </w:rPr>
      </w:pPr>
      <w:r>
        <w:rPr>
          <w:sz w:val="24"/>
          <w:szCs w:val="24"/>
        </w:rPr>
        <w:t xml:space="preserve">Como todo ser humano los alumnos que acuden a esta institución, a lo largo de su formación van formando </w:t>
      </w:r>
      <w:r w:rsidR="0053619D" w:rsidRPr="0077759A">
        <w:rPr>
          <w:sz w:val="24"/>
          <w:szCs w:val="24"/>
        </w:rPr>
        <w:t xml:space="preserve">conciencia de su dignidad de personas, a través del derecho y el deber ineludibles de recibir una </w:t>
      </w:r>
      <w:r w:rsidR="00B337DA" w:rsidRPr="0077759A">
        <w:rPr>
          <w:sz w:val="24"/>
          <w:szCs w:val="24"/>
        </w:rPr>
        <w:t>adecuada</w:t>
      </w:r>
      <w:r w:rsidR="0053619D" w:rsidRPr="0077759A">
        <w:rPr>
          <w:sz w:val="24"/>
          <w:szCs w:val="24"/>
        </w:rPr>
        <w:t xml:space="preserve"> educación que desarrolle </w:t>
      </w:r>
      <w:r w:rsidR="00B337DA" w:rsidRPr="0077759A">
        <w:rPr>
          <w:sz w:val="24"/>
          <w:szCs w:val="24"/>
        </w:rPr>
        <w:t>armónica</w:t>
      </w:r>
      <w:r w:rsidR="0053619D" w:rsidRPr="0077759A">
        <w:rPr>
          <w:sz w:val="24"/>
          <w:szCs w:val="24"/>
        </w:rPr>
        <w:t xml:space="preserve"> e integralmente todas las facultades de su ser; física</w:t>
      </w:r>
      <w:r w:rsidR="00E31F72">
        <w:rPr>
          <w:sz w:val="24"/>
          <w:szCs w:val="24"/>
        </w:rPr>
        <w:t>s</w:t>
      </w:r>
      <w:r w:rsidR="0053619D" w:rsidRPr="0077759A">
        <w:rPr>
          <w:sz w:val="24"/>
          <w:szCs w:val="24"/>
        </w:rPr>
        <w:t xml:space="preserve"> y morales, intelectuales, mentales, volitivas, biológicas y ambientales. Se persigue una formación </w:t>
      </w:r>
      <w:r w:rsidR="00B337DA" w:rsidRPr="0077759A">
        <w:rPr>
          <w:sz w:val="24"/>
          <w:szCs w:val="24"/>
        </w:rPr>
        <w:t>académica</w:t>
      </w:r>
      <w:r w:rsidR="0053619D" w:rsidRPr="0077759A">
        <w:rPr>
          <w:sz w:val="24"/>
          <w:szCs w:val="24"/>
        </w:rPr>
        <w:t xml:space="preserve"> y humana de calidad, fomentando actitudes de investigación e innovación, que los prepare </w:t>
      </w:r>
      <w:r w:rsidR="0053619D" w:rsidRPr="0077759A">
        <w:rPr>
          <w:sz w:val="24"/>
          <w:szCs w:val="24"/>
        </w:rPr>
        <w:lastRenderedPageBreak/>
        <w:t xml:space="preserve">para la vida profesional, que cooperen activamente en el mejoramiento económico, </w:t>
      </w:r>
      <w:r w:rsidR="00B337DA" w:rsidRPr="0077759A">
        <w:rPr>
          <w:sz w:val="24"/>
          <w:szCs w:val="24"/>
        </w:rPr>
        <w:t xml:space="preserve">social, </w:t>
      </w:r>
      <w:r w:rsidR="00832FE4" w:rsidRPr="0077759A">
        <w:rPr>
          <w:sz w:val="24"/>
          <w:szCs w:val="24"/>
        </w:rPr>
        <w:t>espiritual y</w:t>
      </w:r>
      <w:r w:rsidR="0053619D" w:rsidRPr="0077759A">
        <w:rPr>
          <w:sz w:val="24"/>
          <w:szCs w:val="24"/>
        </w:rPr>
        <w:t xml:space="preserve"> cultural de la sociedad, empleando </w:t>
      </w:r>
      <w:r w:rsidR="00B23DC8">
        <w:rPr>
          <w:sz w:val="24"/>
          <w:szCs w:val="24"/>
        </w:rPr>
        <w:t>herramientas</w:t>
      </w:r>
      <w:r w:rsidR="0053619D" w:rsidRPr="0077759A">
        <w:rPr>
          <w:sz w:val="24"/>
          <w:szCs w:val="24"/>
        </w:rPr>
        <w:t xml:space="preserve"> tecnológic</w:t>
      </w:r>
      <w:r w:rsidR="00B23DC8">
        <w:rPr>
          <w:sz w:val="24"/>
          <w:szCs w:val="24"/>
        </w:rPr>
        <w:t>a</w:t>
      </w:r>
      <w:r w:rsidR="0053619D" w:rsidRPr="0077759A">
        <w:rPr>
          <w:sz w:val="24"/>
          <w:szCs w:val="24"/>
        </w:rPr>
        <w:t>s modern</w:t>
      </w:r>
      <w:r w:rsidR="00B23DC8">
        <w:rPr>
          <w:sz w:val="24"/>
          <w:szCs w:val="24"/>
        </w:rPr>
        <w:t>a</w:t>
      </w:r>
      <w:r w:rsidR="0053619D" w:rsidRPr="0077759A">
        <w:rPr>
          <w:sz w:val="24"/>
          <w:szCs w:val="24"/>
        </w:rPr>
        <w:t>s.</w:t>
      </w:r>
    </w:p>
    <w:p w14:paraId="2EF2F0C5" w14:textId="258EF7EA" w:rsidR="00585D7C" w:rsidRPr="0077759A" w:rsidRDefault="00585D7C" w:rsidP="00DF7288">
      <w:pPr>
        <w:jc w:val="both"/>
        <w:rPr>
          <w:sz w:val="24"/>
          <w:szCs w:val="24"/>
        </w:rPr>
      </w:pPr>
      <w:r w:rsidRPr="0077759A">
        <w:rPr>
          <w:sz w:val="24"/>
          <w:szCs w:val="24"/>
        </w:rPr>
        <w:t>Los alumnos y alumnas del bachillerato</w:t>
      </w:r>
      <w:r w:rsidR="00DF7288">
        <w:rPr>
          <w:sz w:val="24"/>
          <w:szCs w:val="24"/>
        </w:rPr>
        <w:t xml:space="preserve"> </w:t>
      </w:r>
      <w:r w:rsidR="00832FE4">
        <w:rPr>
          <w:sz w:val="24"/>
          <w:szCs w:val="24"/>
        </w:rPr>
        <w:t>“</w:t>
      </w:r>
      <w:r w:rsidR="00832FE4" w:rsidRPr="0077759A">
        <w:rPr>
          <w:sz w:val="24"/>
          <w:szCs w:val="24"/>
        </w:rPr>
        <w:t>Alfonso</w:t>
      </w:r>
      <w:r w:rsidR="00DF7288">
        <w:rPr>
          <w:sz w:val="24"/>
          <w:szCs w:val="24"/>
        </w:rPr>
        <w:t xml:space="preserve"> </w:t>
      </w:r>
      <w:r w:rsidR="00B337DA" w:rsidRPr="0077759A">
        <w:rPr>
          <w:sz w:val="24"/>
          <w:szCs w:val="24"/>
        </w:rPr>
        <w:t>de</w:t>
      </w:r>
      <w:r w:rsidRPr="0077759A">
        <w:rPr>
          <w:sz w:val="24"/>
          <w:szCs w:val="24"/>
        </w:rPr>
        <w:t xml:space="preserve"> la </w:t>
      </w:r>
      <w:r w:rsidR="00832FE4" w:rsidRPr="0077759A">
        <w:rPr>
          <w:sz w:val="24"/>
          <w:szCs w:val="24"/>
        </w:rPr>
        <w:t>Madrid</w:t>
      </w:r>
      <w:r w:rsidR="00832FE4">
        <w:rPr>
          <w:sz w:val="24"/>
          <w:szCs w:val="24"/>
        </w:rPr>
        <w:t xml:space="preserve"> </w:t>
      </w:r>
      <w:r w:rsidR="00832FE4" w:rsidRPr="0077759A">
        <w:rPr>
          <w:sz w:val="24"/>
          <w:szCs w:val="24"/>
        </w:rPr>
        <w:t>Vidaurreta</w:t>
      </w:r>
      <w:r w:rsidR="00DF7288">
        <w:rPr>
          <w:sz w:val="24"/>
          <w:szCs w:val="24"/>
        </w:rPr>
        <w:t>”</w:t>
      </w:r>
      <w:r w:rsidRPr="0077759A">
        <w:rPr>
          <w:sz w:val="24"/>
          <w:szCs w:val="24"/>
        </w:rPr>
        <w:t xml:space="preserve"> con sus </w:t>
      </w:r>
      <w:r w:rsidR="0036007E">
        <w:rPr>
          <w:sz w:val="24"/>
          <w:szCs w:val="24"/>
        </w:rPr>
        <w:t>aprendizajes</w:t>
      </w:r>
      <w:r w:rsidRPr="0077759A">
        <w:rPr>
          <w:sz w:val="24"/>
          <w:szCs w:val="24"/>
        </w:rPr>
        <w:t xml:space="preserve"> </w:t>
      </w:r>
      <w:r w:rsidR="00E31F72">
        <w:rPr>
          <w:sz w:val="24"/>
          <w:szCs w:val="24"/>
        </w:rPr>
        <w:t>soci</w:t>
      </w:r>
      <w:r w:rsidR="003A07EF">
        <w:rPr>
          <w:sz w:val="24"/>
          <w:szCs w:val="24"/>
        </w:rPr>
        <w:t>oemocionales</w:t>
      </w:r>
      <w:r w:rsidRPr="0077759A">
        <w:rPr>
          <w:sz w:val="24"/>
          <w:szCs w:val="24"/>
        </w:rPr>
        <w:t xml:space="preserve"> y </w:t>
      </w:r>
      <w:r w:rsidR="00B23DC8">
        <w:rPr>
          <w:sz w:val="24"/>
          <w:szCs w:val="24"/>
        </w:rPr>
        <w:t>académicos</w:t>
      </w:r>
      <w:r w:rsidRPr="0077759A">
        <w:rPr>
          <w:sz w:val="24"/>
          <w:szCs w:val="24"/>
        </w:rPr>
        <w:t xml:space="preserve"> </w:t>
      </w:r>
      <w:r w:rsidR="00B337DA" w:rsidRPr="0077759A">
        <w:rPr>
          <w:sz w:val="24"/>
          <w:szCs w:val="24"/>
        </w:rPr>
        <w:t>buscan</w:t>
      </w:r>
      <w:r w:rsidRPr="0077759A">
        <w:rPr>
          <w:sz w:val="24"/>
          <w:szCs w:val="24"/>
        </w:rPr>
        <w:t xml:space="preserve"> mejorar la convivencia humana, </w:t>
      </w:r>
      <w:r w:rsidR="007B5F62">
        <w:rPr>
          <w:sz w:val="24"/>
          <w:szCs w:val="24"/>
        </w:rPr>
        <w:t xml:space="preserve">volverse más </w:t>
      </w:r>
      <w:r w:rsidRPr="0077759A">
        <w:rPr>
          <w:sz w:val="24"/>
          <w:szCs w:val="24"/>
        </w:rPr>
        <w:t xml:space="preserve">solidarios con los </w:t>
      </w:r>
      <w:r w:rsidR="00B337DA" w:rsidRPr="0077759A">
        <w:rPr>
          <w:sz w:val="24"/>
          <w:szCs w:val="24"/>
        </w:rPr>
        <w:t>más</w:t>
      </w:r>
      <w:r w:rsidRPr="0077759A">
        <w:rPr>
          <w:sz w:val="24"/>
          <w:szCs w:val="24"/>
        </w:rPr>
        <w:t xml:space="preserve"> necesitados y </w:t>
      </w:r>
      <w:r w:rsidR="007B5F62">
        <w:rPr>
          <w:sz w:val="24"/>
          <w:szCs w:val="24"/>
        </w:rPr>
        <w:t xml:space="preserve">llevar a cabo </w:t>
      </w:r>
      <w:r w:rsidRPr="0077759A">
        <w:rPr>
          <w:sz w:val="24"/>
          <w:szCs w:val="24"/>
        </w:rPr>
        <w:t xml:space="preserve">el bien común de la sociedad, </w:t>
      </w:r>
      <w:r w:rsidR="00B23DC8">
        <w:rPr>
          <w:sz w:val="24"/>
          <w:szCs w:val="24"/>
        </w:rPr>
        <w:t>en otras palabras</w:t>
      </w:r>
      <w:r w:rsidR="007B5F62">
        <w:rPr>
          <w:sz w:val="24"/>
          <w:szCs w:val="24"/>
        </w:rPr>
        <w:t>,</w:t>
      </w:r>
      <w:r w:rsidR="00B23DC8">
        <w:rPr>
          <w:sz w:val="24"/>
          <w:szCs w:val="24"/>
        </w:rPr>
        <w:t xml:space="preserve"> aprenden para la vida</w:t>
      </w:r>
      <w:r w:rsidR="007B5F62">
        <w:rPr>
          <w:sz w:val="24"/>
          <w:szCs w:val="24"/>
        </w:rPr>
        <w:t>,</w:t>
      </w:r>
      <w:r w:rsidR="0036007E">
        <w:rPr>
          <w:sz w:val="24"/>
          <w:szCs w:val="24"/>
        </w:rPr>
        <w:t xml:space="preserve"> con la educación integral que se imparte</w:t>
      </w:r>
      <w:r w:rsidR="007B5F62">
        <w:rPr>
          <w:sz w:val="24"/>
          <w:szCs w:val="24"/>
        </w:rPr>
        <w:t>,</w:t>
      </w:r>
      <w:r w:rsidR="0036007E">
        <w:rPr>
          <w:sz w:val="24"/>
          <w:szCs w:val="24"/>
        </w:rPr>
        <w:t xml:space="preserve"> se </w:t>
      </w:r>
      <w:r w:rsidRPr="0077759A">
        <w:rPr>
          <w:sz w:val="24"/>
          <w:szCs w:val="24"/>
        </w:rPr>
        <w:t xml:space="preserve">busca desarrollar en los </w:t>
      </w:r>
      <w:r w:rsidR="00E31F72">
        <w:rPr>
          <w:sz w:val="24"/>
          <w:szCs w:val="24"/>
        </w:rPr>
        <w:t>aprendientes</w:t>
      </w:r>
      <w:r w:rsidRPr="0077759A">
        <w:rPr>
          <w:sz w:val="24"/>
          <w:szCs w:val="24"/>
        </w:rPr>
        <w:t xml:space="preserve"> valores humanos, cívicos y éticos</w:t>
      </w:r>
      <w:r w:rsidR="007B5F62">
        <w:rPr>
          <w:sz w:val="24"/>
          <w:szCs w:val="24"/>
        </w:rPr>
        <w:t xml:space="preserve"> encaminados al desarrollo de </w:t>
      </w:r>
      <w:r w:rsidRPr="0077759A">
        <w:rPr>
          <w:sz w:val="24"/>
          <w:szCs w:val="24"/>
        </w:rPr>
        <w:t xml:space="preserve"> la solidaridad, la integridad de la familia, la responsabilidad social, el respeto a otras culturas y formas de pensar</w:t>
      </w:r>
      <w:r w:rsidR="00B35CD9">
        <w:rPr>
          <w:sz w:val="24"/>
          <w:szCs w:val="24"/>
        </w:rPr>
        <w:t xml:space="preserve">. </w:t>
      </w:r>
      <w:r w:rsidR="00603E0C" w:rsidRPr="0077759A">
        <w:rPr>
          <w:sz w:val="24"/>
          <w:szCs w:val="24"/>
        </w:rPr>
        <w:t xml:space="preserve">Los </w:t>
      </w:r>
      <w:r w:rsidR="00E31F72">
        <w:rPr>
          <w:sz w:val="24"/>
          <w:szCs w:val="24"/>
        </w:rPr>
        <w:t>jóvenes</w:t>
      </w:r>
      <w:r w:rsidRPr="0077759A">
        <w:rPr>
          <w:sz w:val="24"/>
          <w:szCs w:val="24"/>
        </w:rPr>
        <w:t xml:space="preserve">, participan de manera </w:t>
      </w:r>
      <w:r w:rsidR="00B35CD9">
        <w:rPr>
          <w:sz w:val="24"/>
          <w:szCs w:val="24"/>
        </w:rPr>
        <w:t>responsable</w:t>
      </w:r>
      <w:r w:rsidRPr="0077759A">
        <w:rPr>
          <w:sz w:val="24"/>
          <w:szCs w:val="24"/>
        </w:rPr>
        <w:t xml:space="preserve"> en su formación, </w:t>
      </w:r>
      <w:r w:rsidR="00B35CD9">
        <w:rPr>
          <w:sz w:val="24"/>
          <w:szCs w:val="24"/>
        </w:rPr>
        <w:t>desarrollando un</w:t>
      </w:r>
      <w:r w:rsidRPr="0077759A">
        <w:rPr>
          <w:sz w:val="24"/>
          <w:szCs w:val="24"/>
        </w:rPr>
        <w:t xml:space="preserve"> uso adecuado de su libertad</w:t>
      </w:r>
      <w:r w:rsidR="00B35CD9">
        <w:rPr>
          <w:sz w:val="24"/>
          <w:szCs w:val="24"/>
        </w:rPr>
        <w:t xml:space="preserve"> demostrándolo</w:t>
      </w:r>
      <w:r w:rsidRPr="0077759A">
        <w:rPr>
          <w:sz w:val="24"/>
          <w:szCs w:val="24"/>
        </w:rPr>
        <w:t xml:space="preserve"> en la aceptación responsable de su autonomía</w:t>
      </w:r>
      <w:r w:rsidR="00B35CD9">
        <w:rPr>
          <w:sz w:val="24"/>
          <w:szCs w:val="24"/>
        </w:rPr>
        <w:t xml:space="preserve"> y en la práctica de</w:t>
      </w:r>
      <w:r w:rsidRPr="0077759A">
        <w:rPr>
          <w:sz w:val="24"/>
          <w:szCs w:val="24"/>
        </w:rPr>
        <w:t xml:space="preserve"> sus actos</w:t>
      </w:r>
      <w:r w:rsidR="003A07EF">
        <w:rPr>
          <w:sz w:val="24"/>
          <w:szCs w:val="24"/>
        </w:rPr>
        <w:t>,</w:t>
      </w:r>
      <w:r w:rsidRPr="0077759A">
        <w:rPr>
          <w:sz w:val="24"/>
          <w:szCs w:val="24"/>
        </w:rPr>
        <w:t xml:space="preserve"> </w:t>
      </w:r>
      <w:r w:rsidR="00B35CD9">
        <w:rPr>
          <w:sz w:val="24"/>
          <w:szCs w:val="24"/>
        </w:rPr>
        <w:t>observándose en ellos su</w:t>
      </w:r>
      <w:r w:rsidRPr="0077759A">
        <w:rPr>
          <w:sz w:val="24"/>
          <w:szCs w:val="24"/>
        </w:rPr>
        <w:t xml:space="preserve"> capacidad </w:t>
      </w:r>
      <w:r w:rsidR="007B5F62">
        <w:rPr>
          <w:sz w:val="24"/>
          <w:szCs w:val="24"/>
        </w:rPr>
        <w:t>para</w:t>
      </w:r>
      <w:r w:rsidRPr="0077759A">
        <w:rPr>
          <w:sz w:val="24"/>
          <w:szCs w:val="24"/>
        </w:rPr>
        <w:t xml:space="preserve"> desarrollar un espíritu reflexivo, </w:t>
      </w:r>
      <w:r w:rsidR="00B337DA" w:rsidRPr="0077759A">
        <w:rPr>
          <w:sz w:val="24"/>
          <w:szCs w:val="24"/>
        </w:rPr>
        <w:t>crítico</w:t>
      </w:r>
      <w:r w:rsidRPr="0077759A">
        <w:rPr>
          <w:sz w:val="24"/>
          <w:szCs w:val="24"/>
        </w:rPr>
        <w:t xml:space="preserve"> y creativo</w:t>
      </w:r>
      <w:r w:rsidR="007B5F62">
        <w:rPr>
          <w:sz w:val="24"/>
          <w:szCs w:val="24"/>
        </w:rPr>
        <w:t>; lo anterior se pretende lo</w:t>
      </w:r>
      <w:r w:rsidR="00D2463A">
        <w:rPr>
          <w:sz w:val="24"/>
          <w:szCs w:val="24"/>
        </w:rPr>
        <w:t>grar a través del trabajo conjunto de</w:t>
      </w:r>
      <w:r w:rsidR="003A07EF">
        <w:rPr>
          <w:sz w:val="24"/>
          <w:szCs w:val="24"/>
        </w:rPr>
        <w:t xml:space="preserve"> la comunidad educativa</w:t>
      </w:r>
      <w:r w:rsidRPr="0077759A">
        <w:rPr>
          <w:sz w:val="24"/>
          <w:szCs w:val="24"/>
        </w:rPr>
        <w:t xml:space="preserve"> </w:t>
      </w:r>
      <w:r w:rsidR="00D2463A">
        <w:rPr>
          <w:sz w:val="24"/>
          <w:szCs w:val="24"/>
        </w:rPr>
        <w:t xml:space="preserve">con temas del programa Construye t, empoderando </w:t>
      </w:r>
      <w:r w:rsidR="003F51FB">
        <w:rPr>
          <w:sz w:val="24"/>
          <w:szCs w:val="24"/>
        </w:rPr>
        <w:t xml:space="preserve">su </w:t>
      </w:r>
      <w:r w:rsidRPr="0077759A">
        <w:rPr>
          <w:sz w:val="24"/>
          <w:szCs w:val="24"/>
        </w:rPr>
        <w:t>concepto</w:t>
      </w:r>
      <w:r w:rsidR="00D2463A">
        <w:rPr>
          <w:sz w:val="24"/>
          <w:szCs w:val="24"/>
        </w:rPr>
        <w:t xml:space="preserve"> de </w:t>
      </w:r>
      <w:r w:rsidRPr="0077759A">
        <w:rPr>
          <w:sz w:val="24"/>
          <w:szCs w:val="24"/>
        </w:rPr>
        <w:t>autoconocimiento, auto</w:t>
      </w:r>
      <w:r w:rsidR="003F51FB">
        <w:rPr>
          <w:sz w:val="24"/>
          <w:szCs w:val="24"/>
        </w:rPr>
        <w:t xml:space="preserve"> </w:t>
      </w:r>
      <w:r w:rsidR="003F51FB" w:rsidRPr="0077759A">
        <w:rPr>
          <w:sz w:val="24"/>
          <w:szCs w:val="24"/>
        </w:rPr>
        <w:t>aceptación</w:t>
      </w:r>
      <w:r w:rsidRPr="0077759A">
        <w:rPr>
          <w:sz w:val="24"/>
          <w:szCs w:val="24"/>
        </w:rPr>
        <w:t xml:space="preserve">, </w:t>
      </w:r>
      <w:r w:rsidR="00832FE4" w:rsidRPr="0077759A">
        <w:rPr>
          <w:sz w:val="24"/>
          <w:szCs w:val="24"/>
        </w:rPr>
        <w:t>autovaloración, auto</w:t>
      </w:r>
      <w:r w:rsidR="003F51FB">
        <w:rPr>
          <w:sz w:val="24"/>
          <w:szCs w:val="24"/>
        </w:rPr>
        <w:t xml:space="preserve"> </w:t>
      </w:r>
      <w:r w:rsidRPr="0077759A">
        <w:rPr>
          <w:sz w:val="24"/>
          <w:szCs w:val="24"/>
        </w:rPr>
        <w:t xml:space="preserve">respeto y autoestima. </w:t>
      </w:r>
    </w:p>
    <w:p w14:paraId="390B739C" w14:textId="5010079C" w:rsidR="00DF7288" w:rsidRDefault="003A07EF" w:rsidP="00BD7E11">
      <w:pPr>
        <w:jc w:val="both"/>
        <w:rPr>
          <w:sz w:val="24"/>
          <w:szCs w:val="24"/>
        </w:rPr>
      </w:pPr>
      <w:r>
        <w:rPr>
          <w:sz w:val="24"/>
          <w:szCs w:val="24"/>
        </w:rPr>
        <w:t xml:space="preserve">Así mismo, los que integramos la plantilla </w:t>
      </w:r>
      <w:r w:rsidR="00D2463A">
        <w:rPr>
          <w:sz w:val="24"/>
          <w:szCs w:val="24"/>
        </w:rPr>
        <w:t xml:space="preserve"> </w:t>
      </w:r>
      <w:r w:rsidR="00603E0C" w:rsidRPr="0077759A">
        <w:rPr>
          <w:sz w:val="24"/>
          <w:szCs w:val="24"/>
        </w:rPr>
        <w:t>del Bachillerato “Alfonso de la Madrid Vidaurreta</w:t>
      </w:r>
      <w:r w:rsidR="00832FE4" w:rsidRPr="0077759A">
        <w:rPr>
          <w:sz w:val="24"/>
          <w:szCs w:val="24"/>
        </w:rPr>
        <w:t xml:space="preserve">”, </w:t>
      </w:r>
      <w:r w:rsidR="00DF7512">
        <w:rPr>
          <w:sz w:val="24"/>
          <w:szCs w:val="24"/>
        </w:rPr>
        <w:t>est</w:t>
      </w:r>
      <w:r>
        <w:rPr>
          <w:sz w:val="24"/>
          <w:szCs w:val="24"/>
        </w:rPr>
        <w:t xml:space="preserve">amos </w:t>
      </w:r>
      <w:r w:rsidR="00D2463A" w:rsidRPr="0077759A">
        <w:rPr>
          <w:sz w:val="24"/>
          <w:szCs w:val="24"/>
        </w:rPr>
        <w:t>consc</w:t>
      </w:r>
      <w:r w:rsidR="00D2463A">
        <w:rPr>
          <w:sz w:val="24"/>
          <w:szCs w:val="24"/>
        </w:rPr>
        <w:t>ientes</w:t>
      </w:r>
      <w:r w:rsidR="006521B6" w:rsidRPr="0077759A">
        <w:rPr>
          <w:sz w:val="24"/>
          <w:szCs w:val="24"/>
        </w:rPr>
        <w:t xml:space="preserve"> de </w:t>
      </w:r>
      <w:r w:rsidR="00D2463A">
        <w:rPr>
          <w:sz w:val="24"/>
          <w:szCs w:val="24"/>
        </w:rPr>
        <w:t>la enorme</w:t>
      </w:r>
      <w:r w:rsidR="006521B6" w:rsidRPr="0077759A">
        <w:rPr>
          <w:sz w:val="24"/>
          <w:szCs w:val="24"/>
        </w:rPr>
        <w:t xml:space="preserve"> responsabilidad </w:t>
      </w:r>
      <w:r w:rsidR="00DF7512">
        <w:rPr>
          <w:sz w:val="24"/>
          <w:szCs w:val="24"/>
        </w:rPr>
        <w:t>que t</w:t>
      </w:r>
      <w:r>
        <w:rPr>
          <w:sz w:val="24"/>
          <w:szCs w:val="24"/>
        </w:rPr>
        <w:t>enemos</w:t>
      </w:r>
      <w:r w:rsidR="00DF7512">
        <w:rPr>
          <w:sz w:val="24"/>
          <w:szCs w:val="24"/>
        </w:rPr>
        <w:t xml:space="preserve"> </w:t>
      </w:r>
      <w:r w:rsidR="006521B6" w:rsidRPr="0077759A">
        <w:rPr>
          <w:sz w:val="24"/>
          <w:szCs w:val="24"/>
        </w:rPr>
        <w:t>ante la sociedad</w:t>
      </w:r>
      <w:r w:rsidR="00CA4DB5">
        <w:rPr>
          <w:sz w:val="24"/>
          <w:szCs w:val="24"/>
        </w:rPr>
        <w:t xml:space="preserve">, </w:t>
      </w:r>
      <w:r w:rsidR="00DF7512">
        <w:rPr>
          <w:sz w:val="24"/>
          <w:szCs w:val="24"/>
        </w:rPr>
        <w:t xml:space="preserve"> de formar ciudadanos competentes para la</w:t>
      </w:r>
      <w:r>
        <w:rPr>
          <w:sz w:val="24"/>
          <w:szCs w:val="24"/>
        </w:rPr>
        <w:t>s necesidades de nuestro país</w:t>
      </w:r>
      <w:r w:rsidR="00DF7512">
        <w:rPr>
          <w:sz w:val="24"/>
          <w:szCs w:val="24"/>
        </w:rPr>
        <w:t>, es por ello que</w:t>
      </w:r>
      <w:r>
        <w:rPr>
          <w:sz w:val="24"/>
          <w:szCs w:val="24"/>
        </w:rPr>
        <w:t xml:space="preserve"> nos </w:t>
      </w:r>
      <w:r w:rsidR="00DF7512">
        <w:rPr>
          <w:sz w:val="24"/>
          <w:szCs w:val="24"/>
        </w:rPr>
        <w:t>adapta</w:t>
      </w:r>
      <w:r>
        <w:rPr>
          <w:sz w:val="24"/>
          <w:szCs w:val="24"/>
        </w:rPr>
        <w:t>mos</w:t>
      </w:r>
      <w:r w:rsidR="00DF7512">
        <w:rPr>
          <w:sz w:val="24"/>
          <w:szCs w:val="24"/>
        </w:rPr>
        <w:t xml:space="preserve"> a las circunstancias</w:t>
      </w:r>
      <w:r>
        <w:rPr>
          <w:sz w:val="24"/>
          <w:szCs w:val="24"/>
        </w:rPr>
        <w:t xml:space="preserve"> del país</w:t>
      </w:r>
      <w:r w:rsidR="00DF7512">
        <w:rPr>
          <w:sz w:val="24"/>
          <w:szCs w:val="24"/>
        </w:rPr>
        <w:t>, así como a los diferentes modelos educativos y modalidades de enseñanza dependiendo de los requerimientos y las exigencias que se</w:t>
      </w:r>
      <w:r>
        <w:rPr>
          <w:sz w:val="24"/>
          <w:szCs w:val="24"/>
        </w:rPr>
        <w:t xml:space="preserve"> nos</w:t>
      </w:r>
      <w:r w:rsidR="00DF7512">
        <w:rPr>
          <w:sz w:val="24"/>
          <w:szCs w:val="24"/>
        </w:rPr>
        <w:t xml:space="preserve"> presente</w:t>
      </w:r>
      <w:r w:rsidR="00E9765F">
        <w:rPr>
          <w:sz w:val="24"/>
          <w:szCs w:val="24"/>
        </w:rPr>
        <w:t>n</w:t>
      </w:r>
      <w:r w:rsidR="00DF7512">
        <w:rPr>
          <w:sz w:val="24"/>
          <w:szCs w:val="24"/>
        </w:rPr>
        <w:t xml:space="preserve">, </w:t>
      </w:r>
      <w:r>
        <w:rPr>
          <w:sz w:val="24"/>
          <w:szCs w:val="24"/>
        </w:rPr>
        <w:t>es por eso que nos preparamos</w:t>
      </w:r>
      <w:r w:rsidR="00DF7512">
        <w:rPr>
          <w:sz w:val="24"/>
          <w:szCs w:val="24"/>
        </w:rPr>
        <w:t xml:space="preserve"> de manera constante a través de cursos presenciales o </w:t>
      </w:r>
      <w:r w:rsidR="00CA4DB5">
        <w:rPr>
          <w:sz w:val="24"/>
          <w:szCs w:val="24"/>
        </w:rPr>
        <w:t xml:space="preserve">a </w:t>
      </w:r>
      <w:r w:rsidR="00DF7512">
        <w:rPr>
          <w:sz w:val="24"/>
          <w:szCs w:val="24"/>
        </w:rPr>
        <w:t xml:space="preserve">distancia que </w:t>
      </w:r>
      <w:r>
        <w:rPr>
          <w:sz w:val="24"/>
          <w:szCs w:val="24"/>
        </w:rPr>
        <w:t>nos</w:t>
      </w:r>
      <w:r w:rsidR="00DF7512">
        <w:rPr>
          <w:sz w:val="24"/>
          <w:szCs w:val="24"/>
        </w:rPr>
        <w:t xml:space="preserve"> permiten estar actualizados en los planes y programas que se lleven a cabo.</w:t>
      </w:r>
    </w:p>
    <w:p w14:paraId="610DB447" w14:textId="64D550C5" w:rsidR="00BC259A" w:rsidRDefault="00BD7E11" w:rsidP="00BD7E11">
      <w:pPr>
        <w:jc w:val="both"/>
        <w:rPr>
          <w:sz w:val="24"/>
          <w:szCs w:val="24"/>
        </w:rPr>
      </w:pPr>
      <w:r w:rsidRPr="00BC259A">
        <w:rPr>
          <w:b/>
          <w:sz w:val="32"/>
          <w:szCs w:val="32"/>
        </w:rPr>
        <w:t>MISI</w:t>
      </w:r>
      <w:r w:rsidR="006C0C28">
        <w:rPr>
          <w:b/>
          <w:sz w:val="32"/>
          <w:szCs w:val="32"/>
        </w:rPr>
        <w:t>Ó</w:t>
      </w:r>
      <w:r w:rsidRPr="00BC259A">
        <w:rPr>
          <w:b/>
          <w:sz w:val="32"/>
          <w:szCs w:val="32"/>
        </w:rPr>
        <w:t>N</w:t>
      </w:r>
    </w:p>
    <w:p w14:paraId="65C9FB8E" w14:textId="32D3530B" w:rsidR="00BD7E11" w:rsidRPr="00BD7E11" w:rsidRDefault="00DA44D4" w:rsidP="00BD7E11">
      <w:pPr>
        <w:jc w:val="both"/>
        <w:rPr>
          <w:sz w:val="24"/>
          <w:szCs w:val="24"/>
        </w:rPr>
      </w:pPr>
      <w:r>
        <w:rPr>
          <w:sz w:val="24"/>
          <w:szCs w:val="24"/>
        </w:rPr>
        <w:t xml:space="preserve">Ofrecer </w:t>
      </w:r>
      <w:r w:rsidR="00BD7E11">
        <w:rPr>
          <w:sz w:val="24"/>
          <w:szCs w:val="24"/>
        </w:rPr>
        <w:t>al</w:t>
      </w:r>
      <w:r>
        <w:rPr>
          <w:sz w:val="24"/>
          <w:szCs w:val="24"/>
        </w:rPr>
        <w:t xml:space="preserve"> </w:t>
      </w:r>
      <w:r w:rsidR="00BD7E11">
        <w:rPr>
          <w:sz w:val="24"/>
          <w:szCs w:val="24"/>
        </w:rPr>
        <w:t>estudiante una educación integral de calidad</w:t>
      </w:r>
      <w:r>
        <w:rPr>
          <w:sz w:val="24"/>
          <w:szCs w:val="24"/>
        </w:rPr>
        <w:t xml:space="preserve">, </w:t>
      </w:r>
      <w:r w:rsidR="00BD7E11">
        <w:rPr>
          <w:sz w:val="24"/>
          <w:szCs w:val="24"/>
        </w:rPr>
        <w:t>con compromiso social</w:t>
      </w:r>
      <w:r>
        <w:rPr>
          <w:sz w:val="24"/>
          <w:szCs w:val="24"/>
        </w:rPr>
        <w:t xml:space="preserve"> </w:t>
      </w:r>
      <w:r w:rsidR="000321AC">
        <w:rPr>
          <w:sz w:val="24"/>
          <w:szCs w:val="24"/>
        </w:rPr>
        <w:t>que</w:t>
      </w:r>
      <w:r>
        <w:rPr>
          <w:sz w:val="24"/>
          <w:szCs w:val="24"/>
        </w:rPr>
        <w:t xml:space="preserve"> gener</w:t>
      </w:r>
      <w:r w:rsidR="000321AC">
        <w:rPr>
          <w:sz w:val="24"/>
          <w:szCs w:val="24"/>
        </w:rPr>
        <w:t>e</w:t>
      </w:r>
      <w:r>
        <w:rPr>
          <w:sz w:val="24"/>
          <w:szCs w:val="24"/>
        </w:rPr>
        <w:t xml:space="preserve"> c</w:t>
      </w:r>
      <w:r w:rsidR="00BD7E11">
        <w:rPr>
          <w:sz w:val="24"/>
          <w:szCs w:val="24"/>
        </w:rPr>
        <w:t>on</w:t>
      </w:r>
      <w:r>
        <w:rPr>
          <w:sz w:val="24"/>
          <w:szCs w:val="24"/>
        </w:rPr>
        <w:t xml:space="preserve">ciencia </w:t>
      </w:r>
      <w:r w:rsidR="00BD7E11">
        <w:rPr>
          <w:sz w:val="24"/>
          <w:szCs w:val="24"/>
        </w:rPr>
        <w:t xml:space="preserve">de la problemática </w:t>
      </w:r>
      <w:r w:rsidR="000321AC">
        <w:rPr>
          <w:sz w:val="24"/>
          <w:szCs w:val="24"/>
        </w:rPr>
        <w:t xml:space="preserve">en todos los sectores </w:t>
      </w:r>
      <w:r w:rsidR="00BD7E11">
        <w:rPr>
          <w:sz w:val="24"/>
          <w:szCs w:val="24"/>
        </w:rPr>
        <w:t>en el ámbito local, regional y nacional</w:t>
      </w:r>
      <w:r w:rsidR="000321AC">
        <w:rPr>
          <w:sz w:val="24"/>
          <w:szCs w:val="24"/>
        </w:rPr>
        <w:t>, proponiendo el aprendizaje</w:t>
      </w:r>
      <w:r w:rsidR="00151CEB">
        <w:rPr>
          <w:sz w:val="24"/>
          <w:szCs w:val="24"/>
        </w:rPr>
        <w:t xml:space="preserve"> situado</w:t>
      </w:r>
      <w:r w:rsidR="0097594A">
        <w:rPr>
          <w:sz w:val="24"/>
          <w:szCs w:val="24"/>
        </w:rPr>
        <w:t>,</w:t>
      </w:r>
      <w:r w:rsidR="00151CEB">
        <w:rPr>
          <w:sz w:val="24"/>
          <w:szCs w:val="24"/>
        </w:rPr>
        <w:t xml:space="preserve"> establecido en la nueva escuela mexicana,</w:t>
      </w:r>
      <w:r w:rsidR="00BD7E11">
        <w:rPr>
          <w:sz w:val="24"/>
          <w:szCs w:val="24"/>
        </w:rPr>
        <w:t xml:space="preserve"> </w:t>
      </w:r>
      <w:r w:rsidR="00DC0033">
        <w:rPr>
          <w:sz w:val="24"/>
          <w:szCs w:val="24"/>
        </w:rPr>
        <w:t xml:space="preserve">que </w:t>
      </w:r>
      <w:r w:rsidR="00F44C63">
        <w:rPr>
          <w:sz w:val="24"/>
          <w:szCs w:val="24"/>
        </w:rPr>
        <w:t>permit</w:t>
      </w:r>
      <w:r w:rsidR="003A07EF">
        <w:rPr>
          <w:sz w:val="24"/>
          <w:szCs w:val="24"/>
        </w:rPr>
        <w:t>a</w:t>
      </w:r>
      <w:r w:rsidR="00F44C63">
        <w:rPr>
          <w:sz w:val="24"/>
          <w:szCs w:val="24"/>
        </w:rPr>
        <w:t xml:space="preserve"> a</w:t>
      </w:r>
      <w:r w:rsidR="00DC0033">
        <w:rPr>
          <w:sz w:val="24"/>
          <w:szCs w:val="24"/>
        </w:rPr>
        <w:t xml:space="preserve"> </w:t>
      </w:r>
      <w:r w:rsidR="00F44C63">
        <w:rPr>
          <w:sz w:val="24"/>
          <w:szCs w:val="24"/>
        </w:rPr>
        <w:t>los alumnos</w:t>
      </w:r>
      <w:r w:rsidR="00151CEB">
        <w:rPr>
          <w:sz w:val="24"/>
          <w:szCs w:val="24"/>
        </w:rPr>
        <w:t xml:space="preserve"> </w:t>
      </w:r>
      <w:r w:rsidR="00DC0033">
        <w:rPr>
          <w:sz w:val="24"/>
          <w:szCs w:val="24"/>
        </w:rPr>
        <w:t>que egres</w:t>
      </w:r>
      <w:r w:rsidR="00151CEB">
        <w:rPr>
          <w:sz w:val="24"/>
          <w:szCs w:val="24"/>
        </w:rPr>
        <w:t>e</w:t>
      </w:r>
      <w:r w:rsidR="00DC0033">
        <w:rPr>
          <w:sz w:val="24"/>
          <w:szCs w:val="24"/>
        </w:rPr>
        <w:t>n</w:t>
      </w:r>
      <w:r w:rsidR="00151CEB">
        <w:rPr>
          <w:sz w:val="24"/>
          <w:szCs w:val="24"/>
        </w:rPr>
        <w:t xml:space="preserve"> del bachillerato</w:t>
      </w:r>
      <w:r w:rsidR="0097594A">
        <w:rPr>
          <w:sz w:val="24"/>
          <w:szCs w:val="24"/>
        </w:rPr>
        <w:t>,</w:t>
      </w:r>
      <w:r w:rsidR="00DC0033">
        <w:rPr>
          <w:sz w:val="24"/>
          <w:szCs w:val="24"/>
        </w:rPr>
        <w:t xml:space="preserve"> el acceso a niveles superiores de estudio o su incorporación al sector laboral</w:t>
      </w:r>
      <w:r w:rsidR="000321AC">
        <w:rPr>
          <w:sz w:val="24"/>
          <w:szCs w:val="24"/>
        </w:rPr>
        <w:t>.</w:t>
      </w:r>
    </w:p>
    <w:p w14:paraId="6C5BD0DE" w14:textId="77777777" w:rsidR="00E15088" w:rsidRDefault="00E15088" w:rsidP="00BD7E11">
      <w:pPr>
        <w:jc w:val="both"/>
        <w:rPr>
          <w:b/>
          <w:sz w:val="32"/>
          <w:szCs w:val="32"/>
        </w:rPr>
      </w:pPr>
    </w:p>
    <w:p w14:paraId="6F7B518A" w14:textId="77777777" w:rsidR="003A07EF" w:rsidRDefault="003A07EF" w:rsidP="00BD7E11">
      <w:pPr>
        <w:jc w:val="both"/>
        <w:rPr>
          <w:b/>
          <w:sz w:val="32"/>
          <w:szCs w:val="32"/>
        </w:rPr>
      </w:pPr>
    </w:p>
    <w:p w14:paraId="59F46D3D" w14:textId="52DCF4DB" w:rsidR="00527FC3" w:rsidRPr="00BC259A" w:rsidRDefault="006521B6" w:rsidP="00BD7E11">
      <w:pPr>
        <w:jc w:val="both"/>
        <w:rPr>
          <w:b/>
          <w:sz w:val="32"/>
          <w:szCs w:val="32"/>
        </w:rPr>
      </w:pPr>
      <w:r w:rsidRPr="00BC259A">
        <w:rPr>
          <w:b/>
          <w:sz w:val="32"/>
          <w:szCs w:val="32"/>
        </w:rPr>
        <w:lastRenderedPageBreak/>
        <w:t>VIS</w:t>
      </w:r>
      <w:r w:rsidR="00DF7288" w:rsidRPr="00BC259A">
        <w:rPr>
          <w:b/>
          <w:sz w:val="32"/>
          <w:szCs w:val="32"/>
        </w:rPr>
        <w:t>I</w:t>
      </w:r>
      <w:r w:rsidR="006C0C28">
        <w:rPr>
          <w:b/>
          <w:sz w:val="32"/>
          <w:szCs w:val="32"/>
        </w:rPr>
        <w:t>Ó</w:t>
      </w:r>
      <w:r w:rsidRPr="00BC259A">
        <w:rPr>
          <w:b/>
          <w:sz w:val="32"/>
          <w:szCs w:val="32"/>
        </w:rPr>
        <w:t>N</w:t>
      </w:r>
    </w:p>
    <w:p w14:paraId="33473D9C" w14:textId="3172F890" w:rsidR="006521B6" w:rsidRDefault="0059509B" w:rsidP="0097026C">
      <w:pPr>
        <w:jc w:val="both"/>
      </w:pPr>
      <w:r>
        <w:t xml:space="preserve">Aspiramos a ser un plantel del nivel medio superior que siga ofreciendo servicios educativos de calidad </w:t>
      </w:r>
      <w:r w:rsidR="00DC0033">
        <w:t xml:space="preserve">que respondan a los requerimientos de la sociedad con un enfoque basado en el </w:t>
      </w:r>
      <w:r w:rsidR="00151CEB">
        <w:t>aprendizaje situado</w:t>
      </w:r>
      <w:r w:rsidR="0097026C">
        <w:t xml:space="preserve">, </w:t>
      </w:r>
      <w:r w:rsidR="006521B6">
        <w:t>que promuev</w:t>
      </w:r>
      <w:r w:rsidR="0097026C">
        <w:t>a</w:t>
      </w:r>
      <w:r w:rsidR="006521B6">
        <w:t xml:space="preserve"> el desarrollo humano de la persona</w:t>
      </w:r>
      <w:r w:rsidR="0097026C">
        <w:t xml:space="preserve"> al </w:t>
      </w:r>
      <w:r w:rsidR="006521B6">
        <w:t>brindarle una educación integral, innovadora y de calidad.</w:t>
      </w:r>
    </w:p>
    <w:p w14:paraId="77DF365D" w14:textId="1DADAC0C" w:rsidR="006521B6" w:rsidRPr="00DF7288" w:rsidRDefault="00CC3B99">
      <w:pPr>
        <w:rPr>
          <w:b/>
          <w:sz w:val="28"/>
          <w:szCs w:val="28"/>
        </w:rPr>
      </w:pPr>
      <w:r w:rsidRPr="00DF7288">
        <w:rPr>
          <w:b/>
          <w:sz w:val="28"/>
          <w:szCs w:val="28"/>
        </w:rPr>
        <w:t>FILOSOF</w:t>
      </w:r>
      <w:r w:rsidR="006C0C28">
        <w:rPr>
          <w:b/>
          <w:sz w:val="28"/>
          <w:szCs w:val="28"/>
        </w:rPr>
        <w:t>Í</w:t>
      </w:r>
      <w:r w:rsidRPr="00DF7288">
        <w:rPr>
          <w:b/>
          <w:sz w:val="28"/>
          <w:szCs w:val="28"/>
        </w:rPr>
        <w:t>A</w:t>
      </w:r>
    </w:p>
    <w:p w14:paraId="493588D1" w14:textId="35E268E2" w:rsidR="00CC3B99" w:rsidRDefault="00CC3B99">
      <w:r>
        <w:t>Actuar siempre con honestidad y compromiso en un ambiente de cooperación y respeto, ap</w:t>
      </w:r>
      <w:r w:rsidR="00A93D96">
        <w:t>o</w:t>
      </w:r>
      <w:r>
        <w:t>rtando lo mejor de cada uno para alcanzar nuestra misión.</w:t>
      </w:r>
    </w:p>
    <w:p w14:paraId="25CE9DA8" w14:textId="77777777" w:rsidR="00DF7288" w:rsidRDefault="00DF7288">
      <w:pPr>
        <w:rPr>
          <w:b/>
        </w:rPr>
      </w:pPr>
    </w:p>
    <w:p w14:paraId="028306CF" w14:textId="77777777" w:rsidR="00CC3B99" w:rsidRPr="00DF7288" w:rsidRDefault="00CC3B99">
      <w:pPr>
        <w:rPr>
          <w:b/>
          <w:sz w:val="28"/>
          <w:szCs w:val="28"/>
        </w:rPr>
      </w:pPr>
      <w:r w:rsidRPr="00DF7288">
        <w:rPr>
          <w:b/>
          <w:sz w:val="28"/>
          <w:szCs w:val="28"/>
        </w:rPr>
        <w:t>VALORES</w:t>
      </w:r>
    </w:p>
    <w:p w14:paraId="77A8DF54" w14:textId="6C775A9B" w:rsidR="00CC3B99" w:rsidRDefault="00751327">
      <w:r>
        <w:t xml:space="preserve">Se busca desarrollar en los estudiantes </w:t>
      </w:r>
      <w:r w:rsidR="00CC3B99">
        <w:t xml:space="preserve">valores humanos </w:t>
      </w:r>
      <w:r w:rsidR="00664307">
        <w:t>al</w:t>
      </w:r>
      <w:r w:rsidR="00CC3B99">
        <w:t xml:space="preserve"> servicio</w:t>
      </w:r>
      <w:r w:rsidR="00151CEB">
        <w:t xml:space="preserve"> del país</w:t>
      </w:r>
      <w:r w:rsidR="00CC3B99">
        <w:t xml:space="preserve"> y el sentido de democracia. Entre los valores éticos y/o morales figuran la justicia, la fraternidad, una mejor convivencia humana, la solidaridad, la integridad de la familia, la res</w:t>
      </w:r>
      <w:r w:rsidR="00A93D96">
        <w:t>ponsabilidad social.</w:t>
      </w:r>
    </w:p>
    <w:p w14:paraId="40DDF180" w14:textId="77777777" w:rsidR="00CC3B99" w:rsidRPr="00DF7288" w:rsidRDefault="00CC3B99">
      <w:pPr>
        <w:rPr>
          <w:b/>
          <w:sz w:val="28"/>
          <w:szCs w:val="28"/>
        </w:rPr>
      </w:pPr>
      <w:r w:rsidRPr="00DF7288">
        <w:rPr>
          <w:b/>
          <w:sz w:val="28"/>
          <w:szCs w:val="28"/>
        </w:rPr>
        <w:t>RESPETO</w:t>
      </w:r>
    </w:p>
    <w:p w14:paraId="1D868947" w14:textId="50DF1DA5" w:rsidR="00CC3B99" w:rsidRDefault="00CC3B99">
      <w:r>
        <w:t xml:space="preserve">Considerar </w:t>
      </w:r>
      <w:r w:rsidR="00B337DA">
        <w:t>sin excepción</w:t>
      </w:r>
      <w:r>
        <w:t xml:space="preserve"> alguna la dignidad de todas las personas, sus derechos y libertades que les son inherentes, siempre </w:t>
      </w:r>
      <w:r w:rsidR="003D627E">
        <w:t>con trato</w:t>
      </w:r>
      <w:r>
        <w:t xml:space="preserve"> amable y tolerante.</w:t>
      </w:r>
    </w:p>
    <w:p w14:paraId="4D4D3119" w14:textId="77777777" w:rsidR="00CC3B99" w:rsidRPr="00DF7288" w:rsidRDefault="00CC3B99">
      <w:pPr>
        <w:rPr>
          <w:b/>
          <w:sz w:val="28"/>
          <w:szCs w:val="28"/>
        </w:rPr>
      </w:pPr>
      <w:r w:rsidRPr="00DF7288">
        <w:rPr>
          <w:b/>
          <w:sz w:val="28"/>
          <w:szCs w:val="28"/>
        </w:rPr>
        <w:t>HONESTIDAD, HONRADEZ, TRANSPARENCIA</w:t>
      </w:r>
    </w:p>
    <w:p w14:paraId="256170CA" w14:textId="698FAFEB" w:rsidR="00DF7288" w:rsidRDefault="00CC3B99">
      <w:r>
        <w:t>Actuar si</w:t>
      </w:r>
      <w:r w:rsidR="00B337DA">
        <w:t>e</w:t>
      </w:r>
      <w:r>
        <w:t>mpre con la verdad, no mentir, ni ocultar información necesaria para la operación eficiente de la institución.</w:t>
      </w:r>
    </w:p>
    <w:p w14:paraId="2630ADA8" w14:textId="77777777" w:rsidR="00CC3B99" w:rsidRPr="00DF7288" w:rsidRDefault="00CC3B99">
      <w:pPr>
        <w:rPr>
          <w:b/>
          <w:sz w:val="28"/>
          <w:szCs w:val="28"/>
        </w:rPr>
      </w:pPr>
      <w:r w:rsidRPr="00DF7288">
        <w:rPr>
          <w:b/>
          <w:sz w:val="28"/>
          <w:szCs w:val="28"/>
        </w:rPr>
        <w:t>COMPROMISO</w:t>
      </w:r>
    </w:p>
    <w:p w14:paraId="3482C951" w14:textId="77777777" w:rsidR="00A93D96" w:rsidRPr="00BD7E11" w:rsidRDefault="00CC3B99">
      <w:r>
        <w:t xml:space="preserve">Trabajar por el logro de los objetivos </w:t>
      </w:r>
      <w:r w:rsidR="003D627E">
        <w:t>institucionales, jamás</w:t>
      </w:r>
      <w:r>
        <w:t xml:space="preserve"> abandonarlos, ser tenaces hasta lograrlos.</w:t>
      </w:r>
    </w:p>
    <w:p w14:paraId="4CD2B408" w14:textId="77777777" w:rsidR="0097026C" w:rsidRDefault="0097026C">
      <w:pPr>
        <w:rPr>
          <w:b/>
          <w:sz w:val="28"/>
          <w:szCs w:val="28"/>
        </w:rPr>
      </w:pPr>
    </w:p>
    <w:p w14:paraId="33B485ED" w14:textId="22B675D2" w:rsidR="006521B6" w:rsidRPr="00BD7E11" w:rsidRDefault="00E84F09">
      <w:pPr>
        <w:rPr>
          <w:b/>
          <w:sz w:val="28"/>
          <w:szCs w:val="28"/>
        </w:rPr>
      </w:pPr>
      <w:r w:rsidRPr="00BD7E11">
        <w:rPr>
          <w:b/>
          <w:sz w:val="28"/>
          <w:szCs w:val="28"/>
        </w:rPr>
        <w:lastRenderedPageBreak/>
        <w:t>NORMATIVA APLICABLE</w:t>
      </w:r>
    </w:p>
    <w:p w14:paraId="2F8292B1" w14:textId="77777777" w:rsidR="00186146" w:rsidRDefault="00374DDF">
      <w:r>
        <w:t>Documento Normativos-administrativo</w:t>
      </w:r>
    </w:p>
    <w:p w14:paraId="3F424F9E" w14:textId="119DB10D" w:rsidR="00374DDF" w:rsidRDefault="00186146" w:rsidP="00DF7288">
      <w:pPr>
        <w:pStyle w:val="Prrafodelista"/>
        <w:numPr>
          <w:ilvl w:val="0"/>
          <w:numId w:val="2"/>
        </w:numPr>
        <w:spacing w:after="0" w:line="240" w:lineRule="auto"/>
      </w:pPr>
      <w:r>
        <w:t>ARTICULO 3º. CONSTITUCIONAL</w:t>
      </w:r>
      <w:r w:rsidR="00FB430D">
        <w:t xml:space="preserve">, (CPEUM), DOF, 04 de </w:t>
      </w:r>
      <w:r w:rsidR="00047D3B">
        <w:t>diciembre de 2019.</w:t>
      </w:r>
    </w:p>
    <w:p w14:paraId="6DF52687" w14:textId="5493F3EB" w:rsidR="00A93D96" w:rsidRDefault="00A93D96" w:rsidP="00DF7288">
      <w:pPr>
        <w:pStyle w:val="Prrafodelista"/>
        <w:numPr>
          <w:ilvl w:val="0"/>
          <w:numId w:val="2"/>
        </w:numPr>
        <w:spacing w:after="0" w:line="240" w:lineRule="auto"/>
      </w:pPr>
      <w:r>
        <w:t>LEY FEDERAL DE EDUCACION</w:t>
      </w:r>
    </w:p>
    <w:p w14:paraId="4B015463" w14:textId="12D44477" w:rsidR="00066E7F" w:rsidRDefault="00066E7F" w:rsidP="00DF7288">
      <w:pPr>
        <w:pStyle w:val="Prrafodelista"/>
        <w:numPr>
          <w:ilvl w:val="0"/>
          <w:numId w:val="2"/>
        </w:numPr>
        <w:spacing w:after="0" w:line="240" w:lineRule="auto"/>
      </w:pPr>
      <w:r>
        <w:t xml:space="preserve">Ley General de Educación </w:t>
      </w:r>
      <w:r w:rsidR="00047D3B">
        <w:t>2023</w:t>
      </w:r>
    </w:p>
    <w:p w14:paraId="70D409D8" w14:textId="343ACB63" w:rsidR="006521B6" w:rsidRDefault="00374DDF" w:rsidP="00DF7288">
      <w:pPr>
        <w:pStyle w:val="Prrafodelista"/>
        <w:numPr>
          <w:ilvl w:val="0"/>
          <w:numId w:val="2"/>
        </w:numPr>
        <w:spacing w:after="0" w:line="240" w:lineRule="auto"/>
        <w:jc w:val="both"/>
      </w:pPr>
      <w:r>
        <w:t xml:space="preserve">Programa Sectorial de </w:t>
      </w:r>
      <w:r w:rsidR="00B337DA">
        <w:t>Educación</w:t>
      </w:r>
      <w:r>
        <w:t xml:space="preserve"> 20</w:t>
      </w:r>
      <w:r w:rsidR="00FB430D">
        <w:t>20</w:t>
      </w:r>
      <w:r>
        <w:t>-20</w:t>
      </w:r>
      <w:r w:rsidR="00066E7F">
        <w:t>24</w:t>
      </w:r>
      <w:r w:rsidR="00FB430D">
        <w:t>.</w:t>
      </w:r>
    </w:p>
    <w:p w14:paraId="6F9002C1" w14:textId="6E3A0E46" w:rsidR="00FB430D" w:rsidRDefault="00FB430D" w:rsidP="00DF7288">
      <w:pPr>
        <w:pStyle w:val="Prrafodelista"/>
        <w:numPr>
          <w:ilvl w:val="0"/>
          <w:numId w:val="2"/>
        </w:numPr>
        <w:spacing w:after="0" w:line="240" w:lineRule="auto"/>
        <w:jc w:val="both"/>
      </w:pPr>
      <w:r>
        <w:t>Acuerdo 09/05/24, que modifica el 09/08/23, por el que se establece y regula el Marco Curricular Común de la Educación Media Superior.</w:t>
      </w:r>
    </w:p>
    <w:p w14:paraId="1D640728" w14:textId="77777777" w:rsidR="00374DDF" w:rsidRDefault="00374DDF" w:rsidP="00DF7288">
      <w:pPr>
        <w:pStyle w:val="Prrafodelista"/>
        <w:numPr>
          <w:ilvl w:val="0"/>
          <w:numId w:val="2"/>
        </w:numPr>
        <w:spacing w:after="0" w:line="240" w:lineRule="auto"/>
        <w:jc w:val="both"/>
      </w:pPr>
      <w:r>
        <w:t>Acuerdo 447</w:t>
      </w:r>
      <w:r w:rsidR="00A93D96">
        <w:t>,</w:t>
      </w:r>
      <w:r w:rsidR="000C1111">
        <w:t xml:space="preserve"> por el que se establecen las competencias docentes de quienes imparten educación media superior en la modalidad escolarizada.</w:t>
      </w:r>
    </w:p>
    <w:p w14:paraId="21733AE9" w14:textId="77777777" w:rsidR="00374DDF" w:rsidRDefault="00374DDF" w:rsidP="00DF7288">
      <w:pPr>
        <w:pStyle w:val="Prrafodelista"/>
        <w:numPr>
          <w:ilvl w:val="0"/>
          <w:numId w:val="2"/>
        </w:numPr>
        <w:spacing w:after="0" w:line="240" w:lineRule="auto"/>
        <w:jc w:val="both"/>
      </w:pPr>
      <w:r>
        <w:t>Acuerdo 449</w:t>
      </w:r>
      <w:r w:rsidR="000C1111">
        <w:t>, por el que se establecen las competencias que definen el perfil del director en los planteles que imparten educación del tipo medio superior.</w:t>
      </w:r>
    </w:p>
    <w:p w14:paraId="2C245882" w14:textId="77777777" w:rsidR="00374DDF" w:rsidRDefault="00B337DA" w:rsidP="00DF7288">
      <w:pPr>
        <w:pStyle w:val="Prrafodelista"/>
        <w:numPr>
          <w:ilvl w:val="0"/>
          <w:numId w:val="2"/>
        </w:numPr>
        <w:spacing w:after="0" w:line="240" w:lineRule="auto"/>
        <w:jc w:val="both"/>
      </w:pPr>
      <w:r>
        <w:t>Acuerdo</w:t>
      </w:r>
      <w:r w:rsidR="00374DDF">
        <w:t xml:space="preserve"> 717, por el que se emiten los </w:t>
      </w:r>
      <w:r>
        <w:t>lineamientos</w:t>
      </w:r>
      <w:r w:rsidR="00374DDF">
        <w:t xml:space="preserve"> para formular los programas de gestión escolar.</w:t>
      </w:r>
    </w:p>
    <w:p w14:paraId="1C61C529" w14:textId="77777777" w:rsidR="00047D3B" w:rsidRDefault="00047D3B">
      <w:pPr>
        <w:rPr>
          <w:b/>
        </w:rPr>
      </w:pPr>
    </w:p>
    <w:p w14:paraId="649D5CFF" w14:textId="32BD1F2D" w:rsidR="006521B6" w:rsidRPr="00D579B5" w:rsidRDefault="00B337DA">
      <w:pPr>
        <w:rPr>
          <w:b/>
        </w:rPr>
      </w:pPr>
      <w:r w:rsidRPr="00D579B5">
        <w:rPr>
          <w:b/>
        </w:rPr>
        <w:t>Otros documentos</w:t>
      </w:r>
    </w:p>
    <w:p w14:paraId="0405967B" w14:textId="602EAFDC" w:rsidR="00374DDF" w:rsidRDefault="00374DDF" w:rsidP="00374DDF">
      <w:pPr>
        <w:pStyle w:val="Prrafodelista"/>
        <w:numPr>
          <w:ilvl w:val="0"/>
          <w:numId w:val="3"/>
        </w:numPr>
      </w:pPr>
      <w:r>
        <w:t xml:space="preserve">Lineamientos para la </w:t>
      </w:r>
      <w:r w:rsidR="00FB430D">
        <w:t xml:space="preserve">planeación </w:t>
      </w:r>
      <w:r>
        <w:t>de</w:t>
      </w:r>
      <w:r w:rsidR="00FB430D">
        <w:t xml:space="preserve"> la</w:t>
      </w:r>
      <w:r>
        <w:t xml:space="preserve"> mejora Continua</w:t>
      </w:r>
      <w:r w:rsidR="00FB430D">
        <w:t xml:space="preserve"> 2024, primera edición.</w:t>
      </w:r>
    </w:p>
    <w:p w14:paraId="656A991D" w14:textId="2A985AE7" w:rsidR="00374DDF" w:rsidRDefault="00374DDF" w:rsidP="00374DDF">
      <w:pPr>
        <w:pStyle w:val="Prrafodelista"/>
      </w:pPr>
      <w:r>
        <w:t>DGB/DCA</w:t>
      </w:r>
      <w:r w:rsidR="002733E5">
        <w:t>/2019</w:t>
      </w:r>
    </w:p>
    <w:p w14:paraId="4580E2B9" w14:textId="77777777" w:rsidR="00374DDF" w:rsidRDefault="00374DDF" w:rsidP="00374DDF">
      <w:pPr>
        <w:pStyle w:val="Prrafodelista"/>
        <w:numPr>
          <w:ilvl w:val="0"/>
          <w:numId w:val="3"/>
        </w:numPr>
      </w:pPr>
      <w:r>
        <w:t>Documento base</w:t>
      </w:r>
    </w:p>
    <w:p w14:paraId="7C86B057" w14:textId="5A932737" w:rsidR="00374DDF" w:rsidRDefault="00047D3B" w:rsidP="00374DDF">
      <w:pPr>
        <w:pStyle w:val="Prrafodelista"/>
        <w:numPr>
          <w:ilvl w:val="0"/>
          <w:numId w:val="3"/>
        </w:numPr>
      </w:pPr>
      <w:r>
        <w:t>Marco Curricular Común de la Educación Media Superior, SEMS(202</w:t>
      </w:r>
      <w:r w:rsidR="00217241">
        <w:t>5</w:t>
      </w:r>
      <w:r>
        <w:t>)</w:t>
      </w:r>
    </w:p>
    <w:p w14:paraId="5627F157" w14:textId="77777777" w:rsidR="00806D66" w:rsidRDefault="00806D66" w:rsidP="00806D66"/>
    <w:p w14:paraId="55627AA2" w14:textId="133D8BDD" w:rsidR="006D4158" w:rsidRDefault="006D4158" w:rsidP="00806D66">
      <w:pPr>
        <w:rPr>
          <w:b/>
          <w:sz w:val="32"/>
          <w:szCs w:val="32"/>
        </w:rPr>
      </w:pPr>
    </w:p>
    <w:p w14:paraId="3B2B63CC" w14:textId="77777777" w:rsidR="00804BAA" w:rsidRDefault="00804BAA" w:rsidP="00806D66">
      <w:pPr>
        <w:rPr>
          <w:b/>
          <w:sz w:val="32"/>
          <w:szCs w:val="32"/>
        </w:rPr>
      </w:pPr>
    </w:p>
    <w:p w14:paraId="4AE9B9D9" w14:textId="77777777" w:rsidR="00047D3B" w:rsidRDefault="00047D3B" w:rsidP="00806D66">
      <w:pPr>
        <w:rPr>
          <w:b/>
          <w:sz w:val="32"/>
          <w:szCs w:val="32"/>
        </w:rPr>
      </w:pPr>
    </w:p>
    <w:p w14:paraId="1FD79AB0" w14:textId="77777777" w:rsidR="00047D3B" w:rsidRDefault="00047D3B" w:rsidP="00806D66">
      <w:pPr>
        <w:rPr>
          <w:b/>
          <w:sz w:val="32"/>
          <w:szCs w:val="32"/>
        </w:rPr>
      </w:pPr>
    </w:p>
    <w:p w14:paraId="41994183" w14:textId="6CBD4BBA" w:rsidR="00806D66" w:rsidRDefault="00806D66" w:rsidP="00806D66">
      <w:pPr>
        <w:rPr>
          <w:b/>
          <w:sz w:val="32"/>
          <w:szCs w:val="32"/>
        </w:rPr>
      </w:pPr>
      <w:r w:rsidRPr="00792027">
        <w:rPr>
          <w:b/>
          <w:sz w:val="32"/>
          <w:szCs w:val="32"/>
        </w:rPr>
        <w:lastRenderedPageBreak/>
        <w:t>DIAGN</w:t>
      </w:r>
      <w:r w:rsidR="00303883">
        <w:rPr>
          <w:b/>
          <w:sz w:val="32"/>
          <w:szCs w:val="32"/>
        </w:rPr>
        <w:t>Ó</w:t>
      </w:r>
      <w:r w:rsidRPr="00792027">
        <w:rPr>
          <w:b/>
          <w:sz w:val="32"/>
          <w:szCs w:val="32"/>
        </w:rPr>
        <w:t>STICO</w:t>
      </w:r>
    </w:p>
    <w:p w14:paraId="689E87BF" w14:textId="493F6ECD" w:rsidR="00924FF3" w:rsidRPr="0072252C" w:rsidRDefault="00924FF3" w:rsidP="00924FF3">
      <w:pPr>
        <w:jc w:val="both"/>
        <w:rPr>
          <w:sz w:val="20"/>
          <w:szCs w:val="20"/>
        </w:rPr>
      </w:pPr>
      <w:r w:rsidRPr="0072252C">
        <w:rPr>
          <w:sz w:val="20"/>
          <w:szCs w:val="20"/>
        </w:rPr>
        <w:t>El Bachillerato “Alfonso de la Madrid Vidaurreta” con clave 21EBH0088T, se encuentra ubicado en la sierra norte del Estado de Puebla, en la cabecera municipal de Venustiano Carranza, Puebla. Sus vías de comunicación son de fácil acceso. Los servicios con los que cuenta la comunidad son: agua entubada, energía eléctrica, calles pavimentadas, teléfono, correo, servicios de salud, transporte, educación, internet</w:t>
      </w:r>
      <w:r>
        <w:rPr>
          <w:sz w:val="20"/>
          <w:szCs w:val="20"/>
        </w:rPr>
        <w:t>,</w:t>
      </w:r>
      <w:r w:rsidR="00217241">
        <w:rPr>
          <w:sz w:val="20"/>
          <w:szCs w:val="20"/>
        </w:rPr>
        <w:t xml:space="preserve"> dos cajeros bancarios automáticos y un</w:t>
      </w:r>
      <w:r>
        <w:rPr>
          <w:sz w:val="20"/>
          <w:szCs w:val="20"/>
        </w:rPr>
        <w:t xml:space="preserve"> banco del Bienestar.</w:t>
      </w:r>
    </w:p>
    <w:p w14:paraId="24CA9AA2" w14:textId="6D26155F" w:rsidR="00924FF3" w:rsidRDefault="00924FF3" w:rsidP="00924FF3">
      <w:pPr>
        <w:jc w:val="both"/>
        <w:rPr>
          <w:sz w:val="20"/>
          <w:szCs w:val="20"/>
        </w:rPr>
      </w:pPr>
      <w:r w:rsidRPr="0072252C">
        <w:rPr>
          <w:sz w:val="20"/>
          <w:szCs w:val="20"/>
        </w:rPr>
        <w:t xml:space="preserve">El nivel de ingreso económico de las familias es bajo, oscilando entre </w:t>
      </w:r>
      <w:r w:rsidR="001026F9">
        <w:rPr>
          <w:sz w:val="20"/>
          <w:szCs w:val="20"/>
        </w:rPr>
        <w:t>300</w:t>
      </w:r>
      <w:r w:rsidRPr="0072252C">
        <w:rPr>
          <w:sz w:val="20"/>
          <w:szCs w:val="20"/>
        </w:rPr>
        <w:t xml:space="preserve"> y </w:t>
      </w:r>
      <w:r w:rsidR="001026F9">
        <w:rPr>
          <w:sz w:val="20"/>
          <w:szCs w:val="20"/>
        </w:rPr>
        <w:t>40</w:t>
      </w:r>
      <w:r w:rsidRPr="0072252C">
        <w:rPr>
          <w:sz w:val="20"/>
          <w:szCs w:val="20"/>
        </w:rPr>
        <w:t>0 pesos diarios, dedicándose en su mayoría a labores del campo y servicios domésticos. Es importante recalcar que el nivel de preparación de los padres en su mayoría es de secundaria</w:t>
      </w:r>
      <w:r>
        <w:rPr>
          <w:sz w:val="20"/>
          <w:szCs w:val="20"/>
        </w:rPr>
        <w:t xml:space="preserve"> y bachillerato</w:t>
      </w:r>
      <w:r w:rsidRPr="0072252C">
        <w:rPr>
          <w:sz w:val="20"/>
          <w:szCs w:val="20"/>
        </w:rPr>
        <w:t>; una mínima parte es profesionista</w:t>
      </w:r>
      <w:r>
        <w:rPr>
          <w:sz w:val="20"/>
          <w:szCs w:val="20"/>
        </w:rPr>
        <w:t>. En algunos casos</w:t>
      </w:r>
      <w:r w:rsidRPr="0072252C">
        <w:rPr>
          <w:sz w:val="20"/>
          <w:szCs w:val="20"/>
        </w:rPr>
        <w:t xml:space="preserve">, las familias </w:t>
      </w:r>
      <w:r>
        <w:rPr>
          <w:sz w:val="20"/>
          <w:szCs w:val="20"/>
        </w:rPr>
        <w:t xml:space="preserve">son disfuncionales y </w:t>
      </w:r>
      <w:r w:rsidRPr="0072252C">
        <w:rPr>
          <w:sz w:val="20"/>
          <w:szCs w:val="20"/>
        </w:rPr>
        <w:t xml:space="preserve">en consecuencia </w:t>
      </w:r>
      <w:r>
        <w:rPr>
          <w:sz w:val="20"/>
          <w:szCs w:val="20"/>
        </w:rPr>
        <w:t>no</w:t>
      </w:r>
      <w:r w:rsidRPr="0072252C">
        <w:rPr>
          <w:sz w:val="20"/>
          <w:szCs w:val="20"/>
        </w:rPr>
        <w:t xml:space="preserve"> apoy</w:t>
      </w:r>
      <w:r>
        <w:rPr>
          <w:sz w:val="20"/>
          <w:szCs w:val="20"/>
        </w:rPr>
        <w:t>an</w:t>
      </w:r>
      <w:r w:rsidRPr="0072252C">
        <w:rPr>
          <w:sz w:val="20"/>
          <w:szCs w:val="20"/>
        </w:rPr>
        <w:t xml:space="preserve"> en la enseñanza aprendizaje de los alumnos. Las actividades culturales existentes son promovidas por las instituciones educativas. Las tradiciones y costumbres de la comunidad son: día de muertos, carnaval, fiestas patronales, charreadas</w:t>
      </w:r>
      <w:r>
        <w:rPr>
          <w:sz w:val="20"/>
          <w:szCs w:val="20"/>
        </w:rPr>
        <w:t>, cabalgatas</w:t>
      </w:r>
      <w:r w:rsidRPr="0072252C">
        <w:rPr>
          <w:sz w:val="20"/>
          <w:szCs w:val="20"/>
        </w:rPr>
        <w:t>. La lengua que se habla es el español.</w:t>
      </w:r>
    </w:p>
    <w:p w14:paraId="7A74F66C" w14:textId="2A7F3138" w:rsidR="00FF6199" w:rsidRDefault="00FF6199" w:rsidP="006519AE">
      <w:pPr>
        <w:jc w:val="both"/>
      </w:pPr>
      <w:r w:rsidRPr="00FF6199">
        <w:rPr>
          <w:rFonts w:eastAsia="Times New Roman" w:cstheme="minorHAnsi"/>
          <w:b/>
          <w:bCs/>
          <w:i/>
          <w:iCs/>
          <w:color w:val="000000"/>
        </w:rPr>
        <w:t>Matricula</w:t>
      </w:r>
      <w:r>
        <w:t xml:space="preserve">: </w:t>
      </w:r>
      <w:r w:rsidR="00230DDF">
        <w:t xml:space="preserve">La institución </w:t>
      </w:r>
      <w:r w:rsidR="001E3FB2">
        <w:t xml:space="preserve">cuenta con una población estudiantil </w:t>
      </w:r>
      <w:r w:rsidR="001E3FB2" w:rsidRPr="001E1E06">
        <w:t xml:space="preserve">de </w:t>
      </w:r>
      <w:r w:rsidR="004B672B" w:rsidRPr="001E1E06">
        <w:t>2</w:t>
      </w:r>
      <w:r w:rsidR="00F44C63">
        <w:t>2</w:t>
      </w:r>
      <w:r w:rsidR="00217241">
        <w:t>6</w:t>
      </w:r>
      <w:r w:rsidR="001E3FB2" w:rsidRPr="001E1E06">
        <w:t xml:space="preserve"> alumnos</w:t>
      </w:r>
      <w:r w:rsidR="001E3FB2">
        <w:t xml:space="preserve"> de los cuales </w:t>
      </w:r>
      <w:r w:rsidR="00230DDF">
        <w:t xml:space="preserve">son </w:t>
      </w:r>
      <w:r w:rsidR="004B672B" w:rsidRPr="001E1E06">
        <w:t>1</w:t>
      </w:r>
      <w:r w:rsidR="001026F9">
        <w:t>10</w:t>
      </w:r>
      <w:r w:rsidR="001E3FB2">
        <w:t xml:space="preserve"> </w:t>
      </w:r>
      <w:r w:rsidR="00084884">
        <w:t>mujeres</w:t>
      </w:r>
      <w:r w:rsidR="001E3FB2">
        <w:t xml:space="preserve"> y</w:t>
      </w:r>
      <w:r w:rsidR="001E3FB2" w:rsidRPr="001E1E06">
        <w:t xml:space="preserve"> </w:t>
      </w:r>
      <w:r w:rsidR="004B672B" w:rsidRPr="001E1E06">
        <w:t>1</w:t>
      </w:r>
      <w:r w:rsidR="00F44C63">
        <w:t>16</w:t>
      </w:r>
      <w:r w:rsidR="001E3FB2">
        <w:t xml:space="preserve"> </w:t>
      </w:r>
      <w:r w:rsidR="00487180">
        <w:t>hombres, distribuidos</w:t>
      </w:r>
      <w:r w:rsidR="00333D89">
        <w:t xml:space="preserve"> en 9</w:t>
      </w:r>
      <w:r w:rsidR="001E3FB2">
        <w:t xml:space="preserve"> grupos</w:t>
      </w:r>
      <w:r w:rsidR="00333D89">
        <w:t xml:space="preserve">, un </w:t>
      </w:r>
      <w:r w:rsidR="005533A6">
        <w:t>8</w:t>
      </w:r>
      <w:r w:rsidR="00333D89">
        <w:t xml:space="preserve">0 % de los estudiantes son de esta misma </w:t>
      </w:r>
      <w:r w:rsidR="00AE36F9">
        <w:t>localidad</w:t>
      </w:r>
      <w:r w:rsidR="00333D89">
        <w:t xml:space="preserve">, </w:t>
      </w:r>
      <w:r w:rsidR="00AE36F9">
        <w:t>el porcentaje restante</w:t>
      </w:r>
      <w:r w:rsidR="00333D89">
        <w:t xml:space="preserve"> prov</w:t>
      </w:r>
      <w:r w:rsidR="00AE36F9">
        <w:t>iene</w:t>
      </w:r>
      <w:r w:rsidR="00333D89">
        <w:t xml:space="preserve"> de distintas comunidades de</w:t>
      </w:r>
      <w:r w:rsidR="00AE36F9">
        <w:t xml:space="preserve"> la región</w:t>
      </w:r>
      <w:r>
        <w:t>.</w:t>
      </w:r>
      <w:r w:rsidR="00EC4A96">
        <w:t xml:space="preserve"> </w:t>
      </w:r>
    </w:p>
    <w:p w14:paraId="015AEF40" w14:textId="72AE2576" w:rsidR="00FF6199" w:rsidRDefault="00FF6199" w:rsidP="00FF6199">
      <w:pPr>
        <w:jc w:val="both"/>
      </w:pPr>
      <w:r w:rsidRPr="00FF6199">
        <w:rPr>
          <w:b/>
          <w:bCs/>
          <w:i/>
          <w:iCs/>
        </w:rPr>
        <w:t>Plantilla:</w:t>
      </w:r>
      <w:r>
        <w:t xml:space="preserve"> En el plantel prestan sus servicios</w:t>
      </w:r>
      <w:r w:rsidR="00EC4A96">
        <w:t xml:space="preserve"> un </w:t>
      </w:r>
      <w:r w:rsidR="00924FF3">
        <w:t>responsable administrativo</w:t>
      </w:r>
      <w:r w:rsidR="00EC4A96">
        <w:t xml:space="preserve">, </w:t>
      </w:r>
      <w:r w:rsidR="001026F9">
        <w:t>09</w:t>
      </w:r>
      <w:r w:rsidR="00EC4A96">
        <w:t xml:space="preserve"> </w:t>
      </w:r>
      <w:r w:rsidR="00924FF3">
        <w:t>d</w:t>
      </w:r>
      <w:r w:rsidR="00EC4A96">
        <w:t xml:space="preserve">ocentes, un </w:t>
      </w:r>
      <w:r w:rsidR="00924FF3">
        <w:t xml:space="preserve">auxiliar </w:t>
      </w:r>
      <w:r w:rsidR="00EC4A96">
        <w:t xml:space="preserve">administrativo y dos </w:t>
      </w:r>
      <w:r w:rsidR="004B672B">
        <w:t>de personal de apoyo a la educación</w:t>
      </w:r>
      <w:r w:rsidR="00333D89">
        <w:t xml:space="preserve">. </w:t>
      </w:r>
    </w:p>
    <w:p w14:paraId="501E80F6" w14:textId="5EE88048" w:rsidR="00B876A8" w:rsidRPr="00B812B3" w:rsidRDefault="00B876A8" w:rsidP="00FF6199">
      <w:pPr>
        <w:jc w:val="both"/>
        <w:rPr>
          <w:rFonts w:eastAsia="Times New Roman" w:cstheme="minorHAnsi"/>
          <w:color w:val="000000"/>
        </w:rPr>
      </w:pPr>
      <w:r w:rsidRPr="00B812B3">
        <w:rPr>
          <w:rFonts w:eastAsia="Times New Roman" w:cstheme="minorHAnsi"/>
          <w:b/>
          <w:bCs/>
          <w:i/>
          <w:iCs/>
          <w:color w:val="000000"/>
        </w:rPr>
        <w:t>Infraestructura</w:t>
      </w:r>
      <w:r w:rsidRPr="00B812B3">
        <w:rPr>
          <w:rFonts w:eastAsia="Times New Roman" w:cstheme="minorHAnsi"/>
          <w:color w:val="000000"/>
        </w:rPr>
        <w:t xml:space="preserve">: </w:t>
      </w:r>
      <w:r w:rsidR="00FF6199">
        <w:rPr>
          <w:rFonts w:eastAsia="Times New Roman" w:cstheme="minorHAnsi"/>
          <w:color w:val="000000"/>
        </w:rPr>
        <w:t>La escuela tiene para su servicio</w:t>
      </w:r>
      <w:r w:rsidRPr="00B812B3">
        <w:rPr>
          <w:rFonts w:cstheme="minorHAnsi"/>
        </w:rPr>
        <w:t xml:space="preserve"> 9 aulas didácticas, laboratorio de cómputo sin internet, laboratorio de química y física, oficinas administrativas improvisadas,</w:t>
      </w:r>
      <w:r w:rsidR="00FF6199">
        <w:rPr>
          <w:rFonts w:cstheme="minorHAnsi"/>
        </w:rPr>
        <w:t xml:space="preserve"> área para maestros improvisada,</w:t>
      </w:r>
      <w:r w:rsidRPr="00B812B3">
        <w:rPr>
          <w:rFonts w:cstheme="minorHAnsi"/>
        </w:rPr>
        <w:t xml:space="preserve"> </w:t>
      </w:r>
      <w:r>
        <w:rPr>
          <w:rFonts w:cstheme="minorHAnsi"/>
        </w:rPr>
        <w:t xml:space="preserve">cancha de </w:t>
      </w:r>
      <w:r w:rsidRPr="00B812B3">
        <w:rPr>
          <w:rFonts w:cstheme="minorHAnsi"/>
        </w:rPr>
        <w:t>usos múltiples</w:t>
      </w:r>
      <w:r>
        <w:rPr>
          <w:rFonts w:cstheme="minorHAnsi"/>
        </w:rPr>
        <w:t xml:space="preserve"> techada</w:t>
      </w:r>
      <w:r w:rsidRPr="00B812B3">
        <w:rPr>
          <w:rFonts w:cstheme="minorHAnsi"/>
        </w:rPr>
        <w:t>, campo de fútbol, sanitarios para hombres y mujeres, dos bodegas</w:t>
      </w:r>
      <w:r w:rsidR="00FF6199">
        <w:rPr>
          <w:rFonts w:cstheme="minorHAnsi"/>
        </w:rPr>
        <w:t xml:space="preserve"> improvisadas</w:t>
      </w:r>
      <w:r w:rsidRPr="00B812B3">
        <w:rPr>
          <w:rFonts w:cstheme="minorHAnsi"/>
        </w:rPr>
        <w:t>, estacionamiento y áreas verdes</w:t>
      </w:r>
    </w:p>
    <w:p w14:paraId="3D462C1E" w14:textId="77777777" w:rsidR="00B876A8" w:rsidRPr="00B812B3" w:rsidRDefault="00B876A8" w:rsidP="00B876A8">
      <w:pPr>
        <w:rPr>
          <w:rFonts w:eastAsia="Times New Roman" w:cstheme="minorHAnsi"/>
        </w:rPr>
      </w:pPr>
      <w:r w:rsidRPr="00B812B3">
        <w:rPr>
          <w:rFonts w:eastAsia="Times New Roman" w:cstheme="minorHAnsi"/>
          <w:b/>
          <w:bCs/>
          <w:i/>
          <w:iCs/>
          <w:color w:val="000000"/>
        </w:rPr>
        <w:t>Modalidad</w:t>
      </w:r>
      <w:r w:rsidRPr="00B812B3">
        <w:rPr>
          <w:rFonts w:eastAsia="Times New Roman" w:cstheme="minorHAnsi"/>
          <w:color w:val="000000"/>
        </w:rPr>
        <w:t xml:space="preserve">: </w:t>
      </w:r>
      <w:r w:rsidRPr="00B812B3">
        <w:rPr>
          <w:rFonts w:cstheme="minorHAnsi"/>
        </w:rPr>
        <w:t>Bachillerato General Estatal escolarizado en turno vespertino.</w:t>
      </w:r>
    </w:p>
    <w:p w14:paraId="5C19D723" w14:textId="7F737A62" w:rsidR="00047D3B" w:rsidRDefault="00B876A8" w:rsidP="00B876A8">
      <w:pPr>
        <w:jc w:val="both"/>
      </w:pPr>
      <w:r w:rsidRPr="0072252C">
        <w:rPr>
          <w:rFonts w:eastAsia="Times New Roman"/>
          <w:b/>
          <w:bCs/>
          <w:color w:val="000000"/>
          <w:sz w:val="20"/>
          <w:szCs w:val="20"/>
        </w:rPr>
        <w:t>Problemática</w:t>
      </w:r>
      <w:r w:rsidRPr="0072252C">
        <w:rPr>
          <w:rFonts w:eastAsia="Times New Roman"/>
          <w:color w:val="000000"/>
          <w:sz w:val="20"/>
          <w:szCs w:val="20"/>
        </w:rPr>
        <w:t>: En la comunidad existen muchos jóvenes que ya no continúan</w:t>
      </w:r>
      <w:r>
        <w:rPr>
          <w:rFonts w:eastAsia="Times New Roman"/>
          <w:color w:val="000000"/>
          <w:sz w:val="20"/>
          <w:szCs w:val="20"/>
        </w:rPr>
        <w:t xml:space="preserve"> </w:t>
      </w:r>
      <w:r w:rsidRPr="0072252C">
        <w:rPr>
          <w:rFonts w:eastAsia="Times New Roman"/>
          <w:color w:val="000000"/>
          <w:sz w:val="20"/>
          <w:szCs w:val="20"/>
        </w:rPr>
        <w:t xml:space="preserve">con estudios profesionales. Algunos logran emplearse en actividades sencillas de comercio local, </w:t>
      </w:r>
      <w:r w:rsidR="00877257" w:rsidRPr="0072252C">
        <w:rPr>
          <w:rFonts w:eastAsia="Times New Roman"/>
          <w:color w:val="000000"/>
          <w:sz w:val="20"/>
          <w:szCs w:val="20"/>
        </w:rPr>
        <w:t>otros emigran</w:t>
      </w:r>
      <w:r w:rsidRPr="0072252C">
        <w:rPr>
          <w:rFonts w:eastAsia="Times New Roman"/>
          <w:color w:val="000000"/>
          <w:sz w:val="20"/>
          <w:szCs w:val="20"/>
        </w:rPr>
        <w:t xml:space="preserve"> a las ciudades donde puedan conseguir un trabajo mejor remunerado, así mismo</w:t>
      </w:r>
      <w:r w:rsidR="00877257">
        <w:rPr>
          <w:rFonts w:eastAsia="Times New Roman"/>
          <w:color w:val="000000"/>
          <w:sz w:val="20"/>
          <w:szCs w:val="20"/>
        </w:rPr>
        <w:t>,</w:t>
      </w:r>
      <w:r w:rsidRPr="0072252C">
        <w:rPr>
          <w:rFonts w:eastAsia="Times New Roman"/>
          <w:color w:val="000000"/>
          <w:sz w:val="20"/>
          <w:szCs w:val="20"/>
        </w:rPr>
        <w:t xml:space="preserve"> algunos deciden formar una familia a temprana edad. Lo anterior, demuestra que la falta de </w:t>
      </w:r>
      <w:r w:rsidR="00877257">
        <w:rPr>
          <w:rFonts w:eastAsia="Times New Roman"/>
          <w:color w:val="000000"/>
          <w:sz w:val="20"/>
          <w:szCs w:val="20"/>
        </w:rPr>
        <w:t>atención</w:t>
      </w:r>
      <w:r w:rsidRPr="0072252C">
        <w:rPr>
          <w:rFonts w:eastAsia="Times New Roman"/>
          <w:color w:val="000000"/>
          <w:sz w:val="20"/>
          <w:szCs w:val="20"/>
        </w:rPr>
        <w:t xml:space="preserve">, apoyo y acompañamiento de la familia no es suficiente para lograr que </w:t>
      </w:r>
      <w:r w:rsidR="00877257">
        <w:rPr>
          <w:rFonts w:eastAsia="Times New Roman"/>
          <w:color w:val="000000"/>
          <w:sz w:val="20"/>
          <w:szCs w:val="20"/>
        </w:rPr>
        <w:t>un mayor</w:t>
      </w:r>
      <w:r w:rsidRPr="0072252C">
        <w:rPr>
          <w:rFonts w:eastAsia="Times New Roman"/>
          <w:color w:val="000000"/>
          <w:sz w:val="20"/>
          <w:szCs w:val="20"/>
        </w:rPr>
        <w:t xml:space="preserve"> porcentaje de jóvenes que egresan del bachillerato concreten un proyecto de vida profesional </w:t>
      </w:r>
      <w:r w:rsidR="00877257">
        <w:rPr>
          <w:rFonts w:eastAsia="Times New Roman"/>
          <w:color w:val="000000"/>
          <w:sz w:val="20"/>
          <w:szCs w:val="20"/>
        </w:rPr>
        <w:t xml:space="preserve">que les ofrezca una </w:t>
      </w:r>
      <w:r w:rsidRPr="0072252C">
        <w:rPr>
          <w:rFonts w:eastAsia="Times New Roman"/>
          <w:color w:val="000000"/>
          <w:sz w:val="20"/>
          <w:szCs w:val="20"/>
        </w:rPr>
        <w:t>mejor calidad de vida.</w:t>
      </w:r>
    </w:p>
    <w:p w14:paraId="09E151D3" w14:textId="36CDD8D7" w:rsidR="006519AE" w:rsidRDefault="00101155" w:rsidP="00806D66">
      <w:r>
        <w:t>De acuerdo con el</w:t>
      </w:r>
      <w:r w:rsidR="00BB709C">
        <w:t xml:space="preserve"> análisis </w:t>
      </w:r>
      <w:r w:rsidR="00F4105C">
        <w:t>a</w:t>
      </w:r>
      <w:r w:rsidR="00BB709C">
        <w:t xml:space="preserve"> la infraestructura del Bachillerato Alfonso de la Madrid Vidaurreta se identificaron las siguientes necesidades.</w:t>
      </w:r>
    </w:p>
    <w:p w14:paraId="25A1D60C" w14:textId="77777777" w:rsidR="0095248B" w:rsidRDefault="00BB709C" w:rsidP="00DF7288">
      <w:pPr>
        <w:jc w:val="both"/>
      </w:pPr>
      <w:r>
        <w:t xml:space="preserve">1.- </w:t>
      </w:r>
      <w:r w:rsidR="00E11C72">
        <w:t>A</w:t>
      </w:r>
      <w:r w:rsidR="00792027">
        <w:t xml:space="preserve">daptar </w:t>
      </w:r>
      <w:r>
        <w:t>un espacio</w:t>
      </w:r>
      <w:r w:rsidR="00792027">
        <w:t xml:space="preserve"> para que los estudiantes desarrollen diferentes actividades relacionadas </w:t>
      </w:r>
      <w:r w:rsidR="003D627E">
        <w:t>con las</w:t>
      </w:r>
      <w:r w:rsidR="00792027">
        <w:t xml:space="preserve"> materias de capacitación para el trabajo</w:t>
      </w:r>
      <w:r w:rsidR="00C53BCB">
        <w:t>.</w:t>
      </w:r>
    </w:p>
    <w:p w14:paraId="1710320B" w14:textId="4E6D14EE" w:rsidR="00A8529B" w:rsidRDefault="000162B2" w:rsidP="0095248B">
      <w:pPr>
        <w:spacing w:after="0"/>
        <w:jc w:val="both"/>
      </w:pPr>
      <w:r>
        <w:lastRenderedPageBreak/>
        <w:t>2</w:t>
      </w:r>
      <w:r w:rsidR="00BB709C">
        <w:t>.-</w:t>
      </w:r>
      <w:r w:rsidR="001E0055">
        <w:t>De acuerdo con</w:t>
      </w:r>
      <w:r w:rsidR="00A97C33">
        <w:t xml:space="preserve"> los requerimientos del MCCEMS</w:t>
      </w:r>
      <w:r w:rsidR="003D627E">
        <w:t>,</w:t>
      </w:r>
      <w:r w:rsidR="00A97C33">
        <w:t xml:space="preserve"> es necesario contar con más espacios donde s</w:t>
      </w:r>
      <w:r w:rsidR="00A8529B">
        <w:t>e reali</w:t>
      </w:r>
      <w:r w:rsidR="00A97C33">
        <w:t xml:space="preserve">cen las </w:t>
      </w:r>
      <w:r w:rsidR="00A8529B">
        <w:t xml:space="preserve">diferentes </w:t>
      </w:r>
      <w:r w:rsidR="003D627E">
        <w:t>actividades,</w:t>
      </w:r>
      <w:r w:rsidR="00A97C33">
        <w:t xml:space="preserve"> físicas, deportivas, artísticas y culturales, para motivar</w:t>
      </w:r>
      <w:r w:rsidR="00A8529B">
        <w:t xml:space="preserve"> la convivencia y sensibilización del estudiante en el arte: Danza</w:t>
      </w:r>
      <w:r w:rsidR="00A97C33">
        <w:t xml:space="preserve"> y </w:t>
      </w:r>
      <w:r w:rsidR="00A8529B">
        <w:t>deportes</w:t>
      </w:r>
      <w:r w:rsidR="00A97C33">
        <w:t xml:space="preserve">. </w:t>
      </w:r>
    </w:p>
    <w:p w14:paraId="635C9467" w14:textId="1D51C326" w:rsidR="009E02A3" w:rsidRDefault="000162B2" w:rsidP="0095248B">
      <w:pPr>
        <w:spacing w:after="0"/>
        <w:jc w:val="both"/>
      </w:pPr>
      <w:r>
        <w:t>3</w:t>
      </w:r>
      <w:r w:rsidR="009E02A3">
        <w:t>.- En el plantel</w:t>
      </w:r>
      <w:r w:rsidR="00066E7F">
        <w:t xml:space="preserve"> del </w:t>
      </w:r>
      <w:r w:rsidR="003D627E">
        <w:t>Bachillerato “</w:t>
      </w:r>
      <w:r w:rsidR="009E02A3">
        <w:t xml:space="preserve">Alfonso de la Madrid </w:t>
      </w:r>
      <w:r w:rsidR="003D627E">
        <w:t>Vidaurreta”</w:t>
      </w:r>
      <w:r w:rsidR="00066E7F">
        <w:t>, se r</w:t>
      </w:r>
      <w:r w:rsidR="003D627E">
        <w:t>equiere</w:t>
      </w:r>
      <w:r w:rsidR="00066E7F">
        <w:t xml:space="preserve"> llevar a cabo</w:t>
      </w:r>
      <w:r w:rsidR="003D627E">
        <w:t xml:space="preserve"> líneas</w:t>
      </w:r>
      <w:r w:rsidR="009E02A3">
        <w:t xml:space="preserve"> de acción con los estudiantes y sus familiares </w:t>
      </w:r>
      <w:r w:rsidR="00066E7F">
        <w:t>con riesgo de</w:t>
      </w:r>
      <w:r w:rsidR="009E02A3">
        <w:t xml:space="preserve"> abandono escolar. </w:t>
      </w:r>
    </w:p>
    <w:p w14:paraId="1FDB449B" w14:textId="45E2DC80" w:rsidR="003525FE" w:rsidRDefault="003525FE" w:rsidP="0095248B">
      <w:pPr>
        <w:spacing w:after="0"/>
        <w:jc w:val="both"/>
      </w:pPr>
      <w:r>
        <w:t>4</w:t>
      </w:r>
      <w:r w:rsidR="00C43FD7">
        <w:t>.</w:t>
      </w:r>
      <w:r w:rsidR="001E0055">
        <w:t>- Es</w:t>
      </w:r>
      <w:r w:rsidR="004B672B">
        <w:t xml:space="preserve"> necesario el</w:t>
      </w:r>
      <w:r>
        <w:t xml:space="preserve"> </w:t>
      </w:r>
      <w:r w:rsidR="0048657A">
        <w:t>mantenimiento a</w:t>
      </w:r>
      <w:r w:rsidR="00686036">
        <w:t>l pozo donde se almacena el agua para los sanitarios</w:t>
      </w:r>
    </w:p>
    <w:p w14:paraId="7FCC22DC" w14:textId="6DC39465" w:rsidR="00C43FD7" w:rsidRDefault="00A97C33" w:rsidP="0095248B">
      <w:pPr>
        <w:spacing w:after="0"/>
        <w:jc w:val="both"/>
      </w:pPr>
      <w:r>
        <w:t>5</w:t>
      </w:r>
      <w:r w:rsidR="00C43FD7">
        <w:t xml:space="preserve">.- Para crear ambientes propicios de aprendizaje y comodidad es </w:t>
      </w:r>
      <w:r w:rsidR="004B672B">
        <w:t>prioritario</w:t>
      </w:r>
      <w:r w:rsidR="00C43FD7">
        <w:t xml:space="preserve"> dar mantenimiento de pintura a </w:t>
      </w:r>
      <w:r w:rsidR="004746FC">
        <w:t xml:space="preserve">las </w:t>
      </w:r>
      <w:r w:rsidR="00C43FD7">
        <w:t>aulas.</w:t>
      </w:r>
    </w:p>
    <w:p w14:paraId="556254D2" w14:textId="2299B060" w:rsidR="00DA7768" w:rsidRDefault="00A97C33" w:rsidP="0095248B">
      <w:pPr>
        <w:spacing w:after="0"/>
        <w:jc w:val="both"/>
      </w:pPr>
      <w:r>
        <w:t>6</w:t>
      </w:r>
      <w:r w:rsidR="00DA7768">
        <w:t>.-</w:t>
      </w:r>
      <w:r w:rsidR="00DA7768" w:rsidRPr="00DA7768">
        <w:t xml:space="preserve"> </w:t>
      </w:r>
      <w:r w:rsidR="00DA7768">
        <w:t>Capacitar al estudian</w:t>
      </w:r>
      <w:r w:rsidR="00877257">
        <w:t>tado</w:t>
      </w:r>
      <w:r w:rsidR="00DA7768">
        <w:t xml:space="preserve"> para la separación de la basura.</w:t>
      </w:r>
    </w:p>
    <w:p w14:paraId="1E191C4B" w14:textId="5DC4C3FE" w:rsidR="00687A38" w:rsidRPr="0095248B" w:rsidRDefault="00792027" w:rsidP="00DF7288">
      <w:pPr>
        <w:jc w:val="both"/>
      </w:pPr>
      <w:r>
        <w:t xml:space="preserve">La problemática no se puede dejar de ligar con otras preocupaciones que están dentro de la política de mejoramiento </w:t>
      </w:r>
      <w:r w:rsidR="00A55F6B">
        <w:t>en la</w:t>
      </w:r>
      <w:r>
        <w:t xml:space="preserve"> práctica educativa en todos los </w:t>
      </w:r>
      <w:r w:rsidR="00A55F6B">
        <w:t>aspectos</w:t>
      </w:r>
      <w:r>
        <w:t xml:space="preserve">, como la calidad de la educación, de la cual se escucha hablar todos los días que </w:t>
      </w:r>
      <w:r w:rsidR="003D627E">
        <w:t>exige una</w:t>
      </w:r>
      <w:r>
        <w:t xml:space="preserve"> serie de </w:t>
      </w:r>
      <w:r w:rsidR="003D627E">
        <w:t>condiciones, una</w:t>
      </w:r>
      <w:r>
        <w:t xml:space="preserve"> gestión eficaz, cotidiana, una provisión de medios suficientes, adecuadas condiciones de trabajo para los maestros, alta moral profesional</w:t>
      </w:r>
      <w:r w:rsidR="000634B2">
        <w:t xml:space="preserve">, además de </w:t>
      </w:r>
      <w:r>
        <w:t>un clima cultural atractivo</w:t>
      </w:r>
      <w:r w:rsidR="00A55F6B">
        <w:t xml:space="preserve"> y cómodo</w:t>
      </w:r>
      <w:r>
        <w:t xml:space="preserve"> para maestros y alumnos</w:t>
      </w:r>
      <w:r w:rsidR="00A55F6B">
        <w:t xml:space="preserve">, todo esto con el propósito de aumentar el nivel en la calidad educativa, disminución de la reprobación y </w:t>
      </w:r>
      <w:r w:rsidR="00054B7C">
        <w:t xml:space="preserve"> la deserción.</w:t>
      </w:r>
    </w:p>
    <w:p w14:paraId="72438B3E" w14:textId="77777777" w:rsidR="0095248B" w:rsidRDefault="00687A38" w:rsidP="00DF7288">
      <w:pPr>
        <w:jc w:val="both"/>
      </w:pPr>
      <w:r>
        <w:t>Por otra parte, como herramienta para llevar a cabo el diagnóstico del contexto se aplicó el análisis FODA</w:t>
      </w:r>
      <w:r w:rsidR="007F4477">
        <w:t xml:space="preserve">, arrojando que se encuentran las siguientes </w:t>
      </w:r>
    </w:p>
    <w:tbl>
      <w:tblPr>
        <w:tblStyle w:val="Tablaconcuadrcula"/>
        <w:tblW w:w="0" w:type="auto"/>
        <w:tblLook w:val="04A0" w:firstRow="1" w:lastRow="0" w:firstColumn="1" w:lastColumn="0" w:noHBand="0" w:noVBand="1"/>
      </w:tblPr>
      <w:tblGrid>
        <w:gridCol w:w="6214"/>
        <w:gridCol w:w="6214"/>
      </w:tblGrid>
      <w:tr w:rsidR="0095248B" w14:paraId="38165647" w14:textId="77777777" w:rsidTr="0095248B">
        <w:tc>
          <w:tcPr>
            <w:tcW w:w="6214" w:type="dxa"/>
          </w:tcPr>
          <w:p w14:paraId="0EED2ED2" w14:textId="77777777" w:rsidR="0095248B" w:rsidRDefault="0095248B" w:rsidP="00DF7288">
            <w:pPr>
              <w:jc w:val="both"/>
            </w:pPr>
            <w:r w:rsidRPr="007F4477">
              <w:rPr>
                <w:b/>
                <w:bCs/>
              </w:rPr>
              <w:t>FORTALEZAS:</w:t>
            </w:r>
            <w:r>
              <w:t xml:space="preserve"> </w:t>
            </w:r>
          </w:p>
          <w:p w14:paraId="43F67AB1" w14:textId="6CD762DC" w:rsidR="0095248B" w:rsidRDefault="0095248B" w:rsidP="00DF7288">
            <w:pPr>
              <w:jc w:val="both"/>
            </w:pPr>
            <w:r>
              <w:t>-Personal comprometido a realizar las actividades de enseñanza de la mejor manera</w:t>
            </w:r>
            <w:r w:rsidR="00C775B1">
              <w:t>.</w:t>
            </w:r>
          </w:p>
          <w:p w14:paraId="2A044E97" w14:textId="52D5CEC4" w:rsidR="0095248B" w:rsidRDefault="00C775B1" w:rsidP="00DF7288">
            <w:pPr>
              <w:jc w:val="both"/>
            </w:pPr>
            <w:r>
              <w:t>-P</w:t>
            </w:r>
            <w:r w:rsidR="0095248B">
              <w:t>ersonal que cuenta con habilidades tecnológicas para llevar a cabo una buena comunicación</w:t>
            </w:r>
            <w:r>
              <w:t>.</w:t>
            </w:r>
          </w:p>
          <w:p w14:paraId="2D35359C" w14:textId="6A1A15A7" w:rsidR="0095248B" w:rsidRDefault="00C775B1" w:rsidP="00DF7288">
            <w:pPr>
              <w:jc w:val="both"/>
            </w:pPr>
            <w:r>
              <w:t>-E</w:t>
            </w:r>
            <w:r w:rsidR="0095248B">
              <w:t>xperiencia del personal en el manejo de grupos de jóvenes y adolescentes</w:t>
            </w:r>
            <w:r>
              <w:t>.</w:t>
            </w:r>
          </w:p>
          <w:p w14:paraId="2820D588" w14:textId="2F9AA381" w:rsidR="0095248B" w:rsidRDefault="00C775B1" w:rsidP="00DF7288">
            <w:pPr>
              <w:jc w:val="both"/>
            </w:pPr>
            <w:r>
              <w:t>-C</w:t>
            </w:r>
            <w:r w:rsidR="0095248B">
              <w:t>omunicación efectiva con los padres y tutores</w:t>
            </w:r>
            <w:r>
              <w:t>.</w:t>
            </w:r>
          </w:p>
          <w:p w14:paraId="430DA250" w14:textId="3DC907BB" w:rsidR="0095248B" w:rsidRDefault="00C775B1" w:rsidP="00DF7288">
            <w:pPr>
              <w:jc w:val="both"/>
            </w:pPr>
            <w:r>
              <w:t>-B</w:t>
            </w:r>
            <w:r w:rsidR="0095248B">
              <w:t>uenas experiencias de alumnos egresados del plantel.</w:t>
            </w:r>
          </w:p>
        </w:tc>
        <w:tc>
          <w:tcPr>
            <w:tcW w:w="6214" w:type="dxa"/>
          </w:tcPr>
          <w:p w14:paraId="2FC023DF" w14:textId="77777777" w:rsidR="00C775B1" w:rsidRDefault="0095248B" w:rsidP="00DF7288">
            <w:pPr>
              <w:jc w:val="both"/>
              <w:rPr>
                <w:b/>
                <w:bCs/>
              </w:rPr>
            </w:pPr>
            <w:r w:rsidRPr="007F4477">
              <w:rPr>
                <w:b/>
                <w:bCs/>
              </w:rPr>
              <w:t>DEBILIDADES</w:t>
            </w:r>
            <w:r>
              <w:rPr>
                <w:b/>
                <w:bCs/>
              </w:rPr>
              <w:t xml:space="preserve">: </w:t>
            </w:r>
          </w:p>
          <w:p w14:paraId="3DBFFA60" w14:textId="6449EDF5" w:rsidR="00C775B1" w:rsidRDefault="00C775B1" w:rsidP="00DF7288">
            <w:pPr>
              <w:jc w:val="both"/>
            </w:pPr>
            <w:r>
              <w:t>-</w:t>
            </w:r>
            <w:r w:rsidR="0095248B">
              <w:t>La ubicación de la escuela es lejana a la comunidad</w:t>
            </w:r>
            <w:r>
              <w:t>.</w:t>
            </w:r>
          </w:p>
          <w:p w14:paraId="02DA93D8" w14:textId="77777777" w:rsidR="00C775B1" w:rsidRDefault="00C775B1" w:rsidP="00DF7288">
            <w:pPr>
              <w:jc w:val="both"/>
            </w:pPr>
            <w:r>
              <w:t>-N</w:t>
            </w:r>
            <w:r w:rsidR="0095248B">
              <w:t>o se cuenta con instalaciones óptimas para las capacitaciones que ofrece la escuela</w:t>
            </w:r>
            <w:r>
              <w:t>.</w:t>
            </w:r>
          </w:p>
          <w:p w14:paraId="7A68B869" w14:textId="77777777" w:rsidR="00C775B1" w:rsidRDefault="00C775B1" w:rsidP="00DF7288">
            <w:pPr>
              <w:jc w:val="both"/>
            </w:pPr>
            <w:r>
              <w:t>-E</w:t>
            </w:r>
            <w:r w:rsidR="0095248B">
              <w:t>l plantel no cuenta con servicio de internet para estudiantes.</w:t>
            </w:r>
          </w:p>
          <w:p w14:paraId="7D18B64B" w14:textId="6C382F70" w:rsidR="0095248B" w:rsidRDefault="00C775B1" w:rsidP="00DF7288">
            <w:pPr>
              <w:jc w:val="both"/>
            </w:pPr>
            <w:r>
              <w:t>-R</w:t>
            </w:r>
            <w:r w:rsidR="0095248B">
              <w:t>iesgo para los estudiantes al ubicarse el plantel a orilla de la carretera.</w:t>
            </w:r>
          </w:p>
        </w:tc>
      </w:tr>
      <w:tr w:rsidR="0095248B" w14:paraId="22D312A4" w14:textId="77777777" w:rsidTr="0095248B">
        <w:tc>
          <w:tcPr>
            <w:tcW w:w="6214" w:type="dxa"/>
          </w:tcPr>
          <w:p w14:paraId="7CBDB333" w14:textId="77777777" w:rsidR="00C775B1" w:rsidRDefault="0095248B" w:rsidP="00DF7288">
            <w:pPr>
              <w:jc w:val="both"/>
              <w:rPr>
                <w:b/>
                <w:bCs/>
              </w:rPr>
            </w:pPr>
            <w:r w:rsidRPr="00D6457F">
              <w:rPr>
                <w:b/>
                <w:bCs/>
              </w:rPr>
              <w:t>OPORTUNIDADES</w:t>
            </w:r>
            <w:r>
              <w:rPr>
                <w:b/>
                <w:bCs/>
              </w:rPr>
              <w:t xml:space="preserve">: </w:t>
            </w:r>
          </w:p>
          <w:p w14:paraId="31CCDF1C" w14:textId="77777777" w:rsidR="00C775B1" w:rsidRDefault="00C775B1" w:rsidP="00DF7288">
            <w:pPr>
              <w:jc w:val="both"/>
            </w:pPr>
            <w:r>
              <w:t>-</w:t>
            </w:r>
            <w:r w:rsidR="0095248B">
              <w:t>Oferta educativa con cuotas económicas de nivel medio superior en la región</w:t>
            </w:r>
            <w:r>
              <w:t>.</w:t>
            </w:r>
          </w:p>
          <w:p w14:paraId="4BF8C586" w14:textId="5F3F9870" w:rsidR="0095248B" w:rsidRDefault="00C775B1" w:rsidP="00DF7288">
            <w:pPr>
              <w:jc w:val="both"/>
            </w:pPr>
            <w:r>
              <w:t>-T</w:t>
            </w:r>
            <w:r w:rsidR="0095248B">
              <w:t>ramitación de becas federales al 100% de los estudiantes</w:t>
            </w:r>
            <w:r w:rsidR="00686036">
              <w:t xml:space="preserve"> (beca Benito </w:t>
            </w:r>
            <w:proofErr w:type="spellStart"/>
            <w:r w:rsidR="00686036">
              <w:t>Juarez</w:t>
            </w:r>
            <w:proofErr w:type="spellEnd"/>
            <w:r w:rsidR="00686036">
              <w:t>)</w:t>
            </w:r>
            <w:r w:rsidR="0095248B">
              <w:t>.</w:t>
            </w:r>
          </w:p>
        </w:tc>
        <w:tc>
          <w:tcPr>
            <w:tcW w:w="6214" w:type="dxa"/>
          </w:tcPr>
          <w:p w14:paraId="0E7A5502" w14:textId="77777777" w:rsidR="00C775B1" w:rsidRDefault="0095248B" w:rsidP="00DF7288">
            <w:pPr>
              <w:jc w:val="both"/>
              <w:rPr>
                <w:b/>
                <w:bCs/>
              </w:rPr>
            </w:pPr>
            <w:r w:rsidRPr="00EB397B">
              <w:rPr>
                <w:b/>
                <w:bCs/>
              </w:rPr>
              <w:t>AMENAZAS:</w:t>
            </w:r>
            <w:r>
              <w:rPr>
                <w:b/>
                <w:bCs/>
              </w:rPr>
              <w:t xml:space="preserve"> </w:t>
            </w:r>
          </w:p>
          <w:p w14:paraId="544E4756" w14:textId="77777777" w:rsidR="00C775B1" w:rsidRDefault="00C775B1" w:rsidP="00C775B1">
            <w:pPr>
              <w:jc w:val="both"/>
            </w:pPr>
            <w:r>
              <w:rPr>
                <w:b/>
                <w:bCs/>
              </w:rPr>
              <w:t>-</w:t>
            </w:r>
            <w:r w:rsidR="0095248B" w:rsidRPr="00EB397B">
              <w:t>Competencia por</w:t>
            </w:r>
            <w:r w:rsidR="0095248B">
              <w:t xml:space="preserve"> parte del CECYTE en la misma localidad con mejores instalaciones y mayor presupuesto</w:t>
            </w:r>
            <w:r>
              <w:t>.</w:t>
            </w:r>
          </w:p>
          <w:p w14:paraId="045D149A" w14:textId="77777777" w:rsidR="00C775B1" w:rsidRDefault="00C775B1" w:rsidP="00C775B1">
            <w:pPr>
              <w:jc w:val="both"/>
            </w:pPr>
            <w:r>
              <w:t>-A</w:t>
            </w:r>
            <w:r w:rsidR="0095248B">
              <w:t>pertura reciente de una preparatoria BUAP en el municipio, con mucha difusión por parte del Ayuntamiento y autoridades locales</w:t>
            </w:r>
            <w:r>
              <w:t>.</w:t>
            </w:r>
          </w:p>
          <w:p w14:paraId="48A50112" w14:textId="77777777" w:rsidR="00C775B1" w:rsidRDefault="00C775B1" w:rsidP="00C775B1">
            <w:pPr>
              <w:jc w:val="both"/>
            </w:pPr>
            <w:r>
              <w:t>-F</w:t>
            </w:r>
            <w:r w:rsidR="0095248B">
              <w:t>alta de recursos para hacer más confortable la estancia en la escuela</w:t>
            </w:r>
            <w:r>
              <w:t>.</w:t>
            </w:r>
          </w:p>
          <w:p w14:paraId="555B2E5A" w14:textId="77777777" w:rsidR="00C775B1" w:rsidRDefault="00C775B1" w:rsidP="00C775B1">
            <w:pPr>
              <w:jc w:val="both"/>
            </w:pPr>
            <w:r>
              <w:t>-F</w:t>
            </w:r>
            <w:r w:rsidR="0095248B">
              <w:t>alta de interés de los alumnos por estudiar</w:t>
            </w:r>
            <w:r>
              <w:t>.</w:t>
            </w:r>
          </w:p>
          <w:p w14:paraId="155DD8E3" w14:textId="77777777" w:rsidR="00C775B1" w:rsidRDefault="00C775B1" w:rsidP="00C775B1">
            <w:pPr>
              <w:jc w:val="both"/>
            </w:pPr>
            <w:r>
              <w:lastRenderedPageBreak/>
              <w:t>-A</w:t>
            </w:r>
            <w:r w:rsidR="0095248B">
              <w:t>lumnos que trabajan y estudian</w:t>
            </w:r>
            <w:r>
              <w:t>.</w:t>
            </w:r>
          </w:p>
          <w:p w14:paraId="4642C315" w14:textId="77777777" w:rsidR="00C775B1" w:rsidRDefault="00C775B1" w:rsidP="00C775B1">
            <w:pPr>
              <w:jc w:val="both"/>
            </w:pPr>
            <w:r>
              <w:t>-A</w:t>
            </w:r>
            <w:r w:rsidR="0095248B">
              <w:t>lumnos con antecedentes de vandalismo</w:t>
            </w:r>
            <w:r>
              <w:t>.</w:t>
            </w:r>
          </w:p>
          <w:p w14:paraId="21BE7674" w14:textId="612396EE" w:rsidR="0095248B" w:rsidRDefault="00C775B1" w:rsidP="00C775B1">
            <w:pPr>
              <w:jc w:val="both"/>
            </w:pPr>
            <w:r>
              <w:t>-P</w:t>
            </w:r>
            <w:r w:rsidR="0095248B">
              <w:t>eligro en el traslado de los alumnos de la escuela a su casa y viceversa.</w:t>
            </w:r>
          </w:p>
        </w:tc>
      </w:tr>
    </w:tbl>
    <w:p w14:paraId="4E72A550" w14:textId="77777777" w:rsidR="0095248B" w:rsidRDefault="0095248B" w:rsidP="00DF7288">
      <w:pPr>
        <w:jc w:val="both"/>
      </w:pPr>
    </w:p>
    <w:p w14:paraId="0AD936D7" w14:textId="77777777" w:rsidR="0095248B" w:rsidRDefault="0095248B" w:rsidP="00DF7288">
      <w:pPr>
        <w:jc w:val="both"/>
      </w:pPr>
    </w:p>
    <w:p w14:paraId="66A3876A" w14:textId="508D3A99" w:rsidR="00B869B7" w:rsidRPr="00BC259A" w:rsidRDefault="00D579B5" w:rsidP="00200DF7">
      <w:pPr>
        <w:rPr>
          <w:b/>
          <w:sz w:val="28"/>
          <w:szCs w:val="28"/>
        </w:rPr>
      </w:pPr>
      <w:r w:rsidRPr="00DF7288">
        <w:rPr>
          <w:b/>
          <w:sz w:val="28"/>
          <w:szCs w:val="28"/>
        </w:rPr>
        <w:t>PRIORIZACI</w:t>
      </w:r>
      <w:r w:rsidR="006C0C28">
        <w:rPr>
          <w:b/>
          <w:sz w:val="28"/>
          <w:szCs w:val="28"/>
        </w:rPr>
        <w:t>Ó</w:t>
      </w:r>
      <w:r w:rsidR="00200DF7" w:rsidRPr="00DF7288">
        <w:rPr>
          <w:b/>
          <w:sz w:val="28"/>
          <w:szCs w:val="28"/>
        </w:rPr>
        <w:t>N DE CATEGOR</w:t>
      </w:r>
      <w:r w:rsidR="006C0C28">
        <w:rPr>
          <w:b/>
          <w:sz w:val="28"/>
          <w:szCs w:val="28"/>
        </w:rPr>
        <w:t>Í</w:t>
      </w:r>
      <w:r w:rsidR="00200DF7" w:rsidRPr="00DF7288">
        <w:rPr>
          <w:b/>
          <w:sz w:val="28"/>
          <w:szCs w:val="28"/>
        </w:rPr>
        <w:t>AS</w:t>
      </w:r>
    </w:p>
    <w:p w14:paraId="2A8ED450" w14:textId="1ACB989A" w:rsidR="00200DF7" w:rsidRDefault="00200DF7" w:rsidP="00EB3322">
      <w:pPr>
        <w:jc w:val="both"/>
      </w:pPr>
      <w:r>
        <w:t xml:space="preserve">La tarea contra el abandono escolar en la Educación Media Superior </w:t>
      </w:r>
      <w:r w:rsidR="00D638AA">
        <w:t xml:space="preserve">y la NEM </w:t>
      </w:r>
      <w:r>
        <w:t xml:space="preserve">representa una acción a favor de los estudiantes y es fundamental para cumplir el objetivo de la educación. </w:t>
      </w:r>
    </w:p>
    <w:p w14:paraId="4473BCA1" w14:textId="3D46925C" w:rsidR="00200DF7" w:rsidRDefault="00200DF7" w:rsidP="00EB3322">
      <w:pPr>
        <w:jc w:val="both"/>
      </w:pPr>
      <w:r>
        <w:t>La responsabilidad de l</w:t>
      </w:r>
      <w:r w:rsidR="00CA2C87">
        <w:t>a educación</w:t>
      </w:r>
      <w:r>
        <w:t xml:space="preserve"> de los jóvenes debe ser entendida com</w:t>
      </w:r>
      <w:r w:rsidR="00B869B7">
        <w:t>o u</w:t>
      </w:r>
      <w:r w:rsidR="009E02A3">
        <w:t xml:space="preserve">na </w:t>
      </w:r>
      <w:r w:rsidR="003D627E">
        <w:t>responsabilidad colaborativa</w:t>
      </w:r>
      <w:r w:rsidR="00CA2C87">
        <w:t xml:space="preserve"> entre</w:t>
      </w:r>
      <w:r>
        <w:t xml:space="preserve"> estudiante, </w:t>
      </w:r>
      <w:r w:rsidR="0092096F">
        <w:t>responsable administrativo</w:t>
      </w:r>
      <w:r w:rsidR="004746FC">
        <w:t xml:space="preserve">, </w:t>
      </w:r>
      <w:r>
        <w:t>docentes, padres de familia, autoridades locales, regionales y sociedad en general</w:t>
      </w:r>
      <w:r w:rsidR="00CA2C87">
        <w:t>, c</w:t>
      </w:r>
      <w:r>
        <w:t>onsideramos que s</w:t>
      </w:r>
      <w:r w:rsidR="0092096F">
        <w:t xml:space="preserve">i </w:t>
      </w:r>
      <w:r>
        <w:t>p</w:t>
      </w:r>
      <w:r w:rsidR="00CA2C87">
        <w:t xml:space="preserve">odemos </w:t>
      </w:r>
      <w:r>
        <w:t xml:space="preserve">hacer algo y </w:t>
      </w:r>
      <w:r w:rsidR="00CA2C87">
        <w:t>lo debemos</w:t>
      </w:r>
      <w:r>
        <w:t xml:space="preserve"> de hacer</w:t>
      </w:r>
      <w:r w:rsidR="003525FE">
        <w:t>.</w:t>
      </w:r>
    </w:p>
    <w:p w14:paraId="271855D7" w14:textId="3B9BC94D" w:rsidR="00200DF7" w:rsidRDefault="00627C91" w:rsidP="00EB3322">
      <w:pPr>
        <w:jc w:val="both"/>
      </w:pPr>
      <w:r>
        <w:t>A través de e</w:t>
      </w:r>
      <w:r w:rsidR="00F3401D">
        <w:t xml:space="preserve">stas acciones inmediatas de prevención y atención </w:t>
      </w:r>
      <w:r>
        <w:t>d</w:t>
      </w:r>
      <w:r w:rsidR="00F3401D">
        <w:t>el abandono</w:t>
      </w:r>
      <w:r w:rsidR="004746FC">
        <w:t xml:space="preserve"> escolar</w:t>
      </w:r>
      <w:r w:rsidR="00CA2C87">
        <w:t xml:space="preserve"> con las que </w:t>
      </w:r>
      <w:r w:rsidR="003525FE">
        <w:t xml:space="preserve">es necesario </w:t>
      </w:r>
      <w:r w:rsidR="00F3401D">
        <w:t>fortalece</w:t>
      </w:r>
      <w:r w:rsidR="003525FE">
        <w:t>r</w:t>
      </w:r>
      <w:r w:rsidR="00F3401D">
        <w:t xml:space="preserve"> la identidad de los</w:t>
      </w:r>
      <w:r w:rsidR="00C903A4">
        <w:t xml:space="preserve"> estudiantes la cual se debe respaldar </w:t>
      </w:r>
      <w:r w:rsidR="00F03FBB">
        <w:t>con el</w:t>
      </w:r>
      <w:r w:rsidR="00F3401D">
        <w:t xml:space="preserve"> </w:t>
      </w:r>
      <w:r w:rsidR="00C903A4">
        <w:t xml:space="preserve">marco </w:t>
      </w:r>
      <w:r w:rsidR="00F3401D">
        <w:t xml:space="preserve">normativo de la escuela, sus leyes y reglamentos, los programas educativos, los planes y programas de </w:t>
      </w:r>
      <w:r w:rsidR="003D627E">
        <w:t>estudio, las</w:t>
      </w:r>
      <w:r w:rsidR="00F3401D">
        <w:t xml:space="preserve"> formas de financiamiento, los libros de </w:t>
      </w:r>
      <w:r w:rsidR="0092096F">
        <w:t>apoyo</w:t>
      </w:r>
      <w:r w:rsidR="00F3401D">
        <w:t>, la formación de sus profesores, incluso la condición económica de su familia.</w:t>
      </w:r>
    </w:p>
    <w:p w14:paraId="6BA1DB6A" w14:textId="5B7F814F" w:rsidR="00F3401D" w:rsidRDefault="004746FC" w:rsidP="00EB3322">
      <w:pPr>
        <w:jc w:val="both"/>
      </w:pPr>
      <w:r>
        <w:t>De acuerdo con</w:t>
      </w:r>
      <w:r w:rsidR="00F3401D">
        <w:t xml:space="preserve"> los indicadores obtenidos el año anterior, el abandono escolar</w:t>
      </w:r>
      <w:r w:rsidR="00A73581">
        <w:t xml:space="preserve"> en nuestro plantel alcanzo el </w:t>
      </w:r>
      <w:r>
        <w:t>3.5</w:t>
      </w:r>
      <w:r w:rsidR="00A73581">
        <w:t xml:space="preserve"> </w:t>
      </w:r>
      <w:r w:rsidR="00F3401D">
        <w:t xml:space="preserve">%. </w:t>
      </w:r>
      <w:r>
        <w:t xml:space="preserve"> </w:t>
      </w:r>
      <w:r w:rsidR="00F3401D">
        <w:t>A pesar de que es mínima la cantidad, tenemos que implementar actividades para mejorar nuestros resultados.</w:t>
      </w:r>
    </w:p>
    <w:p w14:paraId="3B6B6832" w14:textId="77777777" w:rsidR="00F3401D" w:rsidRDefault="00F3401D" w:rsidP="00EB3322">
      <w:pPr>
        <w:jc w:val="both"/>
      </w:pPr>
      <w:r>
        <w:t>Para ello nos quedamos con la premisa de que: “un estudiante es más que suficiente para preocuparnos”.</w:t>
      </w:r>
    </w:p>
    <w:p w14:paraId="22891537" w14:textId="3768F758" w:rsidR="00A73581" w:rsidRDefault="00A73581" w:rsidP="00EB3322">
      <w:pPr>
        <w:jc w:val="both"/>
      </w:pPr>
      <w:r>
        <w:t>Para enfatizar el trabajo</w:t>
      </w:r>
      <w:r w:rsidRPr="00A73581">
        <w:t xml:space="preserve"> </w:t>
      </w:r>
      <w:r>
        <w:t xml:space="preserve">educativo </w:t>
      </w:r>
      <w:r w:rsidR="00F3401D">
        <w:t xml:space="preserve">se prioriza la necesidad </w:t>
      </w:r>
      <w:r w:rsidR="003D627E">
        <w:t>de seguir</w:t>
      </w:r>
      <w:r>
        <w:t xml:space="preserve"> </w:t>
      </w:r>
      <w:r w:rsidR="003D627E">
        <w:t>implementando el</w:t>
      </w:r>
      <w:r w:rsidR="00F3401D">
        <w:t xml:space="preserve"> uso y aplicación </w:t>
      </w:r>
      <w:r w:rsidR="008670B8">
        <w:t xml:space="preserve">de las </w:t>
      </w:r>
      <w:proofErr w:type="spellStart"/>
      <w:r w:rsidR="008670B8">
        <w:t>TIC</w:t>
      </w:r>
      <w:r w:rsidR="00CD51DE">
        <w:t>AC,</w:t>
      </w:r>
      <w:r w:rsidR="008670B8">
        <w:t>s</w:t>
      </w:r>
      <w:proofErr w:type="spellEnd"/>
      <w:r w:rsidR="008670B8">
        <w:t>”.</w:t>
      </w:r>
    </w:p>
    <w:p w14:paraId="7FFFAAA8" w14:textId="0FF04BB9" w:rsidR="00F3401D" w:rsidRDefault="003D627E" w:rsidP="00A73581">
      <w:pPr>
        <w:jc w:val="both"/>
      </w:pPr>
      <w:r>
        <w:t>Una situación</w:t>
      </w:r>
      <w:r w:rsidR="00F3401D">
        <w:t xml:space="preserve"> de enseñanza no es un hecho fortuito ni puntual, sino que exige una planificación previa, con el fin de lograr que el aprender res</w:t>
      </w:r>
      <w:r w:rsidR="00A0368F">
        <w:t xml:space="preserve">ulte para los estudiantes </w:t>
      </w:r>
      <w:r>
        <w:t>un proceso</w:t>
      </w:r>
      <w:r w:rsidR="00F3401D">
        <w:t xml:space="preserve"> dinámico, enriquecedor, de complejidad creciente y fundamentada sobre s</w:t>
      </w:r>
      <w:r w:rsidR="00A50389">
        <w:t>ó</w:t>
      </w:r>
      <w:r w:rsidR="00F3401D">
        <w:t xml:space="preserve">lidos criterios </w:t>
      </w:r>
      <w:r w:rsidR="00F11CCC">
        <w:t xml:space="preserve">pedagógicos y actualización </w:t>
      </w:r>
      <w:r w:rsidR="00003210">
        <w:t>continua</w:t>
      </w:r>
      <w:r w:rsidR="00F3401D">
        <w:t xml:space="preserve"> del personal directivo y docente.</w:t>
      </w:r>
      <w:r w:rsidR="00BC259A">
        <w:t xml:space="preserve"> </w:t>
      </w:r>
      <w:r w:rsidR="00F3401D">
        <w:t xml:space="preserve">El objetivo de planificar es tomar cada vez las mejores decisiones para lograr que los estudiantes desarrollen competencias para la vida. </w:t>
      </w:r>
    </w:p>
    <w:p w14:paraId="0E42DA68" w14:textId="37ACC84A" w:rsidR="0077759A" w:rsidRDefault="00003210" w:rsidP="00EB3322">
      <w:pPr>
        <w:jc w:val="both"/>
      </w:pPr>
      <w:r>
        <w:lastRenderedPageBreak/>
        <w:t>Es</w:t>
      </w:r>
      <w:r w:rsidR="002F6099">
        <w:t xml:space="preserve"> necesario que los docentes del Bachillerato</w:t>
      </w:r>
      <w:r w:rsidR="00A0368F">
        <w:t xml:space="preserve"> </w:t>
      </w:r>
      <w:r w:rsidR="003D627E">
        <w:t>“Alfonso</w:t>
      </w:r>
      <w:r w:rsidR="002F6099">
        <w:t xml:space="preserve"> de la Madrid Vidaurreta</w:t>
      </w:r>
      <w:r w:rsidR="00A0368F">
        <w:t>”</w:t>
      </w:r>
      <w:r>
        <w:t>, sigan actualizándose</w:t>
      </w:r>
      <w:r w:rsidR="002F6099">
        <w:t xml:space="preserve"> en la </w:t>
      </w:r>
      <w:r w:rsidR="00B337DA">
        <w:t>elaboración</w:t>
      </w:r>
      <w:r w:rsidR="002F6099">
        <w:t xml:space="preserve"> de </w:t>
      </w:r>
      <w:r w:rsidR="008670B8">
        <w:t>Plan</w:t>
      </w:r>
      <w:r w:rsidR="00A50389">
        <w:t>es de clase</w:t>
      </w:r>
      <w:r w:rsidR="004746FC">
        <w:t>,</w:t>
      </w:r>
      <w:r w:rsidR="008670B8">
        <w:t xml:space="preserve"> </w:t>
      </w:r>
      <w:r w:rsidR="004746FC">
        <w:t>así</w:t>
      </w:r>
      <w:r w:rsidR="008670B8">
        <w:t xml:space="preserve"> como </w:t>
      </w:r>
      <w:r w:rsidR="004746FC">
        <w:t xml:space="preserve">en </w:t>
      </w:r>
      <w:r w:rsidR="008670B8">
        <w:t>el uso de herramientas digitales</w:t>
      </w:r>
      <w:r w:rsidR="003D627E">
        <w:t>, para</w:t>
      </w:r>
      <w:r>
        <w:t xml:space="preserve"> </w:t>
      </w:r>
      <w:r w:rsidR="003D627E">
        <w:t>crear escenarios</w:t>
      </w:r>
      <w:r w:rsidR="002F6099">
        <w:t xml:space="preserve"> de aprendizaje</w:t>
      </w:r>
      <w:r w:rsidR="00A50389">
        <w:t xml:space="preserve"> que </w:t>
      </w:r>
      <w:r w:rsidR="00A0368F">
        <w:t>se vea</w:t>
      </w:r>
      <w:r w:rsidR="00A50389">
        <w:t>n</w:t>
      </w:r>
      <w:r w:rsidR="00A0368F">
        <w:t xml:space="preserve"> reflejado</w:t>
      </w:r>
      <w:r w:rsidR="00A50389">
        <w:t>s</w:t>
      </w:r>
      <w:r w:rsidR="004746FC">
        <w:t xml:space="preserve"> en el aprendizaje de</w:t>
      </w:r>
      <w:r w:rsidR="00A0368F">
        <w:t xml:space="preserve"> los </w:t>
      </w:r>
      <w:r w:rsidR="003D627E">
        <w:t>estudiantes</w:t>
      </w:r>
      <w:r>
        <w:t xml:space="preserve"> </w:t>
      </w:r>
      <w:r w:rsidR="003D627E">
        <w:t>y aplicar</w:t>
      </w:r>
      <w:r w:rsidR="00A0368F">
        <w:t xml:space="preserve"> </w:t>
      </w:r>
      <w:r w:rsidR="00A50389">
        <w:t>lo</w:t>
      </w:r>
      <w:r w:rsidR="00A0368F">
        <w:t>s conocimientos en su vida diaria</w:t>
      </w:r>
      <w:r w:rsidR="002F6099">
        <w:t>.</w:t>
      </w:r>
      <w:r w:rsidR="005464E0">
        <w:t xml:space="preserve"> </w:t>
      </w:r>
      <w:r w:rsidR="00A0368F">
        <w:t xml:space="preserve"> </w:t>
      </w:r>
      <w:r w:rsidR="008670B8">
        <w:t>Los ajustes a l</w:t>
      </w:r>
      <w:r w:rsidR="008A7A83">
        <w:t xml:space="preserve">a planeación </w:t>
      </w:r>
      <w:r w:rsidR="00FA10A3">
        <w:t>de acuerdo con</w:t>
      </w:r>
      <w:r w:rsidR="008A7A83">
        <w:t xml:space="preserve"> la NEM </w:t>
      </w:r>
      <w:r w:rsidR="00B337DA">
        <w:t>debe</w:t>
      </w:r>
      <w:r>
        <w:t>n</w:t>
      </w:r>
      <w:r w:rsidR="00B337DA">
        <w:t xml:space="preserve"> partir de situaciones de vida</w:t>
      </w:r>
      <w:r>
        <w:t xml:space="preserve">, </w:t>
      </w:r>
      <w:r w:rsidR="005464E0">
        <w:t>ser significativas y funcionales</w:t>
      </w:r>
      <w:r w:rsidR="004746FC">
        <w:t>.</w:t>
      </w:r>
    </w:p>
    <w:p w14:paraId="35C1867F" w14:textId="77777777" w:rsidR="003D627E" w:rsidRPr="003D627E" w:rsidRDefault="003D627E" w:rsidP="00EB3322">
      <w:pPr>
        <w:jc w:val="both"/>
        <w:rPr>
          <w:sz w:val="16"/>
        </w:rPr>
      </w:pPr>
    </w:p>
    <w:tbl>
      <w:tblPr>
        <w:tblStyle w:val="Listaclara-nfasis1"/>
        <w:tblW w:w="12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3"/>
        <w:gridCol w:w="9113"/>
      </w:tblGrid>
      <w:tr w:rsidR="000D0A4F" w:rsidRPr="000D0A4F" w14:paraId="2CC6BD13" w14:textId="77777777" w:rsidTr="005C0A29">
        <w:trPr>
          <w:cnfStyle w:val="100000000000" w:firstRow="1" w:lastRow="0" w:firstColumn="0" w:lastColumn="0" w:oddVBand="0" w:evenVBand="0" w:oddHBand="0" w:evenHBand="0" w:firstRowFirstColumn="0" w:firstRowLastColumn="0" w:lastRowFirstColumn="0" w:lastRowLastColumn="0"/>
          <w:trHeight w:val="1236"/>
          <w:jc w:val="center"/>
        </w:trPr>
        <w:tc>
          <w:tcPr>
            <w:cnfStyle w:val="001000000000" w:firstRow="0" w:lastRow="0" w:firstColumn="1" w:lastColumn="0" w:oddVBand="0" w:evenVBand="0" w:oddHBand="0" w:evenHBand="0" w:firstRowFirstColumn="0" w:firstRowLastColumn="0" w:lastRowFirstColumn="0" w:lastRowLastColumn="0"/>
            <w:tcW w:w="3073" w:type="dxa"/>
            <w:shd w:val="clear" w:color="auto" w:fill="632423" w:themeFill="accent2" w:themeFillShade="80"/>
          </w:tcPr>
          <w:p w14:paraId="5C519140" w14:textId="77777777" w:rsidR="00EA1E7A" w:rsidRPr="000162B2" w:rsidRDefault="00EA1E7A" w:rsidP="00EA1E7A">
            <w:pPr>
              <w:jc w:val="center"/>
              <w:rPr>
                <w:color w:val="F2F2F2" w:themeColor="background1" w:themeShade="F2"/>
                <w:sz w:val="44"/>
              </w:rPr>
            </w:pPr>
            <w:r w:rsidRPr="000162B2">
              <w:rPr>
                <w:color w:val="F2F2F2" w:themeColor="background1" w:themeShade="F2"/>
                <w:sz w:val="44"/>
              </w:rPr>
              <w:t>Orden de</w:t>
            </w:r>
          </w:p>
          <w:p w14:paraId="403E194B" w14:textId="77777777" w:rsidR="00EA1E7A" w:rsidRPr="000162B2" w:rsidRDefault="00003210" w:rsidP="00EA1E7A">
            <w:pPr>
              <w:jc w:val="center"/>
              <w:rPr>
                <w:color w:val="F2F2F2" w:themeColor="background1" w:themeShade="F2"/>
                <w:sz w:val="44"/>
              </w:rPr>
            </w:pPr>
            <w:r w:rsidRPr="000162B2">
              <w:rPr>
                <w:color w:val="F2F2F2" w:themeColor="background1" w:themeShade="F2"/>
                <w:sz w:val="44"/>
              </w:rPr>
              <w:t>atención</w:t>
            </w:r>
          </w:p>
        </w:tc>
        <w:tc>
          <w:tcPr>
            <w:tcW w:w="9113" w:type="dxa"/>
            <w:shd w:val="clear" w:color="auto" w:fill="632423" w:themeFill="accent2" w:themeFillShade="80"/>
          </w:tcPr>
          <w:p w14:paraId="295D324E" w14:textId="77777777" w:rsidR="00003210" w:rsidRPr="000162B2" w:rsidRDefault="00003210" w:rsidP="00EA1E7A">
            <w:pPr>
              <w:jc w:val="center"/>
              <w:cnfStyle w:val="100000000000" w:firstRow="1" w:lastRow="0" w:firstColumn="0" w:lastColumn="0" w:oddVBand="0" w:evenVBand="0" w:oddHBand="0" w:evenHBand="0" w:firstRowFirstColumn="0" w:firstRowLastColumn="0" w:lastRowFirstColumn="0" w:lastRowLastColumn="0"/>
              <w:rPr>
                <w:color w:val="F2F2F2" w:themeColor="background1" w:themeShade="F2"/>
                <w:sz w:val="44"/>
              </w:rPr>
            </w:pPr>
          </w:p>
          <w:p w14:paraId="775FAEED" w14:textId="77777777" w:rsidR="00EA1E7A" w:rsidRPr="000162B2" w:rsidRDefault="000D0A4F" w:rsidP="00EA1E7A">
            <w:pPr>
              <w:jc w:val="center"/>
              <w:cnfStyle w:val="100000000000" w:firstRow="1" w:lastRow="0" w:firstColumn="0" w:lastColumn="0" w:oddVBand="0" w:evenVBand="0" w:oddHBand="0" w:evenHBand="0" w:firstRowFirstColumn="0" w:firstRowLastColumn="0" w:lastRowFirstColumn="0" w:lastRowLastColumn="0"/>
              <w:rPr>
                <w:color w:val="F2F2F2" w:themeColor="background1" w:themeShade="F2"/>
                <w:sz w:val="44"/>
              </w:rPr>
            </w:pPr>
            <w:r w:rsidRPr="000162B2">
              <w:rPr>
                <w:color w:val="F2F2F2" w:themeColor="background1" w:themeShade="F2"/>
                <w:sz w:val="44"/>
              </w:rPr>
              <w:t>Categorías</w:t>
            </w:r>
          </w:p>
        </w:tc>
      </w:tr>
      <w:tr w:rsidR="00BA6F1F" w14:paraId="1B199E9C" w14:textId="77777777" w:rsidTr="005C0A29">
        <w:trPr>
          <w:cnfStyle w:val="000000100000" w:firstRow="0" w:lastRow="0" w:firstColumn="0" w:lastColumn="0" w:oddVBand="0" w:evenVBand="0" w:oddHBand="1" w:evenHBand="0" w:firstRowFirstColumn="0" w:firstRowLastColumn="0" w:lastRowFirstColumn="0" w:lastRowLastColumn="0"/>
          <w:trHeight w:val="559"/>
          <w:jc w:val="center"/>
        </w:trPr>
        <w:tc>
          <w:tcPr>
            <w:cnfStyle w:val="001000000000" w:firstRow="0" w:lastRow="0" w:firstColumn="1" w:lastColumn="0" w:oddVBand="0" w:evenVBand="0" w:oddHBand="0" w:evenHBand="0" w:firstRowFirstColumn="0" w:firstRowLastColumn="0" w:lastRowFirstColumn="0" w:lastRowLastColumn="0"/>
            <w:tcW w:w="3073" w:type="dxa"/>
            <w:tcBorders>
              <w:top w:val="none" w:sz="0" w:space="0" w:color="auto"/>
              <w:left w:val="none" w:sz="0" w:space="0" w:color="auto"/>
              <w:bottom w:val="none" w:sz="0" w:space="0" w:color="auto"/>
            </w:tcBorders>
          </w:tcPr>
          <w:p w14:paraId="5F5048DC" w14:textId="77777777" w:rsidR="00BA6F1F" w:rsidRPr="00EA1E7A" w:rsidRDefault="00BA6F1F" w:rsidP="00BA6F1F">
            <w:pPr>
              <w:jc w:val="center"/>
              <w:rPr>
                <w:sz w:val="44"/>
              </w:rPr>
            </w:pPr>
            <w:r w:rsidRPr="00EA1E7A">
              <w:rPr>
                <w:sz w:val="44"/>
              </w:rPr>
              <w:t>1</w:t>
            </w:r>
          </w:p>
        </w:tc>
        <w:tc>
          <w:tcPr>
            <w:tcW w:w="9113" w:type="dxa"/>
            <w:tcBorders>
              <w:top w:val="none" w:sz="0" w:space="0" w:color="auto"/>
              <w:bottom w:val="none" w:sz="0" w:space="0" w:color="auto"/>
              <w:right w:val="none" w:sz="0" w:space="0" w:color="auto"/>
            </w:tcBorders>
          </w:tcPr>
          <w:p w14:paraId="2607FA4A" w14:textId="70B452EA" w:rsidR="00BA6F1F" w:rsidRPr="00EA1E7A" w:rsidRDefault="005C0A29" w:rsidP="005C0A29">
            <w:pPr>
              <w:tabs>
                <w:tab w:val="left" w:pos="2340"/>
              </w:tabs>
              <w:spacing w:after="200" w:line="276" w:lineRule="auto"/>
              <w:cnfStyle w:val="000000100000" w:firstRow="0" w:lastRow="0" w:firstColumn="0" w:lastColumn="0" w:oddVBand="0" w:evenVBand="0" w:oddHBand="1" w:evenHBand="0" w:firstRowFirstColumn="0" w:firstRowLastColumn="0" w:lastRowFirstColumn="0" w:lastRowLastColumn="0"/>
              <w:rPr>
                <w:sz w:val="44"/>
              </w:rPr>
            </w:pPr>
            <w:r w:rsidRPr="005C0A29">
              <w:rPr>
                <w:sz w:val="44"/>
              </w:rPr>
              <w:t>Desarrollo académico y del aprendizaje</w:t>
            </w:r>
            <w:r>
              <w:rPr>
                <w:sz w:val="44"/>
              </w:rPr>
              <w:t>.</w:t>
            </w:r>
          </w:p>
        </w:tc>
      </w:tr>
      <w:tr w:rsidR="00BA6F1F" w14:paraId="729A8F7A" w14:textId="77777777" w:rsidTr="005C0A29">
        <w:trPr>
          <w:trHeight w:val="787"/>
          <w:jc w:val="center"/>
        </w:trPr>
        <w:tc>
          <w:tcPr>
            <w:cnfStyle w:val="001000000000" w:firstRow="0" w:lastRow="0" w:firstColumn="1" w:lastColumn="0" w:oddVBand="0" w:evenVBand="0" w:oddHBand="0" w:evenHBand="0" w:firstRowFirstColumn="0" w:firstRowLastColumn="0" w:lastRowFirstColumn="0" w:lastRowLastColumn="0"/>
            <w:tcW w:w="3073" w:type="dxa"/>
          </w:tcPr>
          <w:p w14:paraId="40E68337" w14:textId="77777777" w:rsidR="00BA6F1F" w:rsidRPr="00EA1E7A" w:rsidRDefault="00BA6F1F" w:rsidP="00BA6F1F">
            <w:pPr>
              <w:jc w:val="center"/>
              <w:rPr>
                <w:sz w:val="44"/>
              </w:rPr>
            </w:pPr>
            <w:r w:rsidRPr="00EA1E7A">
              <w:rPr>
                <w:sz w:val="44"/>
              </w:rPr>
              <w:t>2</w:t>
            </w:r>
          </w:p>
        </w:tc>
        <w:tc>
          <w:tcPr>
            <w:tcW w:w="9113" w:type="dxa"/>
          </w:tcPr>
          <w:p w14:paraId="6644A5D3" w14:textId="32B5D879" w:rsidR="00BA6F1F" w:rsidRPr="005C0A29" w:rsidRDefault="005C0A29" w:rsidP="005C0A29">
            <w:pPr>
              <w:tabs>
                <w:tab w:val="num" w:pos="720"/>
                <w:tab w:val="left" w:pos="2340"/>
              </w:tabs>
              <w:spacing w:after="200" w:line="276" w:lineRule="auto"/>
              <w:cnfStyle w:val="000000000000" w:firstRow="0" w:lastRow="0" w:firstColumn="0" w:lastColumn="0" w:oddVBand="0" w:evenVBand="0" w:oddHBand="0" w:evenHBand="0" w:firstRowFirstColumn="0" w:firstRowLastColumn="0" w:lastRowFirstColumn="0" w:lastRowLastColumn="0"/>
              <w:rPr>
                <w:sz w:val="44"/>
              </w:rPr>
            </w:pPr>
            <w:r w:rsidRPr="005C0A29">
              <w:rPr>
                <w:sz w:val="44"/>
              </w:rPr>
              <w:t>Gestión y Administración Escolar</w:t>
            </w:r>
            <w:r>
              <w:rPr>
                <w:sz w:val="44"/>
              </w:rPr>
              <w:t>.</w:t>
            </w:r>
          </w:p>
        </w:tc>
      </w:tr>
      <w:tr w:rsidR="00BA6F1F" w14:paraId="189B71BD" w14:textId="77777777" w:rsidTr="005C0A29">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3073" w:type="dxa"/>
          </w:tcPr>
          <w:p w14:paraId="2E7F36E1" w14:textId="77777777" w:rsidR="00BA6F1F" w:rsidRPr="00EA1E7A" w:rsidRDefault="00BA6F1F" w:rsidP="00BA6F1F">
            <w:pPr>
              <w:jc w:val="center"/>
              <w:rPr>
                <w:sz w:val="44"/>
              </w:rPr>
            </w:pPr>
            <w:r>
              <w:rPr>
                <w:sz w:val="44"/>
              </w:rPr>
              <w:t>3</w:t>
            </w:r>
          </w:p>
        </w:tc>
        <w:tc>
          <w:tcPr>
            <w:tcW w:w="9113" w:type="dxa"/>
          </w:tcPr>
          <w:p w14:paraId="61691D71" w14:textId="6CFF8621" w:rsidR="00BA6F1F" w:rsidRPr="00EA1E7A" w:rsidRDefault="005C0A29" w:rsidP="005C0A29">
            <w:pPr>
              <w:cnfStyle w:val="000000100000" w:firstRow="0" w:lastRow="0" w:firstColumn="0" w:lastColumn="0" w:oddVBand="0" w:evenVBand="0" w:oddHBand="1" w:evenHBand="0" w:firstRowFirstColumn="0" w:firstRowLastColumn="0" w:lastRowFirstColumn="0" w:lastRowLastColumn="0"/>
              <w:rPr>
                <w:sz w:val="44"/>
              </w:rPr>
            </w:pPr>
            <w:r w:rsidRPr="005C0A29">
              <w:rPr>
                <w:sz w:val="44"/>
              </w:rPr>
              <w:t>Desarrollo socioemocional y prevención de la violencia en la comunidad escolar</w:t>
            </w:r>
            <w:r>
              <w:rPr>
                <w:sz w:val="44"/>
              </w:rPr>
              <w:t>.</w:t>
            </w:r>
          </w:p>
        </w:tc>
      </w:tr>
    </w:tbl>
    <w:p w14:paraId="442F4F37" w14:textId="77777777" w:rsidR="0077759A" w:rsidRDefault="0077759A"/>
    <w:p w14:paraId="465FC4B7" w14:textId="77777777" w:rsidR="00E50B98" w:rsidRDefault="00E50B98"/>
    <w:p w14:paraId="241A6C6E" w14:textId="77777777" w:rsidR="00E50B98" w:rsidRDefault="00E50B98"/>
    <w:p w14:paraId="38EA30D3" w14:textId="77777777" w:rsidR="00E50B98" w:rsidRDefault="00E50B98"/>
    <w:p w14:paraId="78D1822B" w14:textId="77777777" w:rsidR="00E50B98" w:rsidRDefault="00E50B98"/>
    <w:p w14:paraId="5908EB97" w14:textId="77777777" w:rsidR="00E50B98" w:rsidRDefault="00E50B98"/>
    <w:p w14:paraId="11078C69" w14:textId="77777777" w:rsidR="00E50B98" w:rsidRDefault="00E50B98"/>
    <w:p w14:paraId="2EDA5CBE" w14:textId="6A8A8A7B" w:rsidR="00B92CA4" w:rsidRPr="00B92CA4" w:rsidRDefault="00B92CA4" w:rsidP="00B92CA4">
      <w:pPr>
        <w:rPr>
          <w:b/>
          <w:bCs/>
        </w:rPr>
      </w:pPr>
      <w:r w:rsidRPr="00B92CA4">
        <w:rPr>
          <w:b/>
          <w:bCs/>
        </w:rPr>
        <w:lastRenderedPageBreak/>
        <w:t xml:space="preserve">Categoría 1: </w:t>
      </w:r>
      <w:r w:rsidR="005C0A29">
        <w:rPr>
          <w:b/>
          <w:bCs/>
        </w:rPr>
        <w:t>D</w:t>
      </w:r>
      <w:r w:rsidR="00BA6F1F" w:rsidRPr="00BA6F1F">
        <w:rPr>
          <w:b/>
          <w:bCs/>
        </w:rPr>
        <w:t>esarrollo académico y el aprendizaje</w:t>
      </w:r>
    </w:p>
    <w:p w14:paraId="0A249FB2" w14:textId="062A99F5" w:rsidR="00B92CA4" w:rsidRDefault="00B92CA4" w:rsidP="00B92CA4">
      <w:r>
        <w:t xml:space="preserve">Meta: lograr que el 100% de los docentes tome </w:t>
      </w:r>
      <w:r w:rsidR="0095248B">
        <w:t>cursos de</w:t>
      </w:r>
      <w:r>
        <w:t xml:space="preserve"> capacitación en la </w:t>
      </w:r>
      <w:r w:rsidR="00FA10A3">
        <w:t>elaboración de la planeación didáctica con los fundamentos de la NEM</w:t>
      </w:r>
      <w:r>
        <w:t>.</w:t>
      </w:r>
    </w:p>
    <w:tbl>
      <w:tblPr>
        <w:tblStyle w:val="Listaclara-nfasis3"/>
        <w:tblW w:w="12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812"/>
        <w:gridCol w:w="2013"/>
        <w:gridCol w:w="2103"/>
      </w:tblGrid>
      <w:tr w:rsidR="00D860AC" w14:paraId="4795FBB9" w14:textId="77777777" w:rsidTr="00686ED9">
        <w:trPr>
          <w:cnfStyle w:val="100000000000" w:firstRow="1" w:lastRow="0" w:firstColumn="0" w:lastColumn="0" w:oddVBand="0" w:evenVBand="0" w:oddHBand="0" w:evenHBand="0" w:firstRowFirstColumn="0" w:firstRowLastColumn="0" w:lastRowFirstColumn="0" w:lastRowLastColumn="0"/>
          <w:trHeight w:val="664"/>
          <w:jc w:val="center"/>
        </w:trPr>
        <w:tc>
          <w:tcPr>
            <w:cnfStyle w:val="001000000000" w:firstRow="0" w:lastRow="0" w:firstColumn="1" w:lastColumn="0" w:oddVBand="0" w:evenVBand="0" w:oddHBand="0" w:evenHBand="0" w:firstRowFirstColumn="0" w:firstRowLastColumn="0" w:lastRowFirstColumn="0" w:lastRowLastColumn="0"/>
            <w:tcW w:w="2547" w:type="dxa"/>
            <w:shd w:val="clear" w:color="auto" w:fill="632423" w:themeFill="accent2" w:themeFillShade="80"/>
          </w:tcPr>
          <w:p w14:paraId="3A0F2BC2" w14:textId="575DFD62" w:rsidR="00B92CA4" w:rsidRDefault="00B92CA4" w:rsidP="00C363E7">
            <w:pPr>
              <w:jc w:val="center"/>
            </w:pPr>
            <w:r w:rsidRPr="00465B9E">
              <w:rPr>
                <w:color w:val="auto"/>
                <w:sz w:val="32"/>
              </w:rPr>
              <w:t>L</w:t>
            </w:r>
            <w:r w:rsidR="0008777E">
              <w:rPr>
                <w:color w:val="auto"/>
                <w:sz w:val="32"/>
              </w:rPr>
              <w:t>Í</w:t>
            </w:r>
            <w:r w:rsidRPr="00465B9E">
              <w:rPr>
                <w:color w:val="auto"/>
                <w:sz w:val="32"/>
              </w:rPr>
              <w:t>NEAS DE ACCI</w:t>
            </w:r>
            <w:r w:rsidR="00574B99">
              <w:rPr>
                <w:color w:val="auto"/>
                <w:sz w:val="32"/>
              </w:rPr>
              <w:t>Ó</w:t>
            </w:r>
            <w:r w:rsidRPr="00465B9E">
              <w:rPr>
                <w:color w:val="auto"/>
                <w:sz w:val="32"/>
              </w:rPr>
              <w:t>N</w:t>
            </w:r>
          </w:p>
        </w:tc>
        <w:tc>
          <w:tcPr>
            <w:tcW w:w="5812" w:type="dxa"/>
            <w:shd w:val="clear" w:color="auto" w:fill="632423" w:themeFill="accent2" w:themeFillShade="80"/>
          </w:tcPr>
          <w:p w14:paraId="730E7EE0" w14:textId="77777777" w:rsidR="00B92CA4" w:rsidRPr="00465B9E" w:rsidRDefault="00B92CA4" w:rsidP="00C363E7">
            <w:pPr>
              <w:jc w:val="center"/>
              <w:cnfStyle w:val="100000000000" w:firstRow="1" w:lastRow="0" w:firstColumn="0" w:lastColumn="0" w:oddVBand="0" w:evenVBand="0" w:oddHBand="0" w:evenHBand="0" w:firstRowFirstColumn="0" w:firstRowLastColumn="0" w:lastRowFirstColumn="0" w:lastRowLastColumn="0"/>
              <w:rPr>
                <w:color w:val="auto"/>
                <w:sz w:val="28"/>
              </w:rPr>
            </w:pPr>
            <w:r w:rsidRPr="00465B9E">
              <w:rPr>
                <w:color w:val="auto"/>
                <w:sz w:val="28"/>
              </w:rPr>
              <w:t>ACTIVIDADES</w:t>
            </w:r>
          </w:p>
        </w:tc>
        <w:tc>
          <w:tcPr>
            <w:tcW w:w="2013" w:type="dxa"/>
            <w:shd w:val="clear" w:color="auto" w:fill="632423" w:themeFill="accent2" w:themeFillShade="80"/>
          </w:tcPr>
          <w:p w14:paraId="0E264992" w14:textId="77777777" w:rsidR="00B92CA4" w:rsidRPr="00465B9E" w:rsidRDefault="00B92CA4" w:rsidP="00C363E7">
            <w:pPr>
              <w:jc w:val="center"/>
              <w:cnfStyle w:val="100000000000" w:firstRow="1" w:lastRow="0" w:firstColumn="0" w:lastColumn="0" w:oddVBand="0" w:evenVBand="0" w:oddHBand="0" w:evenHBand="0" w:firstRowFirstColumn="0" w:firstRowLastColumn="0" w:lastRowFirstColumn="0" w:lastRowLastColumn="0"/>
              <w:rPr>
                <w:color w:val="auto"/>
                <w:sz w:val="28"/>
              </w:rPr>
            </w:pPr>
            <w:r w:rsidRPr="00465B9E">
              <w:rPr>
                <w:color w:val="auto"/>
                <w:sz w:val="28"/>
              </w:rPr>
              <w:t>EVIDENCIA</w:t>
            </w:r>
          </w:p>
        </w:tc>
        <w:tc>
          <w:tcPr>
            <w:tcW w:w="0" w:type="auto"/>
            <w:shd w:val="clear" w:color="auto" w:fill="632423" w:themeFill="accent2" w:themeFillShade="80"/>
          </w:tcPr>
          <w:p w14:paraId="6DE1129E" w14:textId="77777777" w:rsidR="00B92CA4" w:rsidRPr="00465B9E" w:rsidRDefault="00B92CA4" w:rsidP="00C363E7">
            <w:pPr>
              <w:jc w:val="center"/>
              <w:cnfStyle w:val="100000000000" w:firstRow="1" w:lastRow="0" w:firstColumn="0" w:lastColumn="0" w:oddVBand="0" w:evenVBand="0" w:oddHBand="0" w:evenHBand="0" w:firstRowFirstColumn="0" w:firstRowLastColumn="0" w:lastRowFirstColumn="0" w:lastRowLastColumn="0"/>
              <w:rPr>
                <w:color w:val="auto"/>
                <w:sz w:val="28"/>
              </w:rPr>
            </w:pPr>
            <w:r w:rsidRPr="00465B9E">
              <w:rPr>
                <w:color w:val="auto"/>
                <w:sz w:val="28"/>
              </w:rPr>
              <w:t>FECHA DE</w:t>
            </w:r>
          </w:p>
          <w:p w14:paraId="6E943A85" w14:textId="77777777" w:rsidR="00B92CA4" w:rsidRPr="00465B9E" w:rsidRDefault="00B92CA4" w:rsidP="00C363E7">
            <w:pPr>
              <w:jc w:val="center"/>
              <w:cnfStyle w:val="100000000000" w:firstRow="1" w:lastRow="0" w:firstColumn="0" w:lastColumn="0" w:oddVBand="0" w:evenVBand="0" w:oddHBand="0" w:evenHBand="0" w:firstRowFirstColumn="0" w:firstRowLastColumn="0" w:lastRowFirstColumn="0" w:lastRowLastColumn="0"/>
              <w:rPr>
                <w:color w:val="auto"/>
                <w:sz w:val="28"/>
              </w:rPr>
            </w:pPr>
            <w:r w:rsidRPr="00465B9E">
              <w:rPr>
                <w:color w:val="auto"/>
                <w:sz w:val="28"/>
              </w:rPr>
              <w:t>CUMPLIMIENTO</w:t>
            </w:r>
          </w:p>
        </w:tc>
      </w:tr>
      <w:tr w:rsidR="00BA02B8" w14:paraId="46BD5F37" w14:textId="77777777" w:rsidTr="00686ED9">
        <w:trPr>
          <w:cnfStyle w:val="000000100000" w:firstRow="0" w:lastRow="0" w:firstColumn="0" w:lastColumn="0" w:oddVBand="0" w:evenVBand="0" w:oddHBand="1" w:evenHBand="0" w:firstRowFirstColumn="0" w:firstRowLastColumn="0" w:lastRowFirstColumn="0" w:lastRowLastColumn="0"/>
          <w:trHeight w:val="996"/>
          <w:jc w:val="center"/>
        </w:trPr>
        <w:tc>
          <w:tcPr>
            <w:cnfStyle w:val="001000000000" w:firstRow="0" w:lastRow="0" w:firstColumn="1" w:lastColumn="0" w:oddVBand="0" w:evenVBand="0" w:oddHBand="0" w:evenHBand="0" w:firstRowFirstColumn="0" w:firstRowLastColumn="0" w:lastRowFirstColumn="0" w:lastRowLastColumn="0"/>
            <w:tcW w:w="2547" w:type="dxa"/>
          </w:tcPr>
          <w:p w14:paraId="5FE6C857" w14:textId="235A9965" w:rsidR="00B92CA4" w:rsidRPr="008220B6" w:rsidRDefault="00B92CA4" w:rsidP="00C363E7">
            <w:pPr>
              <w:jc w:val="both"/>
            </w:pPr>
            <w:r w:rsidRPr="008220B6">
              <w:t>Diseño e implementación de l</w:t>
            </w:r>
            <w:r w:rsidR="009B30B1">
              <w:t>a planeación didáctica en la NEM</w:t>
            </w:r>
            <w:r w:rsidRPr="008220B6">
              <w:t>.</w:t>
            </w:r>
          </w:p>
          <w:p w14:paraId="33A08D2B" w14:textId="77777777" w:rsidR="00B92CA4" w:rsidRDefault="00B92CA4" w:rsidP="00C363E7">
            <w:pPr>
              <w:jc w:val="both"/>
            </w:pPr>
          </w:p>
          <w:p w14:paraId="3154831D" w14:textId="28BC2CCD" w:rsidR="00B92CA4" w:rsidRDefault="00B92CA4" w:rsidP="00C363E7">
            <w:pPr>
              <w:jc w:val="both"/>
            </w:pPr>
            <w:r>
              <w:t>Verificar que</w:t>
            </w:r>
            <w:r w:rsidR="00BA6F1F">
              <w:t xml:space="preserve"> las actividades </w:t>
            </w:r>
            <w:r>
              <w:t>sean acordes a l</w:t>
            </w:r>
            <w:r w:rsidR="00BA6F1F">
              <w:t>as progresiones</w:t>
            </w:r>
            <w:ins w:id="4" w:author="BACHILLERATO GENERAL ALFONSO DE LA MADRID VIDAURRETA" w:date="2025-09-18T23:05:00Z">
              <w:r w:rsidR="00BE1695">
                <w:t xml:space="preserve"> y a </w:t>
              </w:r>
            </w:ins>
            <w:ins w:id="5" w:author="BACHILLERATO GENERAL ALFONSO DE LA MADRID VIDAURRETA" w:date="2025-09-18T23:06:00Z">
              <w:r w:rsidR="00BE1695">
                <w:t>las asignaturas</w:t>
              </w:r>
            </w:ins>
            <w:r w:rsidR="009B30B1">
              <w:t>.</w:t>
            </w:r>
          </w:p>
          <w:p w14:paraId="1236B6DF" w14:textId="77777777" w:rsidR="00B92CA4" w:rsidRPr="008220B6" w:rsidRDefault="00B92CA4" w:rsidP="00C363E7">
            <w:pPr>
              <w:jc w:val="both"/>
            </w:pPr>
          </w:p>
          <w:p w14:paraId="00E489EF" w14:textId="6823472A" w:rsidR="00B92CA4" w:rsidRPr="00126C95" w:rsidRDefault="00B92CA4" w:rsidP="00C363E7">
            <w:pPr>
              <w:jc w:val="both"/>
            </w:pPr>
            <w:r w:rsidRPr="00126C95">
              <w:t xml:space="preserve">Dar seguimiento a la implementación de </w:t>
            </w:r>
            <w:r w:rsidR="009B30B1">
              <w:t xml:space="preserve">la planeación didáctica. </w:t>
            </w:r>
          </w:p>
        </w:tc>
        <w:tc>
          <w:tcPr>
            <w:tcW w:w="5812" w:type="dxa"/>
          </w:tcPr>
          <w:p w14:paraId="5A8C54FD" w14:textId="451D112B" w:rsidR="00B92CA4" w:rsidRDefault="00B92CA4" w:rsidP="00C363E7">
            <w:pPr>
              <w:cnfStyle w:val="000000100000" w:firstRow="0" w:lastRow="0" w:firstColumn="0" w:lastColumn="0" w:oddVBand="0" w:evenVBand="0" w:oddHBand="1" w:evenHBand="0" w:firstRowFirstColumn="0" w:firstRowLastColumn="0" w:lastRowFirstColumn="0" w:lastRowLastColumn="0"/>
            </w:pPr>
            <w:r>
              <w:t xml:space="preserve">Elaboración de </w:t>
            </w:r>
            <w:r w:rsidR="009B30B1">
              <w:t xml:space="preserve">planeación didáctica </w:t>
            </w:r>
            <w:r>
              <w:t xml:space="preserve">por </w:t>
            </w:r>
            <w:r w:rsidR="00BA6F1F">
              <w:t>UAC</w:t>
            </w:r>
            <w:ins w:id="6" w:author="BACHILLERATO GENERAL ALFONSO DE LA MADRID VIDAURRETA" w:date="2025-09-18T23:05:00Z">
              <w:r w:rsidR="00BE1695">
                <w:t xml:space="preserve"> y por Asignatura</w:t>
              </w:r>
            </w:ins>
            <w:r w:rsidR="009B30B1">
              <w:t xml:space="preserve">. </w:t>
            </w:r>
          </w:p>
          <w:p w14:paraId="54A54C78" w14:textId="77777777" w:rsidR="00B92CA4" w:rsidRDefault="00B92CA4" w:rsidP="00C363E7">
            <w:pPr>
              <w:cnfStyle w:val="000000100000" w:firstRow="0" w:lastRow="0" w:firstColumn="0" w:lastColumn="0" w:oddVBand="0" w:evenVBand="0" w:oddHBand="1" w:evenHBand="0" w:firstRowFirstColumn="0" w:firstRowLastColumn="0" w:lastRowFirstColumn="0" w:lastRowLastColumn="0"/>
            </w:pPr>
          </w:p>
          <w:p w14:paraId="6773D2D8" w14:textId="77777777" w:rsidR="00E50B98" w:rsidRDefault="00E50B98" w:rsidP="00C363E7">
            <w:pPr>
              <w:cnfStyle w:val="000000100000" w:firstRow="0" w:lastRow="0" w:firstColumn="0" w:lastColumn="0" w:oddVBand="0" w:evenVBand="0" w:oddHBand="1" w:evenHBand="0" w:firstRowFirstColumn="0" w:firstRowLastColumn="0" w:lastRowFirstColumn="0" w:lastRowLastColumn="0"/>
            </w:pPr>
          </w:p>
          <w:p w14:paraId="1B769ADF" w14:textId="77777777" w:rsidR="00E50B98" w:rsidRDefault="00E50B98" w:rsidP="00C363E7">
            <w:pPr>
              <w:cnfStyle w:val="000000100000" w:firstRow="0" w:lastRow="0" w:firstColumn="0" w:lastColumn="0" w:oddVBand="0" w:evenVBand="0" w:oddHBand="1" w:evenHBand="0" w:firstRowFirstColumn="0" w:firstRowLastColumn="0" w:lastRowFirstColumn="0" w:lastRowLastColumn="0"/>
            </w:pPr>
          </w:p>
          <w:p w14:paraId="647385BD" w14:textId="66E60533" w:rsidR="00B92CA4" w:rsidRDefault="00B92CA4" w:rsidP="00C363E7">
            <w:pPr>
              <w:cnfStyle w:val="000000100000" w:firstRow="0" w:lastRow="0" w:firstColumn="0" w:lastColumn="0" w:oddVBand="0" w:evenVBand="0" w:oddHBand="1" w:evenHBand="0" w:firstRowFirstColumn="0" w:firstRowLastColumn="0" w:lastRowFirstColumn="0" w:lastRowLastColumn="0"/>
            </w:pPr>
            <w:r>
              <w:t xml:space="preserve">Revisión de </w:t>
            </w:r>
            <w:r w:rsidR="009B30B1">
              <w:t xml:space="preserve">contenidos en la planeación didáctica de acuerdo con la NEM. </w:t>
            </w:r>
          </w:p>
          <w:p w14:paraId="132D8A15" w14:textId="77777777" w:rsidR="00B22C04" w:rsidRDefault="00B22C04" w:rsidP="00C363E7">
            <w:pPr>
              <w:cnfStyle w:val="000000100000" w:firstRow="0" w:lastRow="0" w:firstColumn="0" w:lastColumn="0" w:oddVBand="0" w:evenVBand="0" w:oddHBand="1" w:evenHBand="0" w:firstRowFirstColumn="0" w:firstRowLastColumn="0" w:lastRowFirstColumn="0" w:lastRowLastColumn="0"/>
            </w:pPr>
          </w:p>
          <w:p w14:paraId="5D80AAE7" w14:textId="77777777" w:rsidR="00E50B98" w:rsidRDefault="00E50B98" w:rsidP="00C363E7">
            <w:pPr>
              <w:cnfStyle w:val="000000100000" w:firstRow="0" w:lastRow="0" w:firstColumn="0" w:lastColumn="0" w:oddVBand="0" w:evenVBand="0" w:oddHBand="1" w:evenHBand="0" w:firstRowFirstColumn="0" w:firstRowLastColumn="0" w:lastRowFirstColumn="0" w:lastRowLastColumn="0"/>
            </w:pPr>
          </w:p>
          <w:p w14:paraId="3EDE7DF3" w14:textId="144416DB" w:rsidR="00B92CA4" w:rsidRDefault="00B92CA4" w:rsidP="00C363E7">
            <w:pPr>
              <w:cnfStyle w:val="000000100000" w:firstRow="0" w:lastRow="0" w:firstColumn="0" w:lastColumn="0" w:oddVBand="0" w:evenVBand="0" w:oddHBand="1" w:evenHBand="0" w:firstRowFirstColumn="0" w:firstRowLastColumn="0" w:lastRowFirstColumn="0" w:lastRowLastColumn="0"/>
            </w:pPr>
            <w:r>
              <w:t>Elaborar un cronograma.</w:t>
            </w:r>
          </w:p>
          <w:p w14:paraId="7892A865" w14:textId="77777777" w:rsidR="00B92CA4" w:rsidRDefault="00B92CA4" w:rsidP="00C363E7">
            <w:pPr>
              <w:cnfStyle w:val="000000100000" w:firstRow="0" w:lastRow="0" w:firstColumn="0" w:lastColumn="0" w:oddVBand="0" w:evenVBand="0" w:oddHBand="1" w:evenHBand="0" w:firstRowFirstColumn="0" w:firstRowLastColumn="0" w:lastRowFirstColumn="0" w:lastRowLastColumn="0"/>
            </w:pPr>
          </w:p>
          <w:p w14:paraId="66DB9064" w14:textId="77777777" w:rsidR="00B92CA4" w:rsidRDefault="00B92CA4" w:rsidP="00C363E7">
            <w:pPr>
              <w:cnfStyle w:val="000000100000" w:firstRow="0" w:lastRow="0" w:firstColumn="0" w:lastColumn="0" w:oddVBand="0" w:evenVBand="0" w:oddHBand="1" w:evenHBand="0" w:firstRowFirstColumn="0" w:firstRowLastColumn="0" w:lastRowFirstColumn="0" w:lastRowLastColumn="0"/>
            </w:pPr>
          </w:p>
          <w:p w14:paraId="103F3049" w14:textId="77777777" w:rsidR="00B92CA4" w:rsidRDefault="00B92CA4" w:rsidP="00C363E7">
            <w:pPr>
              <w:cnfStyle w:val="000000100000" w:firstRow="0" w:lastRow="0" w:firstColumn="0" w:lastColumn="0" w:oddVBand="0" w:evenVBand="0" w:oddHBand="1" w:evenHBand="0" w:firstRowFirstColumn="0" w:firstRowLastColumn="0" w:lastRowFirstColumn="0" w:lastRowLastColumn="0"/>
            </w:pPr>
          </w:p>
          <w:p w14:paraId="632C1FD5" w14:textId="77777777" w:rsidR="00B92CA4" w:rsidRDefault="00B92CA4" w:rsidP="00C363E7">
            <w:pPr>
              <w:cnfStyle w:val="000000100000" w:firstRow="0" w:lastRow="0" w:firstColumn="0" w:lastColumn="0" w:oddVBand="0" w:evenVBand="0" w:oddHBand="1" w:evenHBand="0" w:firstRowFirstColumn="0" w:firstRowLastColumn="0" w:lastRowFirstColumn="0" w:lastRowLastColumn="0"/>
            </w:pPr>
          </w:p>
        </w:tc>
        <w:tc>
          <w:tcPr>
            <w:tcW w:w="2013" w:type="dxa"/>
          </w:tcPr>
          <w:p w14:paraId="2ECE1AE0" w14:textId="77777777" w:rsidR="00B92CA4" w:rsidRDefault="00B92CA4" w:rsidP="00C363E7">
            <w:pPr>
              <w:cnfStyle w:val="000000100000" w:firstRow="0" w:lastRow="0" w:firstColumn="0" w:lastColumn="0" w:oddVBand="0" w:evenVBand="0" w:oddHBand="1" w:evenHBand="0" w:firstRowFirstColumn="0" w:firstRowLastColumn="0" w:lastRowFirstColumn="0" w:lastRowLastColumn="0"/>
            </w:pPr>
            <w:r>
              <w:t>Documentos girados por la SEP.</w:t>
            </w:r>
          </w:p>
          <w:p w14:paraId="2DEF579E" w14:textId="77777777" w:rsidR="00B92CA4" w:rsidRDefault="00B92CA4" w:rsidP="00C363E7">
            <w:pPr>
              <w:cnfStyle w:val="000000100000" w:firstRow="0" w:lastRow="0" w:firstColumn="0" w:lastColumn="0" w:oddVBand="0" w:evenVBand="0" w:oddHBand="1" w:evenHBand="0" w:firstRowFirstColumn="0" w:firstRowLastColumn="0" w:lastRowFirstColumn="0" w:lastRowLastColumn="0"/>
            </w:pPr>
          </w:p>
          <w:p w14:paraId="5FF91017" w14:textId="0006D38A" w:rsidR="008162E4" w:rsidRDefault="008162E4" w:rsidP="00C363E7">
            <w:pPr>
              <w:cnfStyle w:val="000000100000" w:firstRow="0" w:lastRow="0" w:firstColumn="0" w:lastColumn="0" w:oddVBand="0" w:evenVBand="0" w:oddHBand="1" w:evenHBand="0" w:firstRowFirstColumn="0" w:firstRowLastColumn="0" w:lastRowFirstColumn="0" w:lastRowLastColumn="0"/>
            </w:pPr>
            <w:r>
              <w:t>Documento de Planeación didáctica.</w:t>
            </w:r>
          </w:p>
          <w:p w14:paraId="1149074D" w14:textId="23070936" w:rsidR="00B92CA4" w:rsidRDefault="008162E4" w:rsidP="00C363E7">
            <w:pPr>
              <w:cnfStyle w:val="000000100000" w:firstRow="0" w:lastRow="0" w:firstColumn="0" w:lastColumn="0" w:oddVBand="0" w:evenVBand="0" w:oddHBand="1" w:evenHBand="0" w:firstRowFirstColumn="0" w:firstRowLastColumn="0" w:lastRowFirstColumn="0" w:lastRowLastColumn="0"/>
            </w:pPr>
            <w:r>
              <w:t xml:space="preserve"> </w:t>
            </w:r>
          </w:p>
          <w:p w14:paraId="4FEDB9C3" w14:textId="77777777" w:rsidR="00DD74AA" w:rsidRDefault="00DD74AA" w:rsidP="00C363E7">
            <w:pPr>
              <w:cnfStyle w:val="000000100000" w:firstRow="0" w:lastRow="0" w:firstColumn="0" w:lastColumn="0" w:oddVBand="0" w:evenVBand="0" w:oddHBand="1" w:evenHBand="0" w:firstRowFirstColumn="0" w:firstRowLastColumn="0" w:lastRowFirstColumn="0" w:lastRowLastColumn="0"/>
            </w:pPr>
          </w:p>
          <w:p w14:paraId="39A9C48E" w14:textId="77777777" w:rsidR="00B92CA4" w:rsidRDefault="00B92CA4" w:rsidP="00C363E7">
            <w:pPr>
              <w:cnfStyle w:val="000000100000" w:firstRow="0" w:lastRow="0" w:firstColumn="0" w:lastColumn="0" w:oddVBand="0" w:evenVBand="0" w:oddHBand="1" w:evenHBand="0" w:firstRowFirstColumn="0" w:firstRowLastColumn="0" w:lastRowFirstColumn="0" w:lastRowLastColumn="0"/>
            </w:pPr>
            <w:r>
              <w:t>Validación.</w:t>
            </w:r>
          </w:p>
          <w:p w14:paraId="40E63C2D" w14:textId="77777777" w:rsidR="00B92CA4" w:rsidRDefault="00B92CA4" w:rsidP="00C363E7">
            <w:pPr>
              <w:cnfStyle w:val="000000100000" w:firstRow="0" w:lastRow="0" w:firstColumn="0" w:lastColumn="0" w:oddVBand="0" w:evenVBand="0" w:oddHBand="1" w:evenHBand="0" w:firstRowFirstColumn="0" w:firstRowLastColumn="0" w:lastRowFirstColumn="0" w:lastRowLastColumn="0"/>
            </w:pPr>
          </w:p>
          <w:p w14:paraId="0A60B34E" w14:textId="77777777" w:rsidR="00B92CA4" w:rsidRDefault="00B92CA4" w:rsidP="00C363E7">
            <w:pPr>
              <w:cnfStyle w:val="000000100000" w:firstRow="0" w:lastRow="0" w:firstColumn="0" w:lastColumn="0" w:oddVBand="0" w:evenVBand="0" w:oddHBand="1" w:evenHBand="0" w:firstRowFirstColumn="0" w:firstRowLastColumn="0" w:lastRowFirstColumn="0" w:lastRowLastColumn="0"/>
            </w:pPr>
          </w:p>
          <w:p w14:paraId="2B236456" w14:textId="77777777" w:rsidR="00B92CA4" w:rsidRDefault="00B92CA4" w:rsidP="00C363E7">
            <w:pPr>
              <w:cnfStyle w:val="000000100000" w:firstRow="0" w:lastRow="0" w:firstColumn="0" w:lastColumn="0" w:oddVBand="0" w:evenVBand="0" w:oddHBand="1" w:evenHBand="0" w:firstRowFirstColumn="0" w:firstRowLastColumn="0" w:lastRowFirstColumn="0" w:lastRowLastColumn="0"/>
            </w:pPr>
          </w:p>
          <w:p w14:paraId="07CD0373" w14:textId="77777777" w:rsidR="00B92CA4" w:rsidRDefault="00B92CA4" w:rsidP="00C363E7">
            <w:pPr>
              <w:cnfStyle w:val="000000100000" w:firstRow="0" w:lastRow="0" w:firstColumn="0" w:lastColumn="0" w:oddVBand="0" w:evenVBand="0" w:oddHBand="1" w:evenHBand="0" w:firstRowFirstColumn="0" w:firstRowLastColumn="0" w:lastRowFirstColumn="0" w:lastRowLastColumn="0"/>
            </w:pPr>
          </w:p>
        </w:tc>
        <w:tc>
          <w:tcPr>
            <w:tcW w:w="0" w:type="auto"/>
          </w:tcPr>
          <w:p w14:paraId="5F09FBD6" w14:textId="7C12CA57" w:rsidR="00B92CA4" w:rsidRDefault="009E1283" w:rsidP="00C363E7">
            <w:pPr>
              <w:jc w:val="center"/>
              <w:cnfStyle w:val="000000100000" w:firstRow="0" w:lastRow="0" w:firstColumn="0" w:lastColumn="0" w:oddVBand="0" w:evenVBand="0" w:oddHBand="1" w:evenHBand="0" w:firstRowFirstColumn="0" w:firstRowLastColumn="0" w:lastRowFirstColumn="0" w:lastRowLastColumn="0"/>
            </w:pPr>
            <w:r>
              <w:t>De acuerdo con el</w:t>
            </w:r>
            <w:r w:rsidR="00B92CA4">
              <w:t xml:space="preserve"> periodo indicado </w:t>
            </w:r>
            <w:r w:rsidR="00BA6F1F">
              <w:t>por la autoridad educativa</w:t>
            </w:r>
            <w:r w:rsidR="00B92CA4">
              <w:t>.</w:t>
            </w:r>
          </w:p>
          <w:p w14:paraId="1D0F2F44" w14:textId="77777777" w:rsidR="00B92CA4" w:rsidRDefault="00B92CA4" w:rsidP="00C363E7">
            <w:pPr>
              <w:jc w:val="center"/>
              <w:cnfStyle w:val="000000100000" w:firstRow="0" w:lastRow="0" w:firstColumn="0" w:lastColumn="0" w:oddVBand="0" w:evenVBand="0" w:oddHBand="1" w:evenHBand="0" w:firstRowFirstColumn="0" w:firstRowLastColumn="0" w:lastRowFirstColumn="0" w:lastRowLastColumn="0"/>
            </w:pPr>
          </w:p>
          <w:p w14:paraId="6A94F41B" w14:textId="77777777" w:rsidR="00B92CA4" w:rsidRDefault="00B92CA4" w:rsidP="00C363E7">
            <w:pPr>
              <w:jc w:val="center"/>
              <w:cnfStyle w:val="000000100000" w:firstRow="0" w:lastRow="0" w:firstColumn="0" w:lastColumn="0" w:oddVBand="0" w:evenVBand="0" w:oddHBand="1" w:evenHBand="0" w:firstRowFirstColumn="0" w:firstRowLastColumn="0" w:lastRowFirstColumn="0" w:lastRowLastColumn="0"/>
            </w:pPr>
          </w:p>
          <w:p w14:paraId="6F6596AF" w14:textId="77777777" w:rsidR="00B92CA4" w:rsidRDefault="00B92CA4" w:rsidP="00C363E7">
            <w:pPr>
              <w:jc w:val="center"/>
              <w:cnfStyle w:val="000000100000" w:firstRow="0" w:lastRow="0" w:firstColumn="0" w:lastColumn="0" w:oddVBand="0" w:evenVBand="0" w:oddHBand="1" w:evenHBand="0" w:firstRowFirstColumn="0" w:firstRowLastColumn="0" w:lastRowFirstColumn="0" w:lastRowLastColumn="0"/>
            </w:pPr>
          </w:p>
          <w:p w14:paraId="2752A07A" w14:textId="64A68F8B" w:rsidR="00B92CA4" w:rsidRDefault="00B22C04" w:rsidP="00C363E7">
            <w:pPr>
              <w:jc w:val="center"/>
              <w:cnfStyle w:val="000000100000" w:firstRow="0" w:lastRow="0" w:firstColumn="0" w:lastColumn="0" w:oddVBand="0" w:evenVBand="0" w:oddHBand="1" w:evenHBand="0" w:firstRowFirstColumn="0" w:firstRowLastColumn="0" w:lastRowFirstColumn="0" w:lastRowLastColumn="0"/>
            </w:pPr>
            <w:r>
              <w:t xml:space="preserve">Septiembre </w:t>
            </w:r>
            <w:r w:rsidR="00B92CA4">
              <w:t>-202</w:t>
            </w:r>
            <w:ins w:id="7" w:author="BACHILLERATO GENERAL ALFONSO DE LA MADRID VIDAURRETA" w:date="2025-09-18T23:06:00Z">
              <w:r w:rsidR="00BE1695">
                <w:t>5</w:t>
              </w:r>
            </w:ins>
            <w:del w:id="8" w:author="BACHILLERATO GENERAL ALFONSO DE LA MADRID VIDAURRETA" w:date="2025-09-18T23:06:00Z">
              <w:r w:rsidR="005C0A29" w:rsidDel="00BE1695">
                <w:delText>4</w:delText>
              </w:r>
            </w:del>
          </w:p>
          <w:p w14:paraId="27E32730" w14:textId="77777777" w:rsidR="00B92CA4" w:rsidRDefault="00B92CA4" w:rsidP="00C363E7">
            <w:pPr>
              <w:jc w:val="center"/>
              <w:cnfStyle w:val="000000100000" w:firstRow="0" w:lastRow="0" w:firstColumn="0" w:lastColumn="0" w:oddVBand="0" w:evenVBand="0" w:oddHBand="1" w:evenHBand="0" w:firstRowFirstColumn="0" w:firstRowLastColumn="0" w:lastRowFirstColumn="0" w:lastRowLastColumn="0"/>
            </w:pPr>
          </w:p>
          <w:p w14:paraId="7FECF454" w14:textId="77777777" w:rsidR="00B92CA4" w:rsidRDefault="00B92CA4" w:rsidP="00C363E7">
            <w:pPr>
              <w:jc w:val="center"/>
              <w:cnfStyle w:val="000000100000" w:firstRow="0" w:lastRow="0" w:firstColumn="0" w:lastColumn="0" w:oddVBand="0" w:evenVBand="0" w:oddHBand="1" w:evenHBand="0" w:firstRowFirstColumn="0" w:firstRowLastColumn="0" w:lastRowFirstColumn="0" w:lastRowLastColumn="0"/>
            </w:pPr>
          </w:p>
          <w:p w14:paraId="40663AB8" w14:textId="77777777" w:rsidR="00B92CA4" w:rsidRDefault="00B92CA4" w:rsidP="00C363E7">
            <w:pPr>
              <w:jc w:val="center"/>
              <w:cnfStyle w:val="000000100000" w:firstRow="0" w:lastRow="0" w:firstColumn="0" w:lastColumn="0" w:oddVBand="0" w:evenVBand="0" w:oddHBand="1" w:evenHBand="0" w:firstRowFirstColumn="0" w:firstRowLastColumn="0" w:lastRowFirstColumn="0" w:lastRowLastColumn="0"/>
            </w:pPr>
          </w:p>
          <w:p w14:paraId="2CE77698" w14:textId="77777777" w:rsidR="00B92CA4" w:rsidRDefault="00B92CA4" w:rsidP="00C363E7">
            <w:pPr>
              <w:jc w:val="center"/>
              <w:cnfStyle w:val="000000100000" w:firstRow="0" w:lastRow="0" w:firstColumn="0" w:lastColumn="0" w:oddVBand="0" w:evenVBand="0" w:oddHBand="1" w:evenHBand="0" w:firstRowFirstColumn="0" w:firstRowLastColumn="0" w:lastRowFirstColumn="0" w:lastRowLastColumn="0"/>
            </w:pPr>
            <w:r>
              <w:t>Permanente</w:t>
            </w:r>
          </w:p>
        </w:tc>
      </w:tr>
      <w:tr w:rsidR="00BA02B8" w14:paraId="72AAB127" w14:textId="77777777" w:rsidTr="00686ED9">
        <w:trPr>
          <w:trHeight w:val="445"/>
          <w:jc w:val="center"/>
        </w:trPr>
        <w:tc>
          <w:tcPr>
            <w:cnfStyle w:val="001000000000" w:firstRow="0" w:lastRow="0" w:firstColumn="1" w:lastColumn="0" w:oddVBand="0" w:evenVBand="0" w:oddHBand="0" w:evenHBand="0" w:firstRowFirstColumn="0" w:firstRowLastColumn="0" w:lastRowFirstColumn="0" w:lastRowLastColumn="0"/>
            <w:tcW w:w="2547" w:type="dxa"/>
          </w:tcPr>
          <w:p w14:paraId="4BB6971E" w14:textId="6CDBE115" w:rsidR="00B92CA4" w:rsidRPr="00754BB8" w:rsidRDefault="00B92CA4" w:rsidP="00C363E7">
            <w:pPr>
              <w:jc w:val="both"/>
            </w:pPr>
            <w:r>
              <w:t>Aplicación de la evaluación diagnóstica al ingres</w:t>
            </w:r>
            <w:r w:rsidR="00E50B98">
              <w:t>ar</w:t>
            </w:r>
            <w:r>
              <w:t xml:space="preserve"> a la educación media superior.</w:t>
            </w:r>
          </w:p>
        </w:tc>
        <w:tc>
          <w:tcPr>
            <w:tcW w:w="5812" w:type="dxa"/>
          </w:tcPr>
          <w:p w14:paraId="7D8686A7" w14:textId="77777777" w:rsidR="00B92CA4" w:rsidRDefault="00B92CA4" w:rsidP="00C363E7">
            <w:pPr>
              <w:cnfStyle w:val="000000000000" w:firstRow="0" w:lastRow="0" w:firstColumn="0" w:lastColumn="0" w:oddVBand="0" w:evenVBand="0" w:oddHBand="0" w:evenHBand="0" w:firstRowFirstColumn="0" w:firstRowLastColumn="0" w:lastRowFirstColumn="0" w:lastRowLastColumn="0"/>
            </w:pPr>
            <w:r>
              <w:t>Aplicación de la evaluación diagnóstica impresa.</w:t>
            </w:r>
          </w:p>
          <w:p w14:paraId="2CE89F24" w14:textId="77777777" w:rsidR="00B92CA4" w:rsidRDefault="00B92CA4" w:rsidP="00C363E7">
            <w:pPr>
              <w:cnfStyle w:val="000000000000" w:firstRow="0" w:lastRow="0" w:firstColumn="0" w:lastColumn="0" w:oddVBand="0" w:evenVBand="0" w:oddHBand="0" w:evenHBand="0" w:firstRowFirstColumn="0" w:firstRowLastColumn="0" w:lastRowFirstColumn="0" w:lastRowLastColumn="0"/>
            </w:pPr>
          </w:p>
          <w:p w14:paraId="732E0643" w14:textId="77777777" w:rsidR="00B92CA4" w:rsidRDefault="00B92CA4" w:rsidP="00C363E7">
            <w:pPr>
              <w:cnfStyle w:val="000000000000" w:firstRow="0" w:lastRow="0" w:firstColumn="0" w:lastColumn="0" w:oddVBand="0" w:evenVBand="0" w:oddHBand="0" w:evenHBand="0" w:firstRowFirstColumn="0" w:firstRowLastColumn="0" w:lastRowFirstColumn="0" w:lastRowLastColumn="0"/>
            </w:pPr>
          </w:p>
        </w:tc>
        <w:tc>
          <w:tcPr>
            <w:tcW w:w="2013" w:type="dxa"/>
          </w:tcPr>
          <w:p w14:paraId="5F8E08F3" w14:textId="77777777" w:rsidR="00B92CA4" w:rsidRDefault="00B92CA4" w:rsidP="00C363E7">
            <w:pPr>
              <w:jc w:val="center"/>
              <w:cnfStyle w:val="000000000000" w:firstRow="0" w:lastRow="0" w:firstColumn="0" w:lastColumn="0" w:oddVBand="0" w:evenVBand="0" w:oddHBand="0" w:evenHBand="0" w:firstRowFirstColumn="0" w:firstRowLastColumn="0" w:lastRowFirstColumn="0" w:lastRowLastColumn="0"/>
            </w:pPr>
            <w:r>
              <w:t>Fotografías, hojas de respuestas de la evaluación.</w:t>
            </w:r>
          </w:p>
        </w:tc>
        <w:tc>
          <w:tcPr>
            <w:tcW w:w="0" w:type="auto"/>
          </w:tcPr>
          <w:p w14:paraId="28417823" w14:textId="5E2214F0" w:rsidR="00B92CA4" w:rsidRDefault="00B92CA4" w:rsidP="00C363E7">
            <w:pPr>
              <w:jc w:val="center"/>
              <w:cnfStyle w:val="000000000000" w:firstRow="0" w:lastRow="0" w:firstColumn="0" w:lastColumn="0" w:oddVBand="0" w:evenVBand="0" w:oddHBand="0" w:evenHBand="0" w:firstRowFirstColumn="0" w:firstRowLastColumn="0" w:lastRowFirstColumn="0" w:lastRowLastColumn="0"/>
            </w:pPr>
            <w:r>
              <w:t xml:space="preserve">Del </w:t>
            </w:r>
            <w:ins w:id="9" w:author="BACHILLERATO GENERAL ALFONSO DE LA MADRID VIDAURRETA" w:date="2025-09-18T23:06:00Z">
              <w:r w:rsidR="00BE1695">
                <w:t>01</w:t>
              </w:r>
            </w:ins>
            <w:del w:id="10" w:author="BACHILLERATO GENERAL ALFONSO DE LA MADRID VIDAURRETA" w:date="2025-09-18T23:06:00Z">
              <w:r w:rsidR="00D550D2" w:rsidDel="00BE1695">
                <w:delText>2</w:delText>
              </w:r>
              <w:r w:rsidR="005C0A29" w:rsidDel="00BE1695">
                <w:delText>6</w:delText>
              </w:r>
            </w:del>
            <w:r>
              <w:t xml:space="preserve"> al </w:t>
            </w:r>
            <w:ins w:id="11" w:author="BACHILLERATO GENERAL ALFONSO DE LA MADRID VIDAURRETA" w:date="2025-09-18T23:07:00Z">
              <w:r w:rsidR="00BE1695">
                <w:t>12</w:t>
              </w:r>
            </w:ins>
            <w:del w:id="12" w:author="BACHILLERATO GENERAL ALFONSO DE LA MADRID VIDAURRETA" w:date="2025-09-18T23:07:00Z">
              <w:r w:rsidR="005C0A29" w:rsidDel="00BE1695">
                <w:delText>30</w:delText>
              </w:r>
            </w:del>
            <w:r w:rsidR="009E1283">
              <w:t xml:space="preserve"> </w:t>
            </w:r>
            <w:r>
              <w:t>de</w:t>
            </w:r>
            <w:ins w:id="13" w:author="BACHILLERATO GENERAL ALFONSO DE LA MADRID VIDAURRETA" w:date="2025-09-18T23:07:00Z">
              <w:r w:rsidR="00BE1695">
                <w:t xml:space="preserve"> septiembre</w:t>
              </w:r>
            </w:ins>
            <w:del w:id="14" w:author="BACHILLERATO GENERAL ALFONSO DE LA MADRID VIDAURRETA" w:date="2025-09-18T23:07:00Z">
              <w:r w:rsidR="005C0A29" w:rsidDel="00BE1695">
                <w:delText xml:space="preserve"> agosto</w:delText>
              </w:r>
            </w:del>
            <w:r>
              <w:t xml:space="preserve"> de 202</w:t>
            </w:r>
            <w:ins w:id="15" w:author="BACHILLERATO GENERAL ALFONSO DE LA MADRID VIDAURRETA" w:date="2025-09-18T23:07:00Z">
              <w:r w:rsidR="00BE1695">
                <w:t>5</w:t>
              </w:r>
            </w:ins>
            <w:del w:id="16" w:author="BACHILLERATO GENERAL ALFONSO DE LA MADRID VIDAURRETA" w:date="2025-09-18T23:07:00Z">
              <w:r w:rsidR="005C0A29" w:rsidDel="00BE1695">
                <w:delText>4</w:delText>
              </w:r>
            </w:del>
          </w:p>
        </w:tc>
      </w:tr>
      <w:tr w:rsidR="00BA02B8" w14:paraId="37586820" w14:textId="77777777" w:rsidTr="00686ED9">
        <w:trPr>
          <w:cnfStyle w:val="000000100000" w:firstRow="0" w:lastRow="0" w:firstColumn="0" w:lastColumn="0" w:oddVBand="0" w:evenVBand="0" w:oddHBand="1" w:evenHBand="0" w:firstRowFirstColumn="0" w:firstRowLastColumn="0" w:lastRowFirstColumn="0" w:lastRowLastColumn="0"/>
          <w:trHeight w:val="445"/>
          <w:jc w:val="center"/>
        </w:trPr>
        <w:tc>
          <w:tcPr>
            <w:cnfStyle w:val="001000000000" w:firstRow="0" w:lastRow="0" w:firstColumn="1" w:lastColumn="0" w:oddVBand="0" w:evenVBand="0" w:oddHBand="0" w:evenHBand="0" w:firstRowFirstColumn="0" w:firstRowLastColumn="0" w:lastRowFirstColumn="0" w:lastRowLastColumn="0"/>
            <w:tcW w:w="2547" w:type="dxa"/>
          </w:tcPr>
          <w:p w14:paraId="158139A3" w14:textId="77777777" w:rsidR="00B92CA4" w:rsidRDefault="00B92CA4" w:rsidP="00C363E7">
            <w:pPr>
              <w:jc w:val="both"/>
              <w:rPr>
                <w:b w:val="0"/>
                <w:bCs w:val="0"/>
              </w:rPr>
            </w:pPr>
            <w:r>
              <w:t>Aplicación de cuestionario de E</w:t>
            </w:r>
            <w:r w:rsidR="002C279E">
              <w:t xml:space="preserve">valuación formativa </w:t>
            </w:r>
            <w:r>
              <w:t>integral de los aprendientes de media superior</w:t>
            </w:r>
            <w:r w:rsidR="002C279E">
              <w:t xml:space="preserve"> de tercero y quinto semestre.</w:t>
            </w:r>
          </w:p>
          <w:p w14:paraId="195B083A" w14:textId="6EB3FC07" w:rsidR="00A11069" w:rsidRDefault="00A11069" w:rsidP="00C363E7">
            <w:pPr>
              <w:jc w:val="both"/>
            </w:pPr>
          </w:p>
        </w:tc>
        <w:tc>
          <w:tcPr>
            <w:tcW w:w="5812" w:type="dxa"/>
          </w:tcPr>
          <w:p w14:paraId="545751A4" w14:textId="77777777" w:rsidR="00B92CA4" w:rsidRDefault="00B92CA4" w:rsidP="00E50B98">
            <w:pPr>
              <w:cnfStyle w:val="000000100000" w:firstRow="0" w:lastRow="0" w:firstColumn="0" w:lastColumn="0" w:oddVBand="0" w:evenVBand="0" w:oddHBand="1" w:evenHBand="0" w:firstRowFirstColumn="0" w:firstRowLastColumn="0" w:lastRowFirstColumn="0" w:lastRowLastColumn="0"/>
            </w:pPr>
            <w:r>
              <w:t>Impresión y aplicación de cuestionario.</w:t>
            </w:r>
          </w:p>
        </w:tc>
        <w:tc>
          <w:tcPr>
            <w:tcW w:w="2013" w:type="dxa"/>
          </w:tcPr>
          <w:p w14:paraId="34E3DFBD" w14:textId="42DA73F1" w:rsidR="00B92CA4" w:rsidRDefault="00B92CA4" w:rsidP="00C363E7">
            <w:pPr>
              <w:jc w:val="center"/>
              <w:cnfStyle w:val="000000100000" w:firstRow="0" w:lastRow="0" w:firstColumn="0" w:lastColumn="0" w:oddVBand="0" w:evenVBand="0" w:oddHBand="1" w:evenHBand="0" w:firstRowFirstColumn="0" w:firstRowLastColumn="0" w:lastRowFirstColumn="0" w:lastRowLastColumn="0"/>
            </w:pPr>
            <w:r>
              <w:t>Formato de cuestionario resuelto</w:t>
            </w:r>
            <w:r w:rsidR="00D550D2">
              <w:t>.</w:t>
            </w:r>
          </w:p>
        </w:tc>
        <w:tc>
          <w:tcPr>
            <w:tcW w:w="0" w:type="auto"/>
          </w:tcPr>
          <w:p w14:paraId="250B235D" w14:textId="6311D910" w:rsidR="00B92CA4" w:rsidRDefault="00B92CA4" w:rsidP="00C363E7">
            <w:pPr>
              <w:jc w:val="center"/>
              <w:cnfStyle w:val="000000100000" w:firstRow="0" w:lastRow="0" w:firstColumn="0" w:lastColumn="0" w:oddVBand="0" w:evenVBand="0" w:oddHBand="1" w:evenHBand="0" w:firstRowFirstColumn="0" w:firstRowLastColumn="0" w:lastRowFirstColumn="0" w:lastRowLastColumn="0"/>
            </w:pPr>
            <w:r>
              <w:t xml:space="preserve">Del </w:t>
            </w:r>
            <w:ins w:id="17" w:author="BACHILLERATO GENERAL ALFONSO DE LA MADRID VIDAURRETA" w:date="2025-09-18T23:08:00Z">
              <w:r w:rsidR="00BE1695">
                <w:t>01</w:t>
              </w:r>
            </w:ins>
            <w:del w:id="18" w:author="BACHILLERATO GENERAL ALFONSO DE LA MADRID VIDAURRETA" w:date="2025-09-18T23:08:00Z">
              <w:r w:rsidR="00D550D2" w:rsidDel="00BE1695">
                <w:delText>2</w:delText>
              </w:r>
              <w:r w:rsidR="009E1283" w:rsidDel="00BE1695">
                <w:delText>8</w:delText>
              </w:r>
            </w:del>
            <w:r w:rsidR="009E1283">
              <w:t xml:space="preserve"> </w:t>
            </w:r>
            <w:r>
              <w:t xml:space="preserve">de agosto al </w:t>
            </w:r>
            <w:ins w:id="19" w:author="BACHILLERATO GENERAL ALFONSO DE LA MADRID VIDAURRETA" w:date="2025-09-18T23:08:00Z">
              <w:r w:rsidR="00BE1695">
                <w:t>12</w:t>
              </w:r>
            </w:ins>
            <w:del w:id="20" w:author="BACHILLERATO GENERAL ALFONSO DE LA MADRID VIDAURRETA" w:date="2025-09-18T23:08:00Z">
              <w:r w:rsidR="00CD51DE" w:rsidDel="00BE1695">
                <w:delText>08</w:delText>
              </w:r>
            </w:del>
            <w:r>
              <w:t xml:space="preserve"> de</w:t>
            </w:r>
            <w:r w:rsidR="00D550D2">
              <w:t xml:space="preserve"> </w:t>
            </w:r>
            <w:r>
              <w:t>septiembre de 202</w:t>
            </w:r>
            <w:ins w:id="21" w:author="BACHILLERATO GENERAL ALFONSO DE LA MADRID VIDAURRETA" w:date="2025-09-18T23:08:00Z">
              <w:r w:rsidR="00BE1695">
                <w:t>5</w:t>
              </w:r>
            </w:ins>
            <w:del w:id="22" w:author="BACHILLERATO GENERAL ALFONSO DE LA MADRID VIDAURRETA" w:date="2025-09-18T23:08:00Z">
              <w:r w:rsidR="002C279E" w:rsidDel="00BE1695">
                <w:delText>4</w:delText>
              </w:r>
            </w:del>
          </w:p>
        </w:tc>
      </w:tr>
      <w:tr w:rsidR="00BA02B8" w14:paraId="1798255E" w14:textId="77777777" w:rsidTr="00686ED9">
        <w:trPr>
          <w:trHeight w:val="445"/>
          <w:jc w:val="center"/>
        </w:trPr>
        <w:tc>
          <w:tcPr>
            <w:cnfStyle w:val="001000000000" w:firstRow="0" w:lastRow="0" w:firstColumn="1" w:lastColumn="0" w:oddVBand="0" w:evenVBand="0" w:oddHBand="0" w:evenHBand="0" w:firstRowFirstColumn="0" w:firstRowLastColumn="0" w:lastRowFirstColumn="0" w:lastRowLastColumn="0"/>
            <w:tcW w:w="2547" w:type="dxa"/>
          </w:tcPr>
          <w:p w14:paraId="559F5616" w14:textId="09D88EEF" w:rsidR="00B92CA4" w:rsidRPr="00C02988" w:rsidRDefault="00B92CA4" w:rsidP="00C363E7">
            <w:pPr>
              <w:jc w:val="both"/>
            </w:pPr>
            <w:r>
              <w:lastRenderedPageBreak/>
              <w:t>Actividades compensatorias</w:t>
            </w:r>
            <w:r w:rsidR="002C279E">
              <w:t>.</w:t>
            </w:r>
          </w:p>
          <w:p w14:paraId="5CB66840" w14:textId="77777777" w:rsidR="00B92CA4" w:rsidRDefault="00B92CA4" w:rsidP="00C363E7">
            <w:pPr>
              <w:jc w:val="both"/>
            </w:pPr>
          </w:p>
        </w:tc>
        <w:tc>
          <w:tcPr>
            <w:tcW w:w="5812" w:type="dxa"/>
          </w:tcPr>
          <w:p w14:paraId="5CCA4C6B" w14:textId="77777777" w:rsidR="00B92CA4" w:rsidRDefault="00B92CA4" w:rsidP="00E50B98">
            <w:pPr>
              <w:cnfStyle w:val="000000000000" w:firstRow="0" w:lastRow="0" w:firstColumn="0" w:lastColumn="0" w:oddVBand="0" w:evenVBand="0" w:oddHBand="0" w:evenHBand="0" w:firstRowFirstColumn="0" w:firstRowLastColumn="0" w:lastRowFirstColumn="0" w:lastRowLastColumn="0"/>
            </w:pPr>
            <w:r>
              <w:t xml:space="preserve">Actividades </w:t>
            </w:r>
            <w:r w:rsidRPr="00C02988">
              <w:t>compensa</w:t>
            </w:r>
            <w:r>
              <w:t xml:space="preserve">torias para </w:t>
            </w:r>
            <w:r w:rsidRPr="00C02988">
              <w:t xml:space="preserve">  alumnos de tercero y quinto semestre</w:t>
            </w:r>
            <w:r>
              <w:t>.</w:t>
            </w:r>
          </w:p>
        </w:tc>
        <w:tc>
          <w:tcPr>
            <w:tcW w:w="2013" w:type="dxa"/>
          </w:tcPr>
          <w:p w14:paraId="57E297A9" w14:textId="77777777" w:rsidR="00B92CA4" w:rsidRDefault="00B92CA4" w:rsidP="00C363E7">
            <w:pPr>
              <w:jc w:val="center"/>
              <w:cnfStyle w:val="000000000000" w:firstRow="0" w:lastRow="0" w:firstColumn="0" w:lastColumn="0" w:oddVBand="0" w:evenVBand="0" w:oddHBand="0" w:evenHBand="0" w:firstRowFirstColumn="0" w:firstRowLastColumn="0" w:lastRowFirstColumn="0" w:lastRowLastColumn="0"/>
            </w:pPr>
            <w:r w:rsidRPr="00C02988">
              <w:t>Fotografías</w:t>
            </w:r>
          </w:p>
        </w:tc>
        <w:tc>
          <w:tcPr>
            <w:tcW w:w="0" w:type="auto"/>
          </w:tcPr>
          <w:p w14:paraId="2AE112BA" w14:textId="556FB83F" w:rsidR="00B92CA4" w:rsidRDefault="00B92CA4" w:rsidP="00C363E7">
            <w:pPr>
              <w:jc w:val="center"/>
              <w:cnfStyle w:val="000000000000" w:firstRow="0" w:lastRow="0" w:firstColumn="0" w:lastColumn="0" w:oddVBand="0" w:evenVBand="0" w:oddHBand="0" w:evenHBand="0" w:firstRowFirstColumn="0" w:firstRowLastColumn="0" w:lastRowFirstColumn="0" w:lastRowLastColumn="0"/>
            </w:pPr>
            <w:r>
              <w:t>Después de la evaluación diagnóstica, hasta la evaluación d</w:t>
            </w:r>
            <w:r w:rsidR="00DD74AA">
              <w:t>el primer momento</w:t>
            </w:r>
            <w:r>
              <w:t>.</w:t>
            </w:r>
          </w:p>
        </w:tc>
      </w:tr>
      <w:tr w:rsidR="00A50CD6" w14:paraId="20988EBD" w14:textId="77777777" w:rsidTr="00686ED9">
        <w:trPr>
          <w:cnfStyle w:val="000000100000" w:firstRow="0" w:lastRow="0" w:firstColumn="0" w:lastColumn="0" w:oddVBand="0" w:evenVBand="0" w:oddHBand="1" w:evenHBand="0" w:firstRowFirstColumn="0" w:firstRowLastColumn="0" w:lastRowFirstColumn="0" w:lastRowLastColumn="0"/>
          <w:trHeight w:val="996"/>
          <w:jc w:val="center"/>
        </w:trPr>
        <w:tc>
          <w:tcPr>
            <w:cnfStyle w:val="001000000000" w:firstRow="0" w:lastRow="0" w:firstColumn="1" w:lastColumn="0" w:oddVBand="0" w:evenVBand="0" w:oddHBand="0" w:evenHBand="0" w:firstRowFirstColumn="0" w:firstRowLastColumn="0" w:lastRowFirstColumn="0" w:lastRowLastColumn="0"/>
            <w:tcW w:w="2547" w:type="dxa"/>
          </w:tcPr>
          <w:p w14:paraId="2EBAE2F7" w14:textId="77777777" w:rsidR="00A50CD6" w:rsidRDefault="00A50CD6" w:rsidP="00E32759">
            <w:pPr>
              <w:jc w:val="both"/>
            </w:pPr>
            <w:r>
              <w:t>Dar seguimiento y acompañamiento a alumnos con bajo desempeño académico en semestres anteriores.</w:t>
            </w:r>
          </w:p>
          <w:p w14:paraId="52A1D6FA" w14:textId="77777777" w:rsidR="00A50CD6" w:rsidRDefault="00A50CD6" w:rsidP="00E32759"/>
        </w:tc>
        <w:tc>
          <w:tcPr>
            <w:tcW w:w="5812" w:type="dxa"/>
          </w:tcPr>
          <w:p w14:paraId="25C105F8" w14:textId="77777777" w:rsidR="00A50CD6" w:rsidRDefault="00A50CD6" w:rsidP="00E32759">
            <w:pPr>
              <w:jc w:val="both"/>
              <w:cnfStyle w:val="000000100000" w:firstRow="0" w:lastRow="0" w:firstColumn="0" w:lastColumn="0" w:oddVBand="0" w:evenVBand="0" w:oddHBand="1" w:evenHBand="0" w:firstRowFirstColumn="0" w:firstRowLastColumn="0" w:lastRowFirstColumn="0" w:lastRowLastColumn="0"/>
            </w:pPr>
            <w:r>
              <w:t xml:space="preserve">Aplicación de exámenes extraordinarios y a título de suficiencia. </w:t>
            </w:r>
          </w:p>
        </w:tc>
        <w:tc>
          <w:tcPr>
            <w:tcW w:w="2013" w:type="dxa"/>
          </w:tcPr>
          <w:p w14:paraId="790ECA11" w14:textId="77777777" w:rsidR="00A50CD6" w:rsidRDefault="00A50CD6" w:rsidP="00E32759">
            <w:pPr>
              <w:jc w:val="both"/>
              <w:cnfStyle w:val="000000100000" w:firstRow="0" w:lastRow="0" w:firstColumn="0" w:lastColumn="0" w:oddVBand="0" w:evenVBand="0" w:oddHBand="1" w:evenHBand="0" w:firstRowFirstColumn="0" w:firstRowLastColumn="0" w:lastRowFirstColumn="0" w:lastRowLastColumn="0"/>
            </w:pPr>
            <w:r>
              <w:t>Guías de estudio.</w:t>
            </w:r>
          </w:p>
          <w:p w14:paraId="476AD940" w14:textId="77777777" w:rsidR="00A50CD6" w:rsidRDefault="00A50CD6" w:rsidP="00E32759">
            <w:pPr>
              <w:jc w:val="both"/>
              <w:cnfStyle w:val="000000100000" w:firstRow="0" w:lastRow="0" w:firstColumn="0" w:lastColumn="0" w:oddVBand="0" w:evenVBand="0" w:oddHBand="1" w:evenHBand="0" w:firstRowFirstColumn="0" w:firstRowLastColumn="0" w:lastRowFirstColumn="0" w:lastRowLastColumn="0"/>
            </w:pPr>
            <w:r>
              <w:t>Pruebas objetivas.</w:t>
            </w:r>
          </w:p>
        </w:tc>
        <w:tc>
          <w:tcPr>
            <w:tcW w:w="0" w:type="auto"/>
          </w:tcPr>
          <w:p w14:paraId="691D3574" w14:textId="77777777" w:rsidR="00A50CD6" w:rsidRDefault="00A50CD6" w:rsidP="00E32759">
            <w:pPr>
              <w:jc w:val="both"/>
              <w:cnfStyle w:val="000000100000" w:firstRow="0" w:lastRow="0" w:firstColumn="0" w:lastColumn="0" w:oddVBand="0" w:evenVBand="0" w:oddHBand="1" w:evenHBand="0" w:firstRowFirstColumn="0" w:firstRowLastColumn="0" w:lastRowFirstColumn="0" w:lastRowLastColumn="0"/>
            </w:pPr>
            <w:r>
              <w:t xml:space="preserve">En periodos de regularización </w:t>
            </w:r>
          </w:p>
        </w:tc>
      </w:tr>
      <w:tr w:rsidR="00A50CD6" w14:paraId="5BE8655F" w14:textId="77777777" w:rsidTr="00686ED9">
        <w:trPr>
          <w:trHeight w:val="445"/>
          <w:jc w:val="center"/>
        </w:trPr>
        <w:tc>
          <w:tcPr>
            <w:cnfStyle w:val="001000000000" w:firstRow="0" w:lastRow="0" w:firstColumn="1" w:lastColumn="0" w:oddVBand="0" w:evenVBand="0" w:oddHBand="0" w:evenHBand="0" w:firstRowFirstColumn="0" w:firstRowLastColumn="0" w:lastRowFirstColumn="0" w:lastRowLastColumn="0"/>
            <w:tcW w:w="2547" w:type="dxa"/>
          </w:tcPr>
          <w:p w14:paraId="3F490509" w14:textId="77777777" w:rsidR="00A50CD6" w:rsidRDefault="00A50CD6" w:rsidP="00E32759">
            <w:pPr>
              <w:jc w:val="both"/>
            </w:pPr>
            <w:r>
              <w:t>Brindar tutorías y asesorías personalizadas a los estudiantes en riesgo de reprobación en las distintas UAC.</w:t>
            </w:r>
          </w:p>
          <w:p w14:paraId="3A95EE34" w14:textId="77777777" w:rsidR="00A50CD6" w:rsidRDefault="00A50CD6" w:rsidP="00E32759">
            <w:pPr>
              <w:jc w:val="both"/>
            </w:pPr>
          </w:p>
          <w:p w14:paraId="24E0115E" w14:textId="77777777" w:rsidR="00A50CD6" w:rsidRDefault="00A50CD6" w:rsidP="00E32759">
            <w:pPr>
              <w:jc w:val="both"/>
            </w:pPr>
            <w:r>
              <w:t xml:space="preserve">Informar a padres de familia </w:t>
            </w:r>
          </w:p>
        </w:tc>
        <w:tc>
          <w:tcPr>
            <w:tcW w:w="5812" w:type="dxa"/>
          </w:tcPr>
          <w:p w14:paraId="7DA8E45D" w14:textId="77777777" w:rsidR="00A50CD6" w:rsidRDefault="00A50CD6" w:rsidP="00E32759">
            <w:pPr>
              <w:jc w:val="both"/>
              <w:cnfStyle w:val="000000000000" w:firstRow="0" w:lastRow="0" w:firstColumn="0" w:lastColumn="0" w:oddVBand="0" w:evenVBand="0" w:oddHBand="0" w:evenHBand="0" w:firstRowFirstColumn="0" w:firstRowLastColumn="0" w:lastRowFirstColumn="0" w:lastRowLastColumn="0"/>
            </w:pPr>
            <w:r>
              <w:t>Hacer un concentrado de los</w:t>
            </w:r>
          </w:p>
          <w:p w14:paraId="534DAFE8" w14:textId="77777777" w:rsidR="00A50CD6" w:rsidRDefault="00A50CD6" w:rsidP="00E32759">
            <w:pPr>
              <w:jc w:val="both"/>
              <w:cnfStyle w:val="000000000000" w:firstRow="0" w:lastRow="0" w:firstColumn="0" w:lastColumn="0" w:oddVBand="0" w:evenVBand="0" w:oddHBand="0" w:evenHBand="0" w:firstRowFirstColumn="0" w:firstRowLastColumn="0" w:lastRowFirstColumn="0" w:lastRowLastColumn="0"/>
            </w:pPr>
            <w:r>
              <w:t>estudiantes en situación de riesgo de reprobación.</w:t>
            </w:r>
          </w:p>
          <w:p w14:paraId="66623550" w14:textId="77777777" w:rsidR="00A50CD6" w:rsidRDefault="00A50CD6" w:rsidP="00E32759">
            <w:pPr>
              <w:cnfStyle w:val="000000000000" w:firstRow="0" w:lastRow="0" w:firstColumn="0" w:lastColumn="0" w:oddVBand="0" w:evenVBand="0" w:oddHBand="0" w:evenHBand="0" w:firstRowFirstColumn="0" w:firstRowLastColumn="0" w:lastRowFirstColumn="0" w:lastRowLastColumn="0"/>
            </w:pPr>
          </w:p>
          <w:p w14:paraId="60A43CB1" w14:textId="77777777" w:rsidR="00A50CD6" w:rsidRDefault="00A50CD6" w:rsidP="00E32759">
            <w:pPr>
              <w:cnfStyle w:val="000000000000" w:firstRow="0" w:lastRow="0" w:firstColumn="0" w:lastColumn="0" w:oddVBand="0" w:evenVBand="0" w:oddHBand="0" w:evenHBand="0" w:firstRowFirstColumn="0" w:firstRowLastColumn="0" w:lastRowFirstColumn="0" w:lastRowLastColumn="0"/>
            </w:pPr>
          </w:p>
          <w:p w14:paraId="69C6FF41" w14:textId="77777777" w:rsidR="000B78E0" w:rsidRDefault="000B78E0" w:rsidP="00E32759">
            <w:pPr>
              <w:cnfStyle w:val="000000000000" w:firstRow="0" w:lastRow="0" w:firstColumn="0" w:lastColumn="0" w:oddVBand="0" w:evenVBand="0" w:oddHBand="0" w:evenHBand="0" w:firstRowFirstColumn="0" w:firstRowLastColumn="0" w:lastRowFirstColumn="0" w:lastRowLastColumn="0"/>
            </w:pPr>
          </w:p>
          <w:p w14:paraId="0A93BF64" w14:textId="77777777" w:rsidR="000B78E0" w:rsidRDefault="000B78E0" w:rsidP="00E32759">
            <w:pPr>
              <w:cnfStyle w:val="000000000000" w:firstRow="0" w:lastRow="0" w:firstColumn="0" w:lastColumn="0" w:oddVBand="0" w:evenVBand="0" w:oddHBand="0" w:evenHBand="0" w:firstRowFirstColumn="0" w:firstRowLastColumn="0" w:lastRowFirstColumn="0" w:lastRowLastColumn="0"/>
            </w:pPr>
          </w:p>
          <w:p w14:paraId="17B92B18" w14:textId="77777777" w:rsidR="00A50CD6" w:rsidRDefault="00A50CD6" w:rsidP="00E32759">
            <w:pPr>
              <w:cnfStyle w:val="000000000000" w:firstRow="0" w:lastRow="0" w:firstColumn="0" w:lastColumn="0" w:oddVBand="0" w:evenVBand="0" w:oddHBand="0" w:evenHBand="0" w:firstRowFirstColumn="0" w:firstRowLastColumn="0" w:lastRowFirstColumn="0" w:lastRowLastColumn="0"/>
            </w:pPr>
            <w:r>
              <w:t>Brindar información a Padres de familia sobre el rendimiento de los alumnos tutorados.</w:t>
            </w:r>
          </w:p>
          <w:p w14:paraId="35B6F490" w14:textId="77777777" w:rsidR="00A50CD6" w:rsidRDefault="00A50CD6" w:rsidP="00E32759">
            <w:pPr>
              <w:jc w:val="center"/>
              <w:cnfStyle w:val="000000000000" w:firstRow="0" w:lastRow="0" w:firstColumn="0" w:lastColumn="0" w:oddVBand="0" w:evenVBand="0" w:oddHBand="0" w:evenHBand="0" w:firstRowFirstColumn="0" w:firstRowLastColumn="0" w:lastRowFirstColumn="0" w:lastRowLastColumn="0"/>
            </w:pPr>
          </w:p>
        </w:tc>
        <w:tc>
          <w:tcPr>
            <w:tcW w:w="2013" w:type="dxa"/>
          </w:tcPr>
          <w:p w14:paraId="46D0FEAC" w14:textId="77777777" w:rsidR="00A50CD6" w:rsidRDefault="00A50CD6" w:rsidP="00E32759">
            <w:pPr>
              <w:cnfStyle w:val="000000000000" w:firstRow="0" w:lastRow="0" w:firstColumn="0" w:lastColumn="0" w:oddVBand="0" w:evenVBand="0" w:oddHBand="0" w:evenHBand="0" w:firstRowFirstColumn="0" w:firstRowLastColumn="0" w:lastRowFirstColumn="0" w:lastRowLastColumn="0"/>
            </w:pPr>
          </w:p>
          <w:p w14:paraId="5AC6D577" w14:textId="77777777" w:rsidR="00A50CD6" w:rsidRDefault="00A50CD6" w:rsidP="00E32759">
            <w:pPr>
              <w:cnfStyle w:val="000000000000" w:firstRow="0" w:lastRow="0" w:firstColumn="0" w:lastColumn="0" w:oddVBand="0" w:evenVBand="0" w:oddHBand="0" w:evenHBand="0" w:firstRowFirstColumn="0" w:firstRowLastColumn="0" w:lastRowFirstColumn="0" w:lastRowLastColumn="0"/>
            </w:pPr>
            <w:r>
              <w:t xml:space="preserve">Reporte de intervención </w:t>
            </w:r>
          </w:p>
          <w:p w14:paraId="18F80CED" w14:textId="77777777" w:rsidR="00A50CD6" w:rsidRDefault="00A50CD6" w:rsidP="00E32759">
            <w:pPr>
              <w:cnfStyle w:val="000000000000" w:firstRow="0" w:lastRow="0" w:firstColumn="0" w:lastColumn="0" w:oddVBand="0" w:evenVBand="0" w:oddHBand="0" w:evenHBand="0" w:firstRowFirstColumn="0" w:firstRowLastColumn="0" w:lastRowFirstColumn="0" w:lastRowLastColumn="0"/>
            </w:pPr>
            <w:r>
              <w:t>Tutorial.</w:t>
            </w:r>
          </w:p>
          <w:p w14:paraId="7F1499A4" w14:textId="77777777" w:rsidR="00A50CD6" w:rsidRDefault="00A50CD6" w:rsidP="00E32759">
            <w:pPr>
              <w:cnfStyle w:val="000000000000" w:firstRow="0" w:lastRow="0" w:firstColumn="0" w:lastColumn="0" w:oddVBand="0" w:evenVBand="0" w:oddHBand="0" w:evenHBand="0" w:firstRowFirstColumn="0" w:firstRowLastColumn="0" w:lastRowFirstColumn="0" w:lastRowLastColumn="0"/>
            </w:pPr>
          </w:p>
          <w:p w14:paraId="2BE47383" w14:textId="77777777" w:rsidR="00A50CD6" w:rsidRDefault="00A50CD6" w:rsidP="00E32759">
            <w:pPr>
              <w:cnfStyle w:val="000000000000" w:firstRow="0" w:lastRow="0" w:firstColumn="0" w:lastColumn="0" w:oddVBand="0" w:evenVBand="0" w:oddHBand="0" w:evenHBand="0" w:firstRowFirstColumn="0" w:firstRowLastColumn="0" w:lastRowFirstColumn="0" w:lastRowLastColumn="0"/>
            </w:pPr>
          </w:p>
          <w:p w14:paraId="763035C3" w14:textId="77777777" w:rsidR="00A50CD6" w:rsidRDefault="00A50CD6" w:rsidP="00E32759">
            <w:pPr>
              <w:cnfStyle w:val="000000000000" w:firstRow="0" w:lastRow="0" w:firstColumn="0" w:lastColumn="0" w:oddVBand="0" w:evenVBand="0" w:oddHBand="0" w:evenHBand="0" w:firstRowFirstColumn="0" w:firstRowLastColumn="0" w:lastRowFirstColumn="0" w:lastRowLastColumn="0"/>
            </w:pPr>
            <w:r>
              <w:t>Boleta de calificaciones</w:t>
            </w:r>
          </w:p>
          <w:p w14:paraId="328B7D7D" w14:textId="77777777" w:rsidR="00A50CD6" w:rsidRDefault="00A50CD6" w:rsidP="00E32759">
            <w:pPr>
              <w:cnfStyle w:val="000000000000" w:firstRow="0" w:lastRow="0" w:firstColumn="0" w:lastColumn="0" w:oddVBand="0" w:evenVBand="0" w:oddHBand="0" w:evenHBand="0" w:firstRowFirstColumn="0" w:firstRowLastColumn="0" w:lastRowFirstColumn="0" w:lastRowLastColumn="0"/>
            </w:pPr>
          </w:p>
        </w:tc>
        <w:tc>
          <w:tcPr>
            <w:tcW w:w="0" w:type="auto"/>
          </w:tcPr>
          <w:p w14:paraId="1450655B" w14:textId="77777777" w:rsidR="00A50CD6" w:rsidRDefault="00A50CD6" w:rsidP="00E32759">
            <w:pPr>
              <w:cnfStyle w:val="000000000000" w:firstRow="0" w:lastRow="0" w:firstColumn="0" w:lastColumn="0" w:oddVBand="0" w:evenVBand="0" w:oddHBand="0" w:evenHBand="0" w:firstRowFirstColumn="0" w:firstRowLastColumn="0" w:lastRowFirstColumn="0" w:lastRowLastColumn="0"/>
            </w:pPr>
          </w:p>
          <w:p w14:paraId="6B4D0908" w14:textId="77777777" w:rsidR="00A50CD6" w:rsidRDefault="00A50CD6" w:rsidP="00E32759">
            <w:pPr>
              <w:jc w:val="center"/>
              <w:cnfStyle w:val="000000000000" w:firstRow="0" w:lastRow="0" w:firstColumn="0" w:lastColumn="0" w:oddVBand="0" w:evenVBand="0" w:oddHBand="0" w:evenHBand="0" w:firstRowFirstColumn="0" w:firstRowLastColumn="0" w:lastRowFirstColumn="0" w:lastRowLastColumn="0"/>
            </w:pPr>
            <w:r>
              <w:t>De acuerdo con el horario asignado.</w:t>
            </w:r>
          </w:p>
          <w:p w14:paraId="056061DC" w14:textId="77777777" w:rsidR="00A50CD6" w:rsidRDefault="00A50CD6" w:rsidP="00E32759">
            <w:pPr>
              <w:jc w:val="center"/>
              <w:cnfStyle w:val="000000000000" w:firstRow="0" w:lastRow="0" w:firstColumn="0" w:lastColumn="0" w:oddVBand="0" w:evenVBand="0" w:oddHBand="0" w:evenHBand="0" w:firstRowFirstColumn="0" w:firstRowLastColumn="0" w:lastRowFirstColumn="0" w:lastRowLastColumn="0"/>
            </w:pPr>
          </w:p>
          <w:p w14:paraId="5D96E267" w14:textId="77777777" w:rsidR="00A50CD6" w:rsidRDefault="00A50CD6" w:rsidP="00E32759">
            <w:pPr>
              <w:jc w:val="center"/>
              <w:cnfStyle w:val="000000000000" w:firstRow="0" w:lastRow="0" w:firstColumn="0" w:lastColumn="0" w:oddVBand="0" w:evenVBand="0" w:oddHBand="0" w:evenHBand="0" w:firstRowFirstColumn="0" w:firstRowLastColumn="0" w:lastRowFirstColumn="0" w:lastRowLastColumn="0"/>
            </w:pPr>
          </w:p>
          <w:p w14:paraId="00786D14" w14:textId="77777777" w:rsidR="00A50CD6" w:rsidRDefault="00A50CD6" w:rsidP="00E32759">
            <w:pPr>
              <w:jc w:val="center"/>
              <w:cnfStyle w:val="000000000000" w:firstRow="0" w:lastRow="0" w:firstColumn="0" w:lastColumn="0" w:oddVBand="0" w:evenVBand="0" w:oddHBand="0" w:evenHBand="0" w:firstRowFirstColumn="0" w:firstRowLastColumn="0" w:lastRowFirstColumn="0" w:lastRowLastColumn="0"/>
            </w:pPr>
          </w:p>
          <w:p w14:paraId="26FD3BB5" w14:textId="77777777" w:rsidR="00A50CD6" w:rsidRDefault="00A50CD6" w:rsidP="00E32759">
            <w:pPr>
              <w:jc w:val="center"/>
              <w:cnfStyle w:val="000000000000" w:firstRow="0" w:lastRow="0" w:firstColumn="0" w:lastColumn="0" w:oddVBand="0" w:evenVBand="0" w:oddHBand="0" w:evenHBand="0" w:firstRowFirstColumn="0" w:firstRowLastColumn="0" w:lastRowFirstColumn="0" w:lastRowLastColumn="0"/>
            </w:pPr>
            <w:r>
              <w:t>Permanente.</w:t>
            </w:r>
          </w:p>
        </w:tc>
      </w:tr>
      <w:tr w:rsidR="00A50CD6" w14:paraId="1797EF57" w14:textId="77777777" w:rsidTr="00686ED9">
        <w:trPr>
          <w:cnfStyle w:val="000000100000" w:firstRow="0" w:lastRow="0" w:firstColumn="0" w:lastColumn="0" w:oddVBand="0" w:evenVBand="0" w:oddHBand="1" w:evenHBand="0" w:firstRowFirstColumn="0" w:firstRowLastColumn="0" w:lastRowFirstColumn="0" w:lastRowLastColumn="0"/>
          <w:trHeight w:val="664"/>
          <w:jc w:val="center"/>
        </w:trPr>
        <w:tc>
          <w:tcPr>
            <w:cnfStyle w:val="001000000000" w:firstRow="0" w:lastRow="0" w:firstColumn="1" w:lastColumn="0" w:oddVBand="0" w:evenVBand="0" w:oddHBand="0" w:evenHBand="0" w:firstRowFirstColumn="0" w:firstRowLastColumn="0" w:lastRowFirstColumn="0" w:lastRowLastColumn="0"/>
            <w:tcW w:w="2547" w:type="dxa"/>
          </w:tcPr>
          <w:p w14:paraId="4F3FF48E" w14:textId="77777777" w:rsidR="00A50CD6" w:rsidRDefault="00A50CD6" w:rsidP="00E32759">
            <w:pPr>
              <w:jc w:val="both"/>
            </w:pPr>
            <w:r>
              <w:t>Integrar a los estudiantes con capacidades diferentes en las actividades escolares.</w:t>
            </w:r>
          </w:p>
        </w:tc>
        <w:tc>
          <w:tcPr>
            <w:tcW w:w="5812" w:type="dxa"/>
          </w:tcPr>
          <w:p w14:paraId="6395CCEA" w14:textId="77777777" w:rsidR="00A50CD6" w:rsidRDefault="00A50CD6" w:rsidP="00E32759">
            <w:pPr>
              <w:cnfStyle w:val="000000100000" w:firstRow="0" w:lastRow="0" w:firstColumn="0" w:lastColumn="0" w:oddVBand="0" w:evenVBand="0" w:oddHBand="1" w:evenHBand="0" w:firstRowFirstColumn="0" w:firstRowLastColumn="0" w:lastRowFirstColumn="0" w:lastRowLastColumn="0"/>
            </w:pPr>
            <w:r>
              <w:t>Ajustes curriculares en la planeación de acuerdo con las necesidades especiales.</w:t>
            </w:r>
          </w:p>
          <w:p w14:paraId="04E32B57" w14:textId="77777777" w:rsidR="00A50CD6" w:rsidRDefault="00A50CD6" w:rsidP="00E32759">
            <w:pPr>
              <w:jc w:val="center"/>
              <w:cnfStyle w:val="000000100000" w:firstRow="0" w:lastRow="0" w:firstColumn="0" w:lastColumn="0" w:oddVBand="0" w:evenVBand="0" w:oddHBand="1" w:evenHBand="0" w:firstRowFirstColumn="0" w:firstRowLastColumn="0" w:lastRowFirstColumn="0" w:lastRowLastColumn="0"/>
            </w:pPr>
          </w:p>
          <w:p w14:paraId="1A026586" w14:textId="77777777" w:rsidR="00A50CD6" w:rsidRDefault="00A50CD6" w:rsidP="00E32759">
            <w:pPr>
              <w:cnfStyle w:val="000000100000" w:firstRow="0" w:lastRow="0" w:firstColumn="0" w:lastColumn="0" w:oddVBand="0" w:evenVBand="0" w:oddHBand="1" w:evenHBand="0" w:firstRowFirstColumn="0" w:firstRowLastColumn="0" w:lastRowFirstColumn="0" w:lastRowLastColumn="0"/>
            </w:pPr>
          </w:p>
        </w:tc>
        <w:tc>
          <w:tcPr>
            <w:tcW w:w="2013" w:type="dxa"/>
          </w:tcPr>
          <w:p w14:paraId="68FD9301" w14:textId="77777777" w:rsidR="00A50CD6" w:rsidRDefault="00A50CD6" w:rsidP="00E32759">
            <w:pPr>
              <w:cnfStyle w:val="000000100000" w:firstRow="0" w:lastRow="0" w:firstColumn="0" w:lastColumn="0" w:oddVBand="0" w:evenVBand="0" w:oddHBand="1" w:evenHBand="0" w:firstRowFirstColumn="0" w:firstRowLastColumn="0" w:lastRowFirstColumn="0" w:lastRowLastColumn="0"/>
            </w:pPr>
            <w:r>
              <w:t>Planeación y/o guías de estudio especiales.</w:t>
            </w:r>
          </w:p>
          <w:p w14:paraId="62FD7895" w14:textId="77777777" w:rsidR="00A50CD6" w:rsidRDefault="00A50CD6" w:rsidP="00E32759">
            <w:pPr>
              <w:cnfStyle w:val="000000100000" w:firstRow="0" w:lastRow="0" w:firstColumn="0" w:lastColumn="0" w:oddVBand="0" w:evenVBand="0" w:oddHBand="1" w:evenHBand="0" w:firstRowFirstColumn="0" w:firstRowLastColumn="0" w:lastRowFirstColumn="0" w:lastRowLastColumn="0"/>
            </w:pPr>
          </w:p>
        </w:tc>
        <w:tc>
          <w:tcPr>
            <w:tcW w:w="0" w:type="auto"/>
          </w:tcPr>
          <w:p w14:paraId="3107E98F" w14:textId="77777777" w:rsidR="00A50CD6" w:rsidRDefault="00A50CD6" w:rsidP="00E32759">
            <w:pPr>
              <w:jc w:val="center"/>
              <w:cnfStyle w:val="000000100000" w:firstRow="0" w:lastRow="0" w:firstColumn="0" w:lastColumn="0" w:oddVBand="0" w:evenVBand="0" w:oddHBand="1" w:evenHBand="0" w:firstRowFirstColumn="0" w:firstRowLastColumn="0" w:lastRowFirstColumn="0" w:lastRowLastColumn="0"/>
            </w:pPr>
            <w:r>
              <w:t>Permanente</w:t>
            </w:r>
          </w:p>
        </w:tc>
      </w:tr>
      <w:tr w:rsidR="00A50CD6" w14:paraId="14053123" w14:textId="77777777" w:rsidTr="00686ED9">
        <w:trPr>
          <w:trHeight w:val="996"/>
          <w:jc w:val="center"/>
        </w:trPr>
        <w:tc>
          <w:tcPr>
            <w:cnfStyle w:val="001000000000" w:firstRow="0" w:lastRow="0" w:firstColumn="1" w:lastColumn="0" w:oddVBand="0" w:evenVBand="0" w:oddHBand="0" w:evenHBand="0" w:firstRowFirstColumn="0" w:firstRowLastColumn="0" w:lastRowFirstColumn="0" w:lastRowLastColumn="0"/>
            <w:tcW w:w="2547" w:type="dxa"/>
          </w:tcPr>
          <w:p w14:paraId="2617B756" w14:textId="640E78A1" w:rsidR="00A50CD6" w:rsidRDefault="00A50CD6" w:rsidP="00836527">
            <w:pPr>
              <w:jc w:val="both"/>
            </w:pPr>
            <w:r>
              <w:t>Dar seguimiento y acompañamiento a alumnos con rezago educativo para que concluyan su nivel bachillerato</w:t>
            </w:r>
          </w:p>
        </w:tc>
        <w:tc>
          <w:tcPr>
            <w:tcW w:w="5812" w:type="dxa"/>
          </w:tcPr>
          <w:p w14:paraId="76E11C81" w14:textId="77777777" w:rsidR="00A50CD6" w:rsidRDefault="00A50CD6" w:rsidP="00E32759">
            <w:pPr>
              <w:jc w:val="both"/>
              <w:cnfStyle w:val="000000000000" w:firstRow="0" w:lastRow="0" w:firstColumn="0" w:lastColumn="0" w:oddVBand="0" w:evenVBand="0" w:oddHBand="0" w:evenHBand="0" w:firstRowFirstColumn="0" w:firstRowLastColumn="0" w:lastRowFirstColumn="0" w:lastRowLastColumn="0"/>
            </w:pPr>
            <w:r>
              <w:t xml:space="preserve">Elaboración e implementación de estrategias de regularización y evaluación. </w:t>
            </w:r>
          </w:p>
        </w:tc>
        <w:tc>
          <w:tcPr>
            <w:tcW w:w="2013" w:type="dxa"/>
          </w:tcPr>
          <w:p w14:paraId="350F7EE5" w14:textId="77777777" w:rsidR="00A50CD6" w:rsidRDefault="00A50CD6" w:rsidP="00E32759">
            <w:pPr>
              <w:jc w:val="both"/>
              <w:cnfStyle w:val="000000000000" w:firstRow="0" w:lastRow="0" w:firstColumn="0" w:lastColumn="0" w:oddVBand="0" w:evenVBand="0" w:oddHBand="0" w:evenHBand="0" w:firstRowFirstColumn="0" w:firstRowLastColumn="0" w:lastRowFirstColumn="0" w:lastRowLastColumn="0"/>
            </w:pPr>
            <w:r>
              <w:t>Relación de alumnos</w:t>
            </w:r>
          </w:p>
        </w:tc>
        <w:tc>
          <w:tcPr>
            <w:tcW w:w="0" w:type="auto"/>
          </w:tcPr>
          <w:p w14:paraId="2E83DEC0" w14:textId="77777777" w:rsidR="00A50CD6" w:rsidRDefault="00A50CD6" w:rsidP="00E32759">
            <w:pPr>
              <w:jc w:val="both"/>
              <w:cnfStyle w:val="000000000000" w:firstRow="0" w:lastRow="0" w:firstColumn="0" w:lastColumn="0" w:oddVBand="0" w:evenVBand="0" w:oddHBand="0" w:evenHBand="0" w:firstRowFirstColumn="0" w:firstRowLastColumn="0" w:lastRowFirstColumn="0" w:lastRowLastColumn="0"/>
            </w:pPr>
            <w:r>
              <w:t xml:space="preserve">En periodos de regularización </w:t>
            </w:r>
          </w:p>
        </w:tc>
      </w:tr>
      <w:tr w:rsidR="00A50CD6" w14:paraId="265AE99F" w14:textId="77777777" w:rsidTr="00686ED9">
        <w:trPr>
          <w:cnfStyle w:val="000000100000" w:firstRow="0" w:lastRow="0" w:firstColumn="0" w:lastColumn="0" w:oddVBand="0" w:evenVBand="0" w:oddHBand="1" w:evenHBand="0" w:firstRowFirstColumn="0" w:firstRowLastColumn="0" w:lastRowFirstColumn="0" w:lastRowLastColumn="0"/>
          <w:trHeight w:val="445"/>
          <w:jc w:val="center"/>
        </w:trPr>
        <w:tc>
          <w:tcPr>
            <w:cnfStyle w:val="001000000000" w:firstRow="0" w:lastRow="0" w:firstColumn="1" w:lastColumn="0" w:oddVBand="0" w:evenVBand="0" w:oddHBand="0" w:evenHBand="0" w:firstRowFirstColumn="0" w:firstRowLastColumn="0" w:lastRowFirstColumn="0" w:lastRowLastColumn="0"/>
            <w:tcW w:w="2547" w:type="dxa"/>
          </w:tcPr>
          <w:p w14:paraId="37EABF48" w14:textId="77777777" w:rsidR="00A50CD6" w:rsidRDefault="00A50CD6" w:rsidP="00E32759">
            <w:pPr>
              <w:jc w:val="both"/>
            </w:pPr>
            <w:r>
              <w:t xml:space="preserve">Realizar visitas domiciliarias a los alumnos que no asisten </w:t>
            </w:r>
            <w:r>
              <w:lastRenderedPageBreak/>
              <w:t>regularmente a la escuela.</w:t>
            </w:r>
          </w:p>
          <w:p w14:paraId="2C7C343E" w14:textId="77777777" w:rsidR="00A50CD6" w:rsidRDefault="00A50CD6" w:rsidP="00E32759">
            <w:pPr>
              <w:jc w:val="both"/>
            </w:pPr>
          </w:p>
        </w:tc>
        <w:tc>
          <w:tcPr>
            <w:tcW w:w="5812" w:type="dxa"/>
          </w:tcPr>
          <w:p w14:paraId="33ECEC57" w14:textId="77777777" w:rsidR="00A50CD6" w:rsidRDefault="00A50CD6" w:rsidP="00E32759">
            <w:pPr>
              <w:cnfStyle w:val="000000100000" w:firstRow="0" w:lastRow="0" w:firstColumn="0" w:lastColumn="0" w:oddVBand="0" w:evenVBand="0" w:oddHBand="1" w:evenHBand="0" w:firstRowFirstColumn="0" w:firstRowLastColumn="0" w:lastRowFirstColumn="0" w:lastRowLastColumn="0"/>
            </w:pPr>
            <w:r>
              <w:lastRenderedPageBreak/>
              <w:t>Entablar diálogo con tutor y alumno para conocer el caso y conjuntamente establecer las alternativas de apoyo y acompañamiento.</w:t>
            </w:r>
          </w:p>
        </w:tc>
        <w:tc>
          <w:tcPr>
            <w:tcW w:w="2013" w:type="dxa"/>
          </w:tcPr>
          <w:p w14:paraId="233399D4" w14:textId="77777777" w:rsidR="00A50CD6" w:rsidRDefault="00A50CD6" w:rsidP="00E32759">
            <w:pPr>
              <w:cnfStyle w:val="000000100000" w:firstRow="0" w:lastRow="0" w:firstColumn="0" w:lastColumn="0" w:oddVBand="0" w:evenVBand="0" w:oddHBand="1" w:evenHBand="0" w:firstRowFirstColumn="0" w:firstRowLastColumn="0" w:lastRowFirstColumn="0" w:lastRowLastColumn="0"/>
            </w:pPr>
            <w:r>
              <w:t xml:space="preserve">Fotografías </w:t>
            </w:r>
          </w:p>
          <w:p w14:paraId="0DA113CA" w14:textId="77777777" w:rsidR="00A50CD6" w:rsidRDefault="00A50CD6" w:rsidP="00E32759">
            <w:pPr>
              <w:cnfStyle w:val="000000100000" w:firstRow="0" w:lastRow="0" w:firstColumn="0" w:lastColumn="0" w:oddVBand="0" w:evenVBand="0" w:oddHBand="1" w:evenHBand="0" w:firstRowFirstColumn="0" w:firstRowLastColumn="0" w:lastRowFirstColumn="0" w:lastRowLastColumn="0"/>
            </w:pPr>
            <w:r>
              <w:t>Documento de visita firmado por el tutor.</w:t>
            </w:r>
          </w:p>
        </w:tc>
        <w:tc>
          <w:tcPr>
            <w:tcW w:w="0" w:type="auto"/>
          </w:tcPr>
          <w:p w14:paraId="7780E194" w14:textId="77777777" w:rsidR="00A50CD6" w:rsidRDefault="00A50CD6" w:rsidP="00E32759">
            <w:pPr>
              <w:jc w:val="center"/>
              <w:cnfStyle w:val="000000100000" w:firstRow="0" w:lastRow="0" w:firstColumn="0" w:lastColumn="0" w:oddVBand="0" w:evenVBand="0" w:oddHBand="1" w:evenHBand="0" w:firstRowFirstColumn="0" w:firstRowLastColumn="0" w:lastRowFirstColumn="0" w:lastRowLastColumn="0"/>
            </w:pPr>
            <w:r>
              <w:t>Permanente</w:t>
            </w:r>
          </w:p>
        </w:tc>
      </w:tr>
      <w:tr w:rsidR="00BA02B8" w14:paraId="0027999E" w14:textId="77777777" w:rsidTr="00686ED9">
        <w:trPr>
          <w:trHeight w:val="445"/>
          <w:jc w:val="center"/>
        </w:trPr>
        <w:tc>
          <w:tcPr>
            <w:cnfStyle w:val="001000000000" w:firstRow="0" w:lastRow="0" w:firstColumn="1" w:lastColumn="0" w:oddVBand="0" w:evenVBand="0" w:oddHBand="0" w:evenHBand="0" w:firstRowFirstColumn="0" w:firstRowLastColumn="0" w:lastRowFirstColumn="0" w:lastRowLastColumn="0"/>
            <w:tcW w:w="2547" w:type="dxa"/>
          </w:tcPr>
          <w:p w14:paraId="4B35EDFD" w14:textId="77777777" w:rsidR="00BA02B8" w:rsidRDefault="00BA02B8" w:rsidP="00BA02B8">
            <w:pPr>
              <w:jc w:val="both"/>
            </w:pPr>
            <w:r>
              <w:t xml:space="preserve">Brindar atención a los estudiantes que presentan desinterés por sus estudios. </w:t>
            </w:r>
          </w:p>
          <w:p w14:paraId="199F8CBE" w14:textId="77777777" w:rsidR="00BA02B8" w:rsidRDefault="00BA02B8" w:rsidP="00BA02B8">
            <w:pPr>
              <w:jc w:val="both"/>
            </w:pPr>
          </w:p>
        </w:tc>
        <w:tc>
          <w:tcPr>
            <w:tcW w:w="5812" w:type="dxa"/>
          </w:tcPr>
          <w:p w14:paraId="3601E1BE" w14:textId="77777777" w:rsidR="00BA02B8" w:rsidRDefault="00BA02B8">
            <w:pPr>
              <w:cnfStyle w:val="000000000000" w:firstRow="0" w:lastRow="0" w:firstColumn="0" w:lastColumn="0" w:oddVBand="0" w:evenVBand="0" w:oddHBand="0" w:evenHBand="0" w:firstRowFirstColumn="0" w:firstRowLastColumn="0" w:lastRowFirstColumn="0" w:lastRowLastColumn="0"/>
              <w:pPrChange w:id="23" w:author="BACHILLERATO GENERAL ALFONSO DE LA MADRID VIDAURRETA" w:date="2025-09-18T23:10:00Z">
                <w:pPr>
                  <w:jc w:val="center"/>
                  <w:cnfStyle w:val="000000000000" w:firstRow="0" w:lastRow="0" w:firstColumn="0" w:lastColumn="0" w:oddVBand="0" w:evenVBand="0" w:oddHBand="0" w:evenHBand="0" w:firstRowFirstColumn="0" w:firstRowLastColumn="0" w:lastRowFirstColumn="0" w:lastRowLastColumn="0"/>
                </w:pPr>
              </w:pPrChange>
            </w:pPr>
            <w:r>
              <w:t xml:space="preserve">Llevar un registro de bitácora de los estudiantes en riesgo de reprobación. </w:t>
            </w:r>
          </w:p>
          <w:p w14:paraId="013E0048"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p>
          <w:p w14:paraId="429D7DDB" w14:textId="77777777" w:rsidR="00BA02B8" w:rsidRDefault="00BA02B8" w:rsidP="00DF322C">
            <w:pPr>
              <w:cnfStyle w:val="000000000000" w:firstRow="0" w:lastRow="0" w:firstColumn="0" w:lastColumn="0" w:oddVBand="0" w:evenVBand="0" w:oddHBand="0" w:evenHBand="0" w:firstRowFirstColumn="0" w:firstRowLastColumn="0" w:lastRowFirstColumn="0" w:lastRowLastColumn="0"/>
            </w:pPr>
            <w:r>
              <w:t>Crear un directorio de padres de familia.</w:t>
            </w:r>
          </w:p>
          <w:p w14:paraId="2EF22123"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p>
          <w:p w14:paraId="605C3167" w14:textId="77777777" w:rsidR="00BA02B8" w:rsidRDefault="00BA02B8" w:rsidP="00BA02B8">
            <w:pPr>
              <w:cnfStyle w:val="000000000000" w:firstRow="0" w:lastRow="0" w:firstColumn="0" w:lastColumn="0" w:oddVBand="0" w:evenVBand="0" w:oddHBand="0" w:evenHBand="0" w:firstRowFirstColumn="0" w:firstRowLastColumn="0" w:lastRowFirstColumn="0" w:lastRowLastColumn="0"/>
            </w:pPr>
            <w:r>
              <w:t>De manera presencial y con uso de redes sociales para mantener informados a los padres de familia y alumnos.</w:t>
            </w:r>
          </w:p>
          <w:p w14:paraId="73601E7E" w14:textId="77777777" w:rsidR="00BA02B8" w:rsidRDefault="00BA02B8" w:rsidP="00BA02B8">
            <w:pPr>
              <w:cnfStyle w:val="000000000000" w:firstRow="0" w:lastRow="0" w:firstColumn="0" w:lastColumn="0" w:oddVBand="0" w:evenVBand="0" w:oddHBand="0" w:evenHBand="0" w:firstRowFirstColumn="0" w:firstRowLastColumn="0" w:lastRowFirstColumn="0" w:lastRowLastColumn="0"/>
            </w:pPr>
          </w:p>
          <w:p w14:paraId="1EDBFE3B" w14:textId="77777777" w:rsidR="00BA02B8" w:rsidRDefault="00BA02B8" w:rsidP="00BA02B8">
            <w:pPr>
              <w:cnfStyle w:val="000000000000" w:firstRow="0" w:lastRow="0" w:firstColumn="0" w:lastColumn="0" w:oddVBand="0" w:evenVBand="0" w:oddHBand="0" w:evenHBand="0" w:firstRowFirstColumn="0" w:firstRowLastColumn="0" w:lastRowFirstColumn="0" w:lastRowLastColumn="0"/>
            </w:pPr>
          </w:p>
          <w:p w14:paraId="40A42D70" w14:textId="497EC1C2" w:rsidR="00BA02B8" w:rsidRDefault="00BA02B8" w:rsidP="00BA02B8">
            <w:pPr>
              <w:cnfStyle w:val="000000000000" w:firstRow="0" w:lastRow="0" w:firstColumn="0" w:lastColumn="0" w:oddVBand="0" w:evenVBand="0" w:oddHBand="0" w:evenHBand="0" w:firstRowFirstColumn="0" w:firstRowLastColumn="0" w:lastRowFirstColumn="0" w:lastRowLastColumn="0"/>
            </w:pPr>
            <w:r>
              <w:t xml:space="preserve">Realizar pláticas con tutor y alumno según los casos para determinar las causas de la apatía mostrada. </w:t>
            </w:r>
          </w:p>
          <w:p w14:paraId="2444127F" w14:textId="77777777" w:rsidR="00BA02B8" w:rsidRDefault="00BA02B8" w:rsidP="00BA02B8">
            <w:pPr>
              <w:cnfStyle w:val="000000000000" w:firstRow="0" w:lastRow="0" w:firstColumn="0" w:lastColumn="0" w:oddVBand="0" w:evenVBand="0" w:oddHBand="0" w:evenHBand="0" w:firstRowFirstColumn="0" w:firstRowLastColumn="0" w:lastRowFirstColumn="0" w:lastRowLastColumn="0"/>
            </w:pPr>
          </w:p>
          <w:p w14:paraId="18E70535" w14:textId="6286690D" w:rsidR="00BA02B8" w:rsidRDefault="00BA02B8" w:rsidP="00BA02B8">
            <w:pPr>
              <w:cnfStyle w:val="000000000000" w:firstRow="0" w:lastRow="0" w:firstColumn="0" w:lastColumn="0" w:oddVBand="0" w:evenVBand="0" w:oddHBand="0" w:evenHBand="0" w:firstRowFirstColumn="0" w:firstRowLastColumn="0" w:lastRowFirstColumn="0" w:lastRowLastColumn="0"/>
            </w:pPr>
            <w:r>
              <w:t>Crear compromisos de atención al problema con los tutores o padres de familia.</w:t>
            </w:r>
          </w:p>
        </w:tc>
        <w:tc>
          <w:tcPr>
            <w:tcW w:w="2013" w:type="dxa"/>
          </w:tcPr>
          <w:p w14:paraId="11ABDD56"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r>
              <w:t>Bitácora</w:t>
            </w:r>
          </w:p>
          <w:p w14:paraId="0956F3BA" w14:textId="77777777" w:rsidR="00BA02B8" w:rsidRDefault="00BA02B8" w:rsidP="00BA02B8">
            <w:pPr>
              <w:cnfStyle w:val="000000000000" w:firstRow="0" w:lastRow="0" w:firstColumn="0" w:lastColumn="0" w:oddVBand="0" w:evenVBand="0" w:oddHBand="0" w:evenHBand="0" w:firstRowFirstColumn="0" w:firstRowLastColumn="0" w:lastRowFirstColumn="0" w:lastRowLastColumn="0"/>
            </w:pPr>
          </w:p>
          <w:p w14:paraId="6AD1EFB6" w14:textId="77777777" w:rsidR="00D35845" w:rsidRDefault="00D35845" w:rsidP="00BA02B8">
            <w:pPr>
              <w:cnfStyle w:val="000000000000" w:firstRow="0" w:lastRow="0" w:firstColumn="0" w:lastColumn="0" w:oddVBand="0" w:evenVBand="0" w:oddHBand="0" w:evenHBand="0" w:firstRowFirstColumn="0" w:firstRowLastColumn="0" w:lastRowFirstColumn="0" w:lastRowLastColumn="0"/>
            </w:pPr>
          </w:p>
          <w:p w14:paraId="58E70055"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r>
              <w:t>Directorio</w:t>
            </w:r>
          </w:p>
          <w:p w14:paraId="31049B71"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p>
          <w:p w14:paraId="18CBFA5F"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p>
          <w:p w14:paraId="4E96712B" w14:textId="61FCD2CD" w:rsidR="00BA02B8" w:rsidRDefault="00BA02B8" w:rsidP="00BA02B8">
            <w:pPr>
              <w:cnfStyle w:val="000000000000" w:firstRow="0" w:lastRow="0" w:firstColumn="0" w:lastColumn="0" w:oddVBand="0" w:evenVBand="0" w:oddHBand="0" w:evenHBand="0" w:firstRowFirstColumn="0" w:firstRowLastColumn="0" w:lastRowFirstColumn="0" w:lastRowLastColumn="0"/>
            </w:pPr>
            <w:r>
              <w:t xml:space="preserve">Números de Celulares, </w:t>
            </w:r>
            <w:r w:rsidR="00DF322C">
              <w:t>Watts</w:t>
            </w:r>
            <w:r>
              <w:t xml:space="preserve"> App, correo electrónico y Facebook</w:t>
            </w:r>
          </w:p>
          <w:p w14:paraId="4FC38401" w14:textId="77777777" w:rsidR="00BA02B8" w:rsidRDefault="00BA02B8" w:rsidP="00BA02B8">
            <w:pPr>
              <w:jc w:val="both"/>
              <w:cnfStyle w:val="000000000000" w:firstRow="0" w:lastRow="0" w:firstColumn="0" w:lastColumn="0" w:oddVBand="0" w:evenVBand="0" w:oddHBand="0" w:evenHBand="0" w:firstRowFirstColumn="0" w:firstRowLastColumn="0" w:lastRowFirstColumn="0" w:lastRowLastColumn="0"/>
            </w:pPr>
          </w:p>
          <w:p w14:paraId="2171521A" w14:textId="77777777" w:rsidR="00BA02B8" w:rsidRDefault="00BA02B8" w:rsidP="00BA02B8">
            <w:pPr>
              <w:jc w:val="both"/>
              <w:cnfStyle w:val="000000000000" w:firstRow="0" w:lastRow="0" w:firstColumn="0" w:lastColumn="0" w:oddVBand="0" w:evenVBand="0" w:oddHBand="0" w:evenHBand="0" w:firstRowFirstColumn="0" w:firstRowLastColumn="0" w:lastRowFirstColumn="0" w:lastRowLastColumn="0"/>
            </w:pPr>
            <w:r>
              <w:t>Citatorios</w:t>
            </w:r>
          </w:p>
          <w:p w14:paraId="01E5D6EB" w14:textId="77777777" w:rsidR="00BA02B8" w:rsidRDefault="00BA02B8" w:rsidP="00BA02B8">
            <w:pPr>
              <w:jc w:val="both"/>
              <w:cnfStyle w:val="000000000000" w:firstRow="0" w:lastRow="0" w:firstColumn="0" w:lastColumn="0" w:oddVBand="0" w:evenVBand="0" w:oddHBand="0" w:evenHBand="0" w:firstRowFirstColumn="0" w:firstRowLastColumn="0" w:lastRowFirstColumn="0" w:lastRowLastColumn="0"/>
            </w:pPr>
          </w:p>
          <w:p w14:paraId="6C9F5734" w14:textId="77777777" w:rsidR="00BA02B8" w:rsidRDefault="00BA02B8" w:rsidP="00BA02B8">
            <w:pPr>
              <w:jc w:val="both"/>
              <w:cnfStyle w:val="000000000000" w:firstRow="0" w:lastRow="0" w:firstColumn="0" w:lastColumn="0" w:oddVBand="0" w:evenVBand="0" w:oddHBand="0" w:evenHBand="0" w:firstRowFirstColumn="0" w:firstRowLastColumn="0" w:lastRowFirstColumn="0" w:lastRowLastColumn="0"/>
            </w:pPr>
          </w:p>
          <w:p w14:paraId="5DB1B17B" w14:textId="77777777" w:rsidR="00BA02B8" w:rsidRDefault="00BA02B8" w:rsidP="00BA02B8">
            <w:pPr>
              <w:jc w:val="both"/>
              <w:cnfStyle w:val="000000000000" w:firstRow="0" w:lastRow="0" w:firstColumn="0" w:lastColumn="0" w:oddVBand="0" w:evenVBand="0" w:oddHBand="0" w:evenHBand="0" w:firstRowFirstColumn="0" w:firstRowLastColumn="0" w:lastRowFirstColumn="0" w:lastRowLastColumn="0"/>
            </w:pPr>
          </w:p>
          <w:p w14:paraId="71BF84DD" w14:textId="04F2A3B0" w:rsidR="00BA02B8" w:rsidRDefault="00BA02B8" w:rsidP="00BA02B8">
            <w:pPr>
              <w:jc w:val="both"/>
              <w:cnfStyle w:val="000000000000" w:firstRow="0" w:lastRow="0" w:firstColumn="0" w:lastColumn="0" w:oddVBand="0" w:evenVBand="0" w:oddHBand="0" w:evenHBand="0" w:firstRowFirstColumn="0" w:firstRowLastColumn="0" w:lastRowFirstColumn="0" w:lastRowLastColumn="0"/>
            </w:pPr>
            <w:r>
              <w:t>Carta compromiso</w:t>
            </w:r>
          </w:p>
        </w:tc>
        <w:tc>
          <w:tcPr>
            <w:tcW w:w="0" w:type="auto"/>
          </w:tcPr>
          <w:p w14:paraId="124C632B"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r>
              <w:t>Permanente</w:t>
            </w:r>
          </w:p>
          <w:p w14:paraId="17851475"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p>
          <w:p w14:paraId="16AEE0A8"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p>
          <w:p w14:paraId="4DED5B68"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r>
              <w:t>Permanente</w:t>
            </w:r>
          </w:p>
          <w:p w14:paraId="25D87E79"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p>
          <w:p w14:paraId="7D78ABB0"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p>
          <w:p w14:paraId="67A60E6B"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r>
              <w:t xml:space="preserve">Permanente </w:t>
            </w:r>
          </w:p>
          <w:p w14:paraId="2D0E0B94"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p>
          <w:p w14:paraId="1C88FFEF"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p>
          <w:p w14:paraId="7BBC0B4C"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p>
          <w:p w14:paraId="40A8E0E1" w14:textId="77777777"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p>
          <w:p w14:paraId="5B58FE7B" w14:textId="35480023" w:rsidR="00BA02B8" w:rsidRDefault="00BA02B8" w:rsidP="00BA02B8">
            <w:pPr>
              <w:jc w:val="center"/>
              <w:cnfStyle w:val="000000000000" w:firstRow="0" w:lastRow="0" w:firstColumn="0" w:lastColumn="0" w:oddVBand="0" w:evenVBand="0" w:oddHBand="0" w:evenHBand="0" w:firstRowFirstColumn="0" w:firstRowLastColumn="0" w:lastRowFirstColumn="0" w:lastRowLastColumn="0"/>
            </w:pPr>
            <w:r>
              <w:t>Cuando sea necesario</w:t>
            </w:r>
          </w:p>
        </w:tc>
      </w:tr>
      <w:tr w:rsidR="00733582" w14:paraId="44D963F8" w14:textId="77777777" w:rsidTr="00686ED9">
        <w:trPr>
          <w:cnfStyle w:val="000000100000" w:firstRow="0" w:lastRow="0" w:firstColumn="0" w:lastColumn="0" w:oddVBand="0" w:evenVBand="0" w:oddHBand="1" w:evenHBand="0" w:firstRowFirstColumn="0" w:firstRowLastColumn="0" w:lastRowFirstColumn="0" w:lastRowLastColumn="0"/>
          <w:trHeight w:val="445"/>
          <w:jc w:val="center"/>
        </w:trPr>
        <w:tc>
          <w:tcPr>
            <w:cnfStyle w:val="001000000000" w:firstRow="0" w:lastRow="0" w:firstColumn="1" w:lastColumn="0" w:oddVBand="0" w:evenVBand="0" w:oddHBand="0" w:evenHBand="0" w:firstRowFirstColumn="0" w:firstRowLastColumn="0" w:lastRowFirstColumn="0" w:lastRowLastColumn="0"/>
            <w:tcW w:w="2547" w:type="dxa"/>
          </w:tcPr>
          <w:p w14:paraId="0754974E" w14:textId="11D2A24A" w:rsidR="00733582" w:rsidRDefault="00733582" w:rsidP="00733582">
            <w:pPr>
              <w:jc w:val="both"/>
            </w:pPr>
            <w:r>
              <w:t>Programa PAEC</w:t>
            </w:r>
          </w:p>
        </w:tc>
        <w:tc>
          <w:tcPr>
            <w:tcW w:w="5812" w:type="dxa"/>
          </w:tcPr>
          <w:p w14:paraId="533D4FE5" w14:textId="58A8A329" w:rsidR="00733582" w:rsidRDefault="00733582" w:rsidP="00D35845">
            <w:pPr>
              <w:cnfStyle w:val="000000100000" w:firstRow="0" w:lastRow="0" w:firstColumn="0" w:lastColumn="0" w:oddVBand="0" w:evenVBand="0" w:oddHBand="1" w:evenHBand="0" w:firstRowFirstColumn="0" w:firstRowLastColumn="0" w:lastRowFirstColumn="0" w:lastRowLastColumn="0"/>
            </w:pPr>
            <w:r>
              <w:rPr>
                <w:rFonts w:ascii="Adelle Sans" w:hAnsi="Adelle Sans"/>
                <w:color w:val="000000"/>
                <w:sz w:val="24"/>
                <w:szCs w:val="24"/>
              </w:rPr>
              <w:t xml:space="preserve">Realizar el proyecto del </w:t>
            </w:r>
            <w:r w:rsidRPr="00825350">
              <w:rPr>
                <w:rFonts w:ascii="Adelle Sans" w:hAnsi="Adelle Sans"/>
                <w:color w:val="000000"/>
                <w:sz w:val="24"/>
                <w:szCs w:val="24"/>
              </w:rPr>
              <w:t>PAEC</w:t>
            </w:r>
            <w:r>
              <w:rPr>
                <w:rFonts w:ascii="Adelle Sans" w:hAnsi="Adelle Sans"/>
                <w:color w:val="000000"/>
                <w:sz w:val="24"/>
                <w:szCs w:val="24"/>
              </w:rPr>
              <w:t>,</w:t>
            </w:r>
            <w:r w:rsidRPr="00825350">
              <w:rPr>
                <w:rFonts w:ascii="Adelle Sans" w:hAnsi="Adelle Sans"/>
                <w:color w:val="000000"/>
                <w:sz w:val="24"/>
                <w:szCs w:val="24"/>
              </w:rPr>
              <w:t xml:space="preserve"> como una estrategia para concretar los principios y</w:t>
            </w:r>
            <w:r>
              <w:rPr>
                <w:rFonts w:ascii="Adelle Sans" w:hAnsi="Adelle Sans"/>
                <w:color w:val="000000"/>
                <w:sz w:val="24"/>
                <w:szCs w:val="24"/>
              </w:rPr>
              <w:t xml:space="preserve"> </w:t>
            </w:r>
            <w:r w:rsidRPr="00825350">
              <w:rPr>
                <w:rFonts w:ascii="Adelle Sans" w:hAnsi="Adelle Sans"/>
                <w:color w:val="000000"/>
                <w:sz w:val="24"/>
                <w:szCs w:val="24"/>
              </w:rPr>
              <w:t xml:space="preserve">características de la Nueva Escuela Mexicana, </w:t>
            </w:r>
            <w:r>
              <w:rPr>
                <w:rFonts w:ascii="Adelle Sans" w:hAnsi="Adelle Sans"/>
                <w:color w:val="000000"/>
                <w:sz w:val="24"/>
                <w:szCs w:val="24"/>
              </w:rPr>
              <w:t>vinculando a la escuela con la comunidad.</w:t>
            </w:r>
          </w:p>
        </w:tc>
        <w:tc>
          <w:tcPr>
            <w:tcW w:w="2013" w:type="dxa"/>
          </w:tcPr>
          <w:p w14:paraId="722EE5BF" w14:textId="58883129" w:rsidR="00733582" w:rsidRDefault="00733582" w:rsidP="00DF322C">
            <w:pPr>
              <w:cnfStyle w:val="000000100000" w:firstRow="0" w:lastRow="0" w:firstColumn="0" w:lastColumn="0" w:oddVBand="0" w:evenVBand="0" w:oddHBand="1" w:evenHBand="0" w:firstRowFirstColumn="0" w:firstRowLastColumn="0" w:lastRowFirstColumn="0" w:lastRowLastColumn="0"/>
            </w:pPr>
            <w:r>
              <w:t xml:space="preserve">Fotografías </w:t>
            </w:r>
          </w:p>
        </w:tc>
        <w:tc>
          <w:tcPr>
            <w:tcW w:w="0" w:type="auto"/>
          </w:tcPr>
          <w:p w14:paraId="0C30BD43" w14:textId="7BD2E6DB" w:rsidR="00733582" w:rsidRDefault="00733582" w:rsidP="00733582">
            <w:pPr>
              <w:jc w:val="center"/>
              <w:cnfStyle w:val="000000100000" w:firstRow="0" w:lastRow="0" w:firstColumn="0" w:lastColumn="0" w:oddVBand="0" w:evenVBand="0" w:oddHBand="1" w:evenHBand="0" w:firstRowFirstColumn="0" w:firstRowLastColumn="0" w:lastRowFirstColumn="0" w:lastRowLastColumn="0"/>
            </w:pPr>
            <w:r>
              <w:t>permanente</w:t>
            </w:r>
          </w:p>
        </w:tc>
      </w:tr>
    </w:tbl>
    <w:p w14:paraId="6ECA5FCA" w14:textId="30C7761A" w:rsidR="00A50CD6" w:rsidRDefault="00A50CD6" w:rsidP="00A50CD6"/>
    <w:p w14:paraId="4EFBFB2E" w14:textId="77777777" w:rsidR="00DF322C" w:rsidRDefault="00DF322C" w:rsidP="00A50CD6"/>
    <w:p w14:paraId="3E5BFDA8" w14:textId="77777777" w:rsidR="00A50CD6" w:rsidRDefault="00A50CD6" w:rsidP="00A50CD6"/>
    <w:p w14:paraId="1E806678" w14:textId="77777777" w:rsidR="00D35845" w:rsidRDefault="00D35845" w:rsidP="00A50CD6"/>
    <w:p w14:paraId="5E35ABB7" w14:textId="77777777" w:rsidR="00D35845" w:rsidRDefault="00D35845" w:rsidP="00A50CD6"/>
    <w:p w14:paraId="69C7D419" w14:textId="268B3A6B" w:rsidR="00B92CA4" w:rsidRPr="00B92CA4" w:rsidRDefault="00B92CA4" w:rsidP="00B92CA4">
      <w:pPr>
        <w:rPr>
          <w:b/>
          <w:bCs/>
        </w:rPr>
      </w:pPr>
      <w:r w:rsidRPr="00B92CA4">
        <w:rPr>
          <w:b/>
          <w:bCs/>
        </w:rPr>
        <w:lastRenderedPageBreak/>
        <w:t xml:space="preserve">Categoría 2: Gestión y </w:t>
      </w:r>
      <w:r w:rsidR="0036027E">
        <w:rPr>
          <w:b/>
          <w:bCs/>
        </w:rPr>
        <w:t>administración escolar</w:t>
      </w:r>
    </w:p>
    <w:p w14:paraId="3220AADC" w14:textId="2994946A" w:rsidR="00B92CA4" w:rsidRDefault="00B92CA4" w:rsidP="00B92CA4">
      <w:r>
        <w:t xml:space="preserve">Meta: </w:t>
      </w:r>
      <w:r w:rsidR="00DF322C">
        <w:t>Mejorar al</w:t>
      </w:r>
      <w:r>
        <w:t xml:space="preserve"> 100% el servicio de </w:t>
      </w:r>
      <w:r w:rsidR="00DF322C">
        <w:t>información académica</w:t>
      </w:r>
      <w:r>
        <w:t>, sobre la tramitación de becas, control y uso de material didáctico.</w:t>
      </w:r>
    </w:p>
    <w:tbl>
      <w:tblPr>
        <w:tblStyle w:val="Listaclara-nfasis6"/>
        <w:tblW w:w="13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220"/>
        <w:gridCol w:w="1859"/>
        <w:gridCol w:w="2959"/>
      </w:tblGrid>
      <w:tr w:rsidR="00B92CA4" w14:paraId="1431B806" w14:textId="77777777" w:rsidTr="002E26AB">
        <w:trPr>
          <w:cnfStyle w:val="100000000000" w:firstRow="1" w:lastRow="0" w:firstColumn="0" w:lastColumn="0" w:oddVBand="0" w:evenVBand="0" w:oddHBand="0"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5240" w:type="dxa"/>
            <w:shd w:val="clear" w:color="auto" w:fill="632423" w:themeFill="accent2" w:themeFillShade="80"/>
          </w:tcPr>
          <w:p w14:paraId="1486EDD6" w14:textId="05717C9D" w:rsidR="00B92CA4" w:rsidRDefault="00B92CA4" w:rsidP="00C363E7">
            <w:pPr>
              <w:jc w:val="center"/>
            </w:pPr>
            <w:r>
              <w:t>L</w:t>
            </w:r>
            <w:r w:rsidR="00020F1B">
              <w:t>Í</w:t>
            </w:r>
            <w:r>
              <w:t>NEAS DE ACCI</w:t>
            </w:r>
            <w:r w:rsidR="00020F1B">
              <w:t>Ó</w:t>
            </w:r>
            <w:r>
              <w:t>N</w:t>
            </w:r>
          </w:p>
        </w:tc>
        <w:tc>
          <w:tcPr>
            <w:tcW w:w="3220" w:type="dxa"/>
            <w:shd w:val="clear" w:color="auto" w:fill="632423" w:themeFill="accent2" w:themeFillShade="80"/>
          </w:tcPr>
          <w:p w14:paraId="175EF1ED" w14:textId="77777777" w:rsidR="00B92CA4" w:rsidRDefault="00B92CA4" w:rsidP="00C363E7">
            <w:pPr>
              <w:jc w:val="center"/>
              <w:cnfStyle w:val="100000000000" w:firstRow="1" w:lastRow="0" w:firstColumn="0" w:lastColumn="0" w:oddVBand="0" w:evenVBand="0" w:oddHBand="0" w:evenHBand="0" w:firstRowFirstColumn="0" w:firstRowLastColumn="0" w:lastRowFirstColumn="0" w:lastRowLastColumn="0"/>
            </w:pPr>
            <w:r>
              <w:t>ACTIVIDADES</w:t>
            </w:r>
          </w:p>
        </w:tc>
        <w:tc>
          <w:tcPr>
            <w:tcW w:w="0" w:type="auto"/>
            <w:shd w:val="clear" w:color="auto" w:fill="632423" w:themeFill="accent2" w:themeFillShade="80"/>
          </w:tcPr>
          <w:p w14:paraId="3073DA01" w14:textId="77777777" w:rsidR="00B92CA4" w:rsidRDefault="00B92CA4" w:rsidP="00C363E7">
            <w:pPr>
              <w:jc w:val="center"/>
              <w:cnfStyle w:val="100000000000" w:firstRow="1" w:lastRow="0" w:firstColumn="0" w:lastColumn="0" w:oddVBand="0" w:evenVBand="0" w:oddHBand="0" w:evenHBand="0" w:firstRowFirstColumn="0" w:firstRowLastColumn="0" w:lastRowFirstColumn="0" w:lastRowLastColumn="0"/>
            </w:pPr>
            <w:r>
              <w:t>EVIDENCIA</w:t>
            </w:r>
          </w:p>
        </w:tc>
        <w:tc>
          <w:tcPr>
            <w:tcW w:w="0" w:type="auto"/>
            <w:shd w:val="clear" w:color="auto" w:fill="632423" w:themeFill="accent2" w:themeFillShade="80"/>
          </w:tcPr>
          <w:p w14:paraId="677F2816" w14:textId="77777777" w:rsidR="00B92CA4" w:rsidRDefault="00B92CA4" w:rsidP="00C363E7">
            <w:pPr>
              <w:jc w:val="center"/>
              <w:cnfStyle w:val="100000000000" w:firstRow="1" w:lastRow="0" w:firstColumn="0" w:lastColumn="0" w:oddVBand="0" w:evenVBand="0" w:oddHBand="0" w:evenHBand="0" w:firstRowFirstColumn="0" w:firstRowLastColumn="0" w:lastRowFirstColumn="0" w:lastRowLastColumn="0"/>
            </w:pPr>
            <w:r>
              <w:t>FECHA DE CUMPLIMIENTO</w:t>
            </w:r>
          </w:p>
        </w:tc>
      </w:tr>
      <w:tr w:rsidR="00B92CA4" w14:paraId="5B424E56" w14:textId="77777777" w:rsidTr="002E26AB">
        <w:trPr>
          <w:cnfStyle w:val="000000100000" w:firstRow="0" w:lastRow="0" w:firstColumn="0" w:lastColumn="0" w:oddVBand="0" w:evenVBand="0" w:oddHBand="1" w:evenHBand="0" w:firstRowFirstColumn="0" w:firstRowLastColumn="0" w:lastRowFirstColumn="0" w:lastRowLastColumn="0"/>
          <w:trHeight w:val="1245"/>
          <w:jc w:val="center"/>
        </w:trPr>
        <w:tc>
          <w:tcPr>
            <w:cnfStyle w:val="001000000000" w:firstRow="0" w:lastRow="0" w:firstColumn="1" w:lastColumn="0" w:oddVBand="0" w:evenVBand="0" w:oddHBand="0" w:evenHBand="0" w:firstRowFirstColumn="0" w:firstRowLastColumn="0" w:lastRowFirstColumn="0" w:lastRowLastColumn="0"/>
            <w:tcW w:w="5240" w:type="dxa"/>
          </w:tcPr>
          <w:p w14:paraId="4E7F8B3E" w14:textId="3446A241" w:rsidR="00B92CA4" w:rsidRDefault="00B92CA4" w:rsidP="00C363E7">
            <w:r>
              <w:t xml:space="preserve">Brindar al alumno y tutor la información sobre su </w:t>
            </w:r>
            <w:r w:rsidR="00DF322C">
              <w:t>historial académico</w:t>
            </w:r>
            <w:r>
              <w:t xml:space="preserve"> cuando lo solicite vía telefónica o presencial.</w:t>
            </w:r>
          </w:p>
        </w:tc>
        <w:tc>
          <w:tcPr>
            <w:tcW w:w="3220" w:type="dxa"/>
          </w:tcPr>
          <w:p w14:paraId="3C6656C7" w14:textId="73A58921" w:rsidR="00B92CA4" w:rsidRPr="007D7063" w:rsidRDefault="00B92CA4" w:rsidP="00C363E7">
            <w:pPr>
              <w:cnfStyle w:val="000000100000" w:firstRow="0" w:lastRow="0" w:firstColumn="0" w:lastColumn="0" w:oddVBand="0" w:evenVBand="0" w:oddHBand="1" w:evenHBand="0" w:firstRowFirstColumn="0" w:firstRowLastColumn="0" w:lastRowFirstColumn="0" w:lastRowLastColumn="0"/>
              <w:rPr>
                <w:bCs/>
              </w:rPr>
            </w:pPr>
            <w:r w:rsidRPr="005D3259">
              <w:t>Integrar y actualizar los expedientes académicos por grupo</w:t>
            </w:r>
            <w:r w:rsidR="007D7063">
              <w:rPr>
                <w:b/>
              </w:rPr>
              <w:t xml:space="preserve"> </w:t>
            </w:r>
            <w:r w:rsidR="007D7063" w:rsidRPr="007D7063">
              <w:t>y actualización de CRAD.</w:t>
            </w:r>
          </w:p>
        </w:tc>
        <w:tc>
          <w:tcPr>
            <w:tcW w:w="0" w:type="auto"/>
          </w:tcPr>
          <w:p w14:paraId="3D1BDA79" w14:textId="77777777" w:rsidR="00B92CA4" w:rsidRDefault="00B92CA4" w:rsidP="00C363E7">
            <w:pPr>
              <w:jc w:val="center"/>
              <w:cnfStyle w:val="000000100000" w:firstRow="0" w:lastRow="0" w:firstColumn="0" w:lastColumn="0" w:oddVBand="0" w:evenVBand="0" w:oddHBand="1" w:evenHBand="0" w:firstRowFirstColumn="0" w:firstRowLastColumn="0" w:lastRowFirstColumn="0" w:lastRowLastColumn="0"/>
              <w:rPr>
                <w:b/>
              </w:rPr>
            </w:pPr>
          </w:p>
          <w:p w14:paraId="7099270D" w14:textId="77777777" w:rsidR="00B92CA4" w:rsidRPr="00CF1FF0" w:rsidRDefault="00B92CA4" w:rsidP="00C363E7">
            <w:pPr>
              <w:jc w:val="center"/>
              <w:cnfStyle w:val="000000100000" w:firstRow="0" w:lastRow="0" w:firstColumn="0" w:lastColumn="0" w:oddVBand="0" w:evenVBand="0" w:oddHBand="1" w:evenHBand="0" w:firstRowFirstColumn="0" w:firstRowLastColumn="0" w:lastRowFirstColumn="0" w:lastRowLastColumn="0"/>
            </w:pPr>
            <w:r w:rsidRPr="00CF1FF0">
              <w:t>Kardex y boletas</w:t>
            </w:r>
          </w:p>
        </w:tc>
        <w:tc>
          <w:tcPr>
            <w:tcW w:w="0" w:type="auto"/>
          </w:tcPr>
          <w:p w14:paraId="3E7C086C" w14:textId="77777777" w:rsidR="00B92CA4" w:rsidRDefault="00B92CA4" w:rsidP="00C363E7">
            <w:pPr>
              <w:jc w:val="center"/>
              <w:cnfStyle w:val="000000100000" w:firstRow="0" w:lastRow="0" w:firstColumn="0" w:lastColumn="0" w:oddVBand="0" w:evenVBand="0" w:oddHBand="1" w:evenHBand="0" w:firstRowFirstColumn="0" w:firstRowLastColumn="0" w:lastRowFirstColumn="0" w:lastRowLastColumn="0"/>
            </w:pPr>
          </w:p>
          <w:p w14:paraId="375BE3E3" w14:textId="77777777" w:rsidR="00B92CA4" w:rsidRDefault="00B92CA4" w:rsidP="00C363E7">
            <w:pPr>
              <w:jc w:val="center"/>
              <w:cnfStyle w:val="000000100000" w:firstRow="0" w:lastRow="0" w:firstColumn="0" w:lastColumn="0" w:oddVBand="0" w:evenVBand="0" w:oddHBand="1" w:evenHBand="0" w:firstRowFirstColumn="0" w:firstRowLastColumn="0" w:lastRowFirstColumn="0" w:lastRowLastColumn="0"/>
            </w:pPr>
            <w:r>
              <w:t>Permanente</w:t>
            </w:r>
          </w:p>
        </w:tc>
      </w:tr>
      <w:tr w:rsidR="00B92CA4" w14:paraId="4E655C76" w14:textId="77777777" w:rsidTr="002E26AB">
        <w:trPr>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1181A54A" w14:textId="77777777" w:rsidR="00B92CA4" w:rsidRDefault="00B92CA4" w:rsidP="00C363E7">
            <w:r>
              <w:t>Informar en tiempo y forma sobre los diferentes tipos de becas que hay para EMS, así como los lineamientos y requisitos para ser beneficiado.</w:t>
            </w:r>
          </w:p>
          <w:p w14:paraId="35AEB344" w14:textId="77777777" w:rsidR="00B92CA4" w:rsidRDefault="00B92CA4" w:rsidP="00C363E7"/>
          <w:p w14:paraId="0A201811" w14:textId="77777777" w:rsidR="00B92CA4" w:rsidRDefault="00B92CA4" w:rsidP="00C363E7"/>
          <w:p w14:paraId="0C47E7EC" w14:textId="7A5FC801" w:rsidR="00B92CA4" w:rsidRDefault="004B2B3E" w:rsidP="00C363E7">
            <w:pPr>
              <w:rPr>
                <w:b w:val="0"/>
                <w:bCs w:val="0"/>
              </w:rPr>
            </w:pPr>
            <w:r>
              <w:t xml:space="preserve">Mecanismo para verificar que los estudiantes no </w:t>
            </w:r>
            <w:r w:rsidR="007C2600">
              <w:t>p</w:t>
            </w:r>
            <w:r>
              <w:t>orten armas, bebidas alcohólicas o sustancias nocivas.</w:t>
            </w:r>
          </w:p>
          <w:p w14:paraId="54DADB20" w14:textId="6B154612" w:rsidR="004B2B3E" w:rsidRDefault="004B2B3E" w:rsidP="00C363E7">
            <w:pPr>
              <w:rPr>
                <w:b w:val="0"/>
                <w:bCs w:val="0"/>
              </w:rPr>
            </w:pPr>
          </w:p>
          <w:p w14:paraId="2A2E0C83" w14:textId="3728C203" w:rsidR="004B2B3E" w:rsidRDefault="004B2B3E" w:rsidP="00C363E7">
            <w:pPr>
              <w:rPr>
                <w:b w:val="0"/>
                <w:bCs w:val="0"/>
              </w:rPr>
            </w:pPr>
            <w:r>
              <w:t xml:space="preserve">Establecer acuerdos con un transporte público para que recoja </w:t>
            </w:r>
            <w:r w:rsidR="005B1C4F">
              <w:t xml:space="preserve">y otorgue descuentos previa identificación (credencial y uniforme del estudiante) </w:t>
            </w:r>
            <w:r>
              <w:t xml:space="preserve">exclusivamente a los estudiantes </w:t>
            </w:r>
            <w:r w:rsidR="00390AD1">
              <w:t>de</w:t>
            </w:r>
            <w:r>
              <w:t xml:space="preserve"> la escuela </w:t>
            </w:r>
            <w:r w:rsidR="00390AD1">
              <w:t>además los lleve a</w:t>
            </w:r>
            <w:r>
              <w:t xml:space="preserve"> una zona céntrica, de la cual se puedan desplazar a sus casas con mayor seguridad.</w:t>
            </w:r>
          </w:p>
          <w:p w14:paraId="1AD3117F" w14:textId="77777777" w:rsidR="00872AF9" w:rsidRDefault="00872AF9" w:rsidP="00C363E7">
            <w:pPr>
              <w:rPr>
                <w:b w:val="0"/>
                <w:bCs w:val="0"/>
              </w:rPr>
            </w:pPr>
          </w:p>
          <w:p w14:paraId="1F2EF86F" w14:textId="330C41AC" w:rsidR="004B2B3E" w:rsidRDefault="004B2B3E" w:rsidP="00C363E7">
            <w:r>
              <w:t>Gestionar con el gobierno local para que algunas patrullas vigilen afuera del plantel.</w:t>
            </w:r>
          </w:p>
          <w:p w14:paraId="3D98EE80" w14:textId="77777777" w:rsidR="00B92CA4" w:rsidRDefault="00B92CA4" w:rsidP="00C363E7">
            <w:pPr>
              <w:rPr>
                <w:b w:val="0"/>
                <w:bCs w:val="0"/>
              </w:rPr>
            </w:pPr>
          </w:p>
          <w:p w14:paraId="471DDDC7" w14:textId="77777777" w:rsidR="00521918" w:rsidRDefault="00521918" w:rsidP="00C363E7">
            <w:pPr>
              <w:rPr>
                <w:b w:val="0"/>
                <w:bCs w:val="0"/>
              </w:rPr>
            </w:pPr>
          </w:p>
          <w:p w14:paraId="14D5899B" w14:textId="55690439" w:rsidR="00521918" w:rsidRDefault="00521918" w:rsidP="00C363E7">
            <w:pPr>
              <w:rPr>
                <w:b w:val="0"/>
                <w:bCs w:val="0"/>
              </w:rPr>
            </w:pPr>
            <w:r>
              <w:t>Llevar a cabo campañas de vinculación con escuelas de nivel secundaria de la región.</w:t>
            </w:r>
          </w:p>
          <w:p w14:paraId="70D77B97" w14:textId="77777777" w:rsidR="00521918" w:rsidRDefault="00521918" w:rsidP="00C363E7">
            <w:pPr>
              <w:rPr>
                <w:b w:val="0"/>
                <w:bCs w:val="0"/>
              </w:rPr>
            </w:pPr>
          </w:p>
          <w:p w14:paraId="227DEFE8" w14:textId="77777777" w:rsidR="00521918" w:rsidRDefault="00521918" w:rsidP="00C363E7">
            <w:pPr>
              <w:rPr>
                <w:b w:val="0"/>
                <w:bCs w:val="0"/>
              </w:rPr>
            </w:pPr>
          </w:p>
          <w:p w14:paraId="67F2744D" w14:textId="77777777" w:rsidR="00521918" w:rsidRDefault="00521918" w:rsidP="00C363E7">
            <w:pPr>
              <w:rPr>
                <w:b w:val="0"/>
                <w:bCs w:val="0"/>
              </w:rPr>
            </w:pPr>
          </w:p>
          <w:p w14:paraId="7B26552A" w14:textId="77777777" w:rsidR="00D35845" w:rsidRDefault="00D35845" w:rsidP="00C363E7"/>
          <w:p w14:paraId="118A7257" w14:textId="77777777" w:rsidR="00B92CA4" w:rsidRDefault="00521918" w:rsidP="00C363E7">
            <w:pPr>
              <w:rPr>
                <w:b w:val="0"/>
                <w:bCs w:val="0"/>
              </w:rPr>
            </w:pPr>
            <w:r>
              <w:t>Campañas de difusión del bachillerato.</w:t>
            </w:r>
          </w:p>
          <w:p w14:paraId="5306D7C0" w14:textId="77777777" w:rsidR="00521918" w:rsidRDefault="00521918" w:rsidP="00C363E7">
            <w:pPr>
              <w:rPr>
                <w:b w:val="0"/>
                <w:bCs w:val="0"/>
              </w:rPr>
            </w:pPr>
          </w:p>
          <w:p w14:paraId="6C79FC41" w14:textId="0CB5B051" w:rsidR="00521918" w:rsidRDefault="00521918" w:rsidP="00C363E7"/>
        </w:tc>
        <w:tc>
          <w:tcPr>
            <w:tcW w:w="3220" w:type="dxa"/>
          </w:tcPr>
          <w:p w14:paraId="10E82D55" w14:textId="77777777" w:rsidR="00B92CA4" w:rsidRDefault="00B92CA4" w:rsidP="00C363E7">
            <w:pPr>
              <w:cnfStyle w:val="000000000000" w:firstRow="0" w:lastRow="0" w:firstColumn="0" w:lastColumn="0" w:oddVBand="0" w:evenVBand="0" w:oddHBand="0" w:evenHBand="0" w:firstRowFirstColumn="0" w:firstRowLastColumn="0" w:lastRowFirstColumn="0" w:lastRowLastColumn="0"/>
            </w:pPr>
            <w:r>
              <w:lastRenderedPageBreak/>
              <w:t>Difundir la información mediante documentos, trípticos, carteles por medio de las redes sociales</w:t>
            </w:r>
          </w:p>
          <w:p w14:paraId="361FCAC7" w14:textId="77777777" w:rsidR="00B92CA4" w:rsidRDefault="00B92CA4" w:rsidP="00C363E7">
            <w:pPr>
              <w:cnfStyle w:val="000000000000" w:firstRow="0" w:lastRow="0" w:firstColumn="0" w:lastColumn="0" w:oddVBand="0" w:evenVBand="0" w:oddHBand="0" w:evenHBand="0" w:firstRowFirstColumn="0" w:firstRowLastColumn="0" w:lastRowFirstColumn="0" w:lastRowLastColumn="0"/>
            </w:pPr>
          </w:p>
          <w:p w14:paraId="7CB31745" w14:textId="77777777" w:rsidR="00B92CA4" w:rsidRDefault="00B92CA4" w:rsidP="00C363E7">
            <w:pPr>
              <w:cnfStyle w:val="000000000000" w:firstRow="0" w:lastRow="0" w:firstColumn="0" w:lastColumn="0" w:oddVBand="0" w:evenVBand="0" w:oddHBand="0" w:evenHBand="0" w:firstRowFirstColumn="0" w:firstRowLastColumn="0" w:lastRowFirstColumn="0" w:lastRowLastColumn="0"/>
            </w:pPr>
          </w:p>
          <w:p w14:paraId="7D90B03E" w14:textId="5888948D" w:rsidR="00B92CA4" w:rsidRDefault="004B2B3E" w:rsidP="00C363E7">
            <w:pPr>
              <w:cnfStyle w:val="000000000000" w:firstRow="0" w:lastRow="0" w:firstColumn="0" w:lastColumn="0" w:oddVBand="0" w:evenVBand="0" w:oddHBand="0" w:evenHBand="0" w:firstRowFirstColumn="0" w:firstRowLastColumn="0" w:lastRowFirstColumn="0" w:lastRowLastColumn="0"/>
            </w:pPr>
            <w:r>
              <w:t xml:space="preserve">Recibir a los alumnos en la entrada </w:t>
            </w:r>
          </w:p>
          <w:p w14:paraId="32C6363B" w14:textId="77777777" w:rsidR="00B92CA4" w:rsidRDefault="00B92CA4" w:rsidP="00C363E7">
            <w:pPr>
              <w:cnfStyle w:val="000000000000" w:firstRow="0" w:lastRow="0" w:firstColumn="0" w:lastColumn="0" w:oddVBand="0" w:evenVBand="0" w:oddHBand="0" w:evenHBand="0" w:firstRowFirstColumn="0" w:firstRowLastColumn="0" w:lastRowFirstColumn="0" w:lastRowLastColumn="0"/>
            </w:pPr>
          </w:p>
          <w:p w14:paraId="4917D8BB" w14:textId="77777777" w:rsidR="00B92CA4" w:rsidRDefault="00B92CA4" w:rsidP="00C363E7">
            <w:pPr>
              <w:cnfStyle w:val="000000000000" w:firstRow="0" w:lastRow="0" w:firstColumn="0" w:lastColumn="0" w:oddVBand="0" w:evenVBand="0" w:oddHBand="0" w:evenHBand="0" w:firstRowFirstColumn="0" w:firstRowLastColumn="0" w:lastRowFirstColumn="0" w:lastRowLastColumn="0"/>
            </w:pPr>
          </w:p>
          <w:p w14:paraId="72BD0A76" w14:textId="5A4DAD4C" w:rsidR="004B2B3E" w:rsidRDefault="004B2B3E" w:rsidP="00C363E7">
            <w:pPr>
              <w:cnfStyle w:val="000000000000" w:firstRow="0" w:lastRow="0" w:firstColumn="0" w:lastColumn="0" w:oddVBand="0" w:evenVBand="0" w:oddHBand="0" w:evenHBand="0" w:firstRowFirstColumn="0" w:firstRowLastColumn="0" w:lastRowFirstColumn="0" w:lastRowLastColumn="0"/>
            </w:pPr>
            <w:r>
              <w:t>Pláticas con las personas que presten el servicio de transporte a los alumnos</w:t>
            </w:r>
            <w:r w:rsidR="00D35845">
              <w:t xml:space="preserve"> de la cabecera </w:t>
            </w:r>
            <w:proofErr w:type="gramStart"/>
            <w:r w:rsidR="00D35845">
              <w:t xml:space="preserve">y </w:t>
            </w:r>
            <w:r>
              <w:t xml:space="preserve"> de</w:t>
            </w:r>
            <w:proofErr w:type="gramEnd"/>
            <w:r>
              <w:t xml:space="preserve"> comunidades.</w:t>
            </w:r>
          </w:p>
          <w:p w14:paraId="1CBF36BD" w14:textId="77777777" w:rsidR="004B2B3E" w:rsidRDefault="004B2B3E" w:rsidP="00C363E7">
            <w:pPr>
              <w:cnfStyle w:val="000000000000" w:firstRow="0" w:lastRow="0" w:firstColumn="0" w:lastColumn="0" w:oddVBand="0" w:evenVBand="0" w:oddHBand="0" w:evenHBand="0" w:firstRowFirstColumn="0" w:firstRowLastColumn="0" w:lastRowFirstColumn="0" w:lastRowLastColumn="0"/>
            </w:pPr>
          </w:p>
          <w:p w14:paraId="19242A23" w14:textId="77777777" w:rsidR="004B2B3E" w:rsidRDefault="004B2B3E" w:rsidP="00C363E7">
            <w:pPr>
              <w:cnfStyle w:val="000000000000" w:firstRow="0" w:lastRow="0" w:firstColumn="0" w:lastColumn="0" w:oddVBand="0" w:evenVBand="0" w:oddHBand="0" w:evenHBand="0" w:firstRowFirstColumn="0" w:firstRowLastColumn="0" w:lastRowFirstColumn="0" w:lastRowLastColumn="0"/>
            </w:pPr>
          </w:p>
          <w:p w14:paraId="668BE0DE" w14:textId="77777777" w:rsidR="007C2600" w:rsidRDefault="007C2600" w:rsidP="00C363E7">
            <w:pPr>
              <w:cnfStyle w:val="000000000000" w:firstRow="0" w:lastRow="0" w:firstColumn="0" w:lastColumn="0" w:oddVBand="0" w:evenVBand="0" w:oddHBand="0" w:evenHBand="0" w:firstRowFirstColumn="0" w:firstRowLastColumn="0" w:lastRowFirstColumn="0" w:lastRowLastColumn="0"/>
            </w:pPr>
          </w:p>
          <w:p w14:paraId="7ED3F385" w14:textId="7138B988" w:rsidR="004B2B3E" w:rsidRDefault="004B2B3E" w:rsidP="00C363E7">
            <w:pPr>
              <w:cnfStyle w:val="000000000000" w:firstRow="0" w:lastRow="0" w:firstColumn="0" w:lastColumn="0" w:oddVBand="0" w:evenVBand="0" w:oddHBand="0" w:evenHBand="0" w:firstRowFirstColumn="0" w:firstRowLastColumn="0" w:lastRowFirstColumn="0" w:lastRowLastColumn="0"/>
            </w:pPr>
            <w:r>
              <w:t xml:space="preserve">Solicitar por escrito el apoyo de vigilancia </w:t>
            </w:r>
            <w:r w:rsidR="007C2600">
              <w:t>policial en</w:t>
            </w:r>
            <w:r>
              <w:t xml:space="preserve"> la hora de entrada y de salida de clases. </w:t>
            </w:r>
          </w:p>
          <w:p w14:paraId="59A67C0C" w14:textId="77777777" w:rsidR="00521918" w:rsidRDefault="00521918" w:rsidP="00C363E7">
            <w:pPr>
              <w:cnfStyle w:val="000000000000" w:firstRow="0" w:lastRow="0" w:firstColumn="0" w:lastColumn="0" w:oddVBand="0" w:evenVBand="0" w:oddHBand="0" w:evenHBand="0" w:firstRowFirstColumn="0" w:firstRowLastColumn="0" w:lastRowFirstColumn="0" w:lastRowLastColumn="0"/>
            </w:pPr>
          </w:p>
          <w:p w14:paraId="4D012AA2" w14:textId="77777777" w:rsidR="00521918" w:rsidRDefault="00521918" w:rsidP="00C363E7">
            <w:pPr>
              <w:cnfStyle w:val="000000000000" w:firstRow="0" w:lastRow="0" w:firstColumn="0" w:lastColumn="0" w:oddVBand="0" w:evenVBand="0" w:oddHBand="0" w:evenHBand="0" w:firstRowFirstColumn="0" w:firstRowLastColumn="0" w:lastRowFirstColumn="0" w:lastRowLastColumn="0"/>
            </w:pPr>
            <w:r>
              <w:t xml:space="preserve">Visitas a las escuelas de nivel secundaría de la región para dar a conocer las actividades que se </w:t>
            </w:r>
            <w:r>
              <w:lastRenderedPageBreak/>
              <w:t>llevan a cabo en nuestro plantel y la oferta educativa.</w:t>
            </w:r>
          </w:p>
          <w:p w14:paraId="2E1864C9" w14:textId="77777777" w:rsidR="00521918" w:rsidRDefault="00521918" w:rsidP="00C363E7">
            <w:pPr>
              <w:cnfStyle w:val="000000000000" w:firstRow="0" w:lastRow="0" w:firstColumn="0" w:lastColumn="0" w:oddVBand="0" w:evenVBand="0" w:oddHBand="0" w:evenHBand="0" w:firstRowFirstColumn="0" w:firstRowLastColumn="0" w:lastRowFirstColumn="0" w:lastRowLastColumn="0"/>
            </w:pPr>
          </w:p>
          <w:p w14:paraId="791B4B13" w14:textId="6EB8B3B1" w:rsidR="00521918" w:rsidRPr="005D3259" w:rsidRDefault="00521918" w:rsidP="00C363E7">
            <w:pPr>
              <w:cnfStyle w:val="000000000000" w:firstRow="0" w:lastRow="0" w:firstColumn="0" w:lastColumn="0" w:oddVBand="0" w:evenVBand="0" w:oddHBand="0" w:evenHBand="0" w:firstRowFirstColumn="0" w:firstRowLastColumn="0" w:lastRowFirstColumn="0" w:lastRowLastColumn="0"/>
            </w:pPr>
            <w:r>
              <w:t>Realizar publicidad a través de perifoneo, carteles digitales.</w:t>
            </w:r>
          </w:p>
        </w:tc>
        <w:tc>
          <w:tcPr>
            <w:tcW w:w="0" w:type="auto"/>
          </w:tcPr>
          <w:p w14:paraId="799F4F1B" w14:textId="77777777" w:rsidR="00B92CA4" w:rsidRPr="00CD24BC" w:rsidRDefault="00B92CA4" w:rsidP="00C363E7">
            <w:pPr>
              <w:cnfStyle w:val="000000000000" w:firstRow="0" w:lastRow="0" w:firstColumn="0" w:lastColumn="0" w:oddVBand="0" w:evenVBand="0" w:oddHBand="0" w:evenHBand="0" w:firstRowFirstColumn="0" w:firstRowLastColumn="0" w:lastRowFirstColumn="0" w:lastRowLastColumn="0"/>
            </w:pPr>
            <w:r w:rsidRPr="00CD24BC">
              <w:lastRenderedPageBreak/>
              <w:t>Fotografía de publicidad</w:t>
            </w:r>
          </w:p>
          <w:p w14:paraId="6FAAAC5A" w14:textId="77777777" w:rsidR="00B92CA4" w:rsidRDefault="00B92CA4" w:rsidP="00C363E7">
            <w:pPr>
              <w:cnfStyle w:val="000000000000" w:firstRow="0" w:lastRow="0" w:firstColumn="0" w:lastColumn="0" w:oddVBand="0" w:evenVBand="0" w:oddHBand="0" w:evenHBand="0" w:firstRowFirstColumn="0" w:firstRowLastColumn="0" w:lastRowFirstColumn="0" w:lastRowLastColumn="0"/>
            </w:pPr>
            <w:r w:rsidRPr="00CD24BC">
              <w:t>Constancia de registro</w:t>
            </w:r>
          </w:p>
          <w:p w14:paraId="01A2E81E" w14:textId="77777777" w:rsidR="00B92CA4" w:rsidRDefault="00B92CA4" w:rsidP="00C363E7">
            <w:pPr>
              <w:cnfStyle w:val="000000000000" w:firstRow="0" w:lastRow="0" w:firstColumn="0" w:lastColumn="0" w:oddVBand="0" w:evenVBand="0" w:oddHBand="0" w:evenHBand="0" w:firstRowFirstColumn="0" w:firstRowLastColumn="0" w:lastRowFirstColumn="0" w:lastRowLastColumn="0"/>
            </w:pPr>
          </w:p>
          <w:p w14:paraId="61AF7E45" w14:textId="096EA2F1" w:rsidR="00B92CA4" w:rsidRDefault="004B2B3E" w:rsidP="00C363E7">
            <w:pPr>
              <w:cnfStyle w:val="000000000000" w:firstRow="0" w:lastRow="0" w:firstColumn="0" w:lastColumn="0" w:oddVBand="0" w:evenVBand="0" w:oddHBand="0" w:evenHBand="0" w:firstRowFirstColumn="0" w:firstRowLastColumn="0" w:lastRowFirstColumn="0" w:lastRowLastColumn="0"/>
            </w:pPr>
            <w:r>
              <w:t xml:space="preserve">Fotografías </w:t>
            </w:r>
          </w:p>
          <w:p w14:paraId="11FD712A" w14:textId="77777777" w:rsidR="00B92CA4" w:rsidRDefault="00B92CA4" w:rsidP="00C363E7">
            <w:pPr>
              <w:cnfStyle w:val="000000000000" w:firstRow="0" w:lastRow="0" w:firstColumn="0" w:lastColumn="0" w:oddVBand="0" w:evenVBand="0" w:oddHBand="0" w:evenHBand="0" w:firstRowFirstColumn="0" w:firstRowLastColumn="0" w:lastRowFirstColumn="0" w:lastRowLastColumn="0"/>
              <w:rPr>
                <w:b/>
              </w:rPr>
            </w:pPr>
          </w:p>
          <w:p w14:paraId="4D50B26E" w14:textId="77777777" w:rsidR="004B2B3E" w:rsidRDefault="004B2B3E" w:rsidP="00C363E7">
            <w:pPr>
              <w:cnfStyle w:val="000000000000" w:firstRow="0" w:lastRow="0" w:firstColumn="0" w:lastColumn="0" w:oddVBand="0" w:evenVBand="0" w:oddHBand="0" w:evenHBand="0" w:firstRowFirstColumn="0" w:firstRowLastColumn="0" w:lastRowFirstColumn="0" w:lastRowLastColumn="0"/>
              <w:rPr>
                <w:b/>
              </w:rPr>
            </w:pPr>
          </w:p>
          <w:p w14:paraId="5EC42A8B" w14:textId="77777777" w:rsidR="00D35845" w:rsidRDefault="00D35845" w:rsidP="00C363E7">
            <w:pPr>
              <w:cnfStyle w:val="000000000000" w:firstRow="0" w:lastRow="0" w:firstColumn="0" w:lastColumn="0" w:oddVBand="0" w:evenVBand="0" w:oddHBand="0" w:evenHBand="0" w:firstRowFirstColumn="0" w:firstRowLastColumn="0" w:lastRowFirstColumn="0" w:lastRowLastColumn="0"/>
              <w:rPr>
                <w:b/>
              </w:rPr>
            </w:pPr>
          </w:p>
          <w:p w14:paraId="088F9524" w14:textId="77777777" w:rsidR="00D35845" w:rsidRDefault="00D35845" w:rsidP="00C363E7">
            <w:pPr>
              <w:cnfStyle w:val="000000000000" w:firstRow="0" w:lastRow="0" w:firstColumn="0" w:lastColumn="0" w:oddVBand="0" w:evenVBand="0" w:oddHBand="0" w:evenHBand="0" w:firstRowFirstColumn="0" w:firstRowLastColumn="0" w:lastRowFirstColumn="0" w:lastRowLastColumn="0"/>
              <w:rPr>
                <w:b/>
              </w:rPr>
            </w:pPr>
          </w:p>
          <w:p w14:paraId="7DAB8ECA" w14:textId="77777777" w:rsidR="004B2B3E" w:rsidRPr="00872AF9" w:rsidRDefault="004B2B3E" w:rsidP="00C363E7">
            <w:pPr>
              <w:cnfStyle w:val="000000000000" w:firstRow="0" w:lastRow="0" w:firstColumn="0" w:lastColumn="0" w:oddVBand="0" w:evenVBand="0" w:oddHBand="0" w:evenHBand="0" w:firstRowFirstColumn="0" w:firstRowLastColumn="0" w:lastRowFirstColumn="0" w:lastRowLastColumn="0"/>
              <w:rPr>
                <w:bCs/>
              </w:rPr>
            </w:pPr>
            <w:r w:rsidRPr="00872AF9">
              <w:rPr>
                <w:bCs/>
              </w:rPr>
              <w:t xml:space="preserve">Fotografías </w:t>
            </w:r>
          </w:p>
          <w:p w14:paraId="282C8313" w14:textId="77777777" w:rsidR="004B2B3E" w:rsidRDefault="004B2B3E" w:rsidP="00C363E7">
            <w:pPr>
              <w:cnfStyle w:val="000000000000" w:firstRow="0" w:lastRow="0" w:firstColumn="0" w:lastColumn="0" w:oddVBand="0" w:evenVBand="0" w:oddHBand="0" w:evenHBand="0" w:firstRowFirstColumn="0" w:firstRowLastColumn="0" w:lastRowFirstColumn="0" w:lastRowLastColumn="0"/>
              <w:rPr>
                <w:b/>
              </w:rPr>
            </w:pPr>
          </w:p>
          <w:p w14:paraId="64ABA0F7" w14:textId="77777777" w:rsidR="004B2B3E" w:rsidRDefault="004B2B3E" w:rsidP="00C363E7">
            <w:pPr>
              <w:cnfStyle w:val="000000000000" w:firstRow="0" w:lastRow="0" w:firstColumn="0" w:lastColumn="0" w:oddVBand="0" w:evenVBand="0" w:oddHBand="0" w:evenHBand="0" w:firstRowFirstColumn="0" w:firstRowLastColumn="0" w:lastRowFirstColumn="0" w:lastRowLastColumn="0"/>
              <w:rPr>
                <w:b/>
              </w:rPr>
            </w:pPr>
          </w:p>
          <w:p w14:paraId="0832BF10" w14:textId="77777777" w:rsidR="004B2B3E" w:rsidRDefault="004B2B3E" w:rsidP="00C363E7">
            <w:pPr>
              <w:cnfStyle w:val="000000000000" w:firstRow="0" w:lastRow="0" w:firstColumn="0" w:lastColumn="0" w:oddVBand="0" w:evenVBand="0" w:oddHBand="0" w:evenHBand="0" w:firstRowFirstColumn="0" w:firstRowLastColumn="0" w:lastRowFirstColumn="0" w:lastRowLastColumn="0"/>
              <w:rPr>
                <w:b/>
              </w:rPr>
            </w:pPr>
          </w:p>
          <w:p w14:paraId="12E32E8D" w14:textId="77777777" w:rsidR="004B2B3E" w:rsidRDefault="004B2B3E" w:rsidP="00C363E7">
            <w:pPr>
              <w:cnfStyle w:val="000000000000" w:firstRow="0" w:lastRow="0" w:firstColumn="0" w:lastColumn="0" w:oddVBand="0" w:evenVBand="0" w:oddHBand="0" w:evenHBand="0" w:firstRowFirstColumn="0" w:firstRowLastColumn="0" w:lastRowFirstColumn="0" w:lastRowLastColumn="0"/>
              <w:rPr>
                <w:b/>
              </w:rPr>
            </w:pPr>
          </w:p>
          <w:p w14:paraId="4097B8C2" w14:textId="77777777" w:rsidR="007C2600" w:rsidRDefault="007C2600" w:rsidP="00C363E7">
            <w:pPr>
              <w:cnfStyle w:val="000000000000" w:firstRow="0" w:lastRow="0" w:firstColumn="0" w:lastColumn="0" w:oddVBand="0" w:evenVBand="0" w:oddHBand="0" w:evenHBand="0" w:firstRowFirstColumn="0" w:firstRowLastColumn="0" w:lastRowFirstColumn="0" w:lastRowLastColumn="0"/>
              <w:rPr>
                <w:b/>
              </w:rPr>
            </w:pPr>
          </w:p>
          <w:p w14:paraId="5E94804A" w14:textId="00ACBFB9" w:rsidR="004B2B3E" w:rsidRPr="004B2B3E" w:rsidRDefault="004B2B3E" w:rsidP="00C363E7">
            <w:pPr>
              <w:cnfStyle w:val="000000000000" w:firstRow="0" w:lastRow="0" w:firstColumn="0" w:lastColumn="0" w:oddVBand="0" w:evenVBand="0" w:oddHBand="0" w:evenHBand="0" w:firstRowFirstColumn="0" w:firstRowLastColumn="0" w:lastRowFirstColumn="0" w:lastRowLastColumn="0"/>
              <w:rPr>
                <w:bCs/>
              </w:rPr>
            </w:pPr>
            <w:r w:rsidRPr="004B2B3E">
              <w:rPr>
                <w:bCs/>
              </w:rPr>
              <w:t>Oficio de solicitud</w:t>
            </w:r>
          </w:p>
          <w:p w14:paraId="2CCF5077" w14:textId="77777777" w:rsidR="004B2B3E" w:rsidRDefault="004B2B3E" w:rsidP="00C363E7">
            <w:pPr>
              <w:cnfStyle w:val="000000000000" w:firstRow="0" w:lastRow="0" w:firstColumn="0" w:lastColumn="0" w:oddVBand="0" w:evenVBand="0" w:oddHBand="0" w:evenHBand="0" w:firstRowFirstColumn="0" w:firstRowLastColumn="0" w:lastRowFirstColumn="0" w:lastRowLastColumn="0"/>
              <w:rPr>
                <w:b/>
              </w:rPr>
            </w:pPr>
          </w:p>
          <w:p w14:paraId="6BE036EE" w14:textId="77777777" w:rsidR="00521918" w:rsidRDefault="00521918" w:rsidP="00C363E7">
            <w:pPr>
              <w:cnfStyle w:val="000000000000" w:firstRow="0" w:lastRow="0" w:firstColumn="0" w:lastColumn="0" w:oddVBand="0" w:evenVBand="0" w:oddHBand="0" w:evenHBand="0" w:firstRowFirstColumn="0" w:firstRowLastColumn="0" w:lastRowFirstColumn="0" w:lastRowLastColumn="0"/>
              <w:rPr>
                <w:b/>
              </w:rPr>
            </w:pPr>
          </w:p>
          <w:p w14:paraId="37D36C22" w14:textId="77777777" w:rsidR="00521918" w:rsidRDefault="00521918" w:rsidP="00C363E7">
            <w:pPr>
              <w:cnfStyle w:val="000000000000" w:firstRow="0" w:lastRow="0" w:firstColumn="0" w:lastColumn="0" w:oddVBand="0" w:evenVBand="0" w:oddHBand="0" w:evenHBand="0" w:firstRowFirstColumn="0" w:firstRowLastColumn="0" w:lastRowFirstColumn="0" w:lastRowLastColumn="0"/>
              <w:rPr>
                <w:b/>
              </w:rPr>
            </w:pPr>
          </w:p>
          <w:p w14:paraId="2F312DC5" w14:textId="710BE66A" w:rsidR="00521918" w:rsidRDefault="00521918" w:rsidP="00C363E7">
            <w:pPr>
              <w:cnfStyle w:val="000000000000" w:firstRow="0" w:lastRow="0" w:firstColumn="0" w:lastColumn="0" w:oddVBand="0" w:evenVBand="0" w:oddHBand="0" w:evenHBand="0" w:firstRowFirstColumn="0" w:firstRowLastColumn="0" w:lastRowFirstColumn="0" w:lastRowLastColumn="0"/>
              <w:rPr>
                <w:b/>
              </w:rPr>
            </w:pPr>
            <w:r w:rsidRPr="00B54B1B">
              <w:t>fotografías</w:t>
            </w:r>
            <w:r>
              <w:t>, carteles digitales</w:t>
            </w:r>
          </w:p>
          <w:p w14:paraId="248BFFD3" w14:textId="7BA942D5" w:rsidR="00521918" w:rsidRPr="00B54B1B" w:rsidRDefault="00B54B1B" w:rsidP="00C363E7">
            <w:pPr>
              <w:cnfStyle w:val="000000000000" w:firstRow="0" w:lastRow="0" w:firstColumn="0" w:lastColumn="0" w:oddVBand="0" w:evenVBand="0" w:oddHBand="0" w:evenHBand="0" w:firstRowFirstColumn="0" w:firstRowLastColumn="0" w:lastRowFirstColumn="0" w:lastRowLastColumn="0"/>
              <w:rPr>
                <w:bCs/>
              </w:rPr>
            </w:pPr>
            <w:r w:rsidRPr="00B54B1B">
              <w:rPr>
                <w:bCs/>
              </w:rPr>
              <w:t>Audios</w:t>
            </w:r>
          </w:p>
        </w:tc>
        <w:tc>
          <w:tcPr>
            <w:tcW w:w="0" w:type="auto"/>
          </w:tcPr>
          <w:p w14:paraId="608DB63B" w14:textId="77777777" w:rsidR="00B92CA4" w:rsidRDefault="00B92CA4">
            <w:pPr>
              <w:jc w:val="center"/>
              <w:cnfStyle w:val="000000000000" w:firstRow="0" w:lastRow="0" w:firstColumn="0" w:lastColumn="0" w:oddVBand="0" w:evenVBand="0" w:oddHBand="0" w:evenHBand="0" w:firstRowFirstColumn="0" w:firstRowLastColumn="0" w:lastRowFirstColumn="0" w:lastRowLastColumn="0"/>
            </w:pPr>
          </w:p>
          <w:p w14:paraId="3794DF88" w14:textId="4FF4D630" w:rsidR="00B92CA4" w:rsidRDefault="00B92CA4">
            <w:pPr>
              <w:jc w:val="center"/>
              <w:cnfStyle w:val="000000000000" w:firstRow="0" w:lastRow="0" w:firstColumn="0" w:lastColumn="0" w:oddVBand="0" w:evenVBand="0" w:oddHBand="0" w:evenHBand="0" w:firstRowFirstColumn="0" w:firstRowLastColumn="0" w:lastRowFirstColumn="0" w:lastRowLastColumn="0"/>
              <w:pPrChange w:id="24" w:author="BACHILLERATO GENERAL ALFONSO DE LA MADRID VIDAURRETA" w:date="2025-09-18T23:13:00Z">
                <w:pPr>
                  <w:cnfStyle w:val="000000000000" w:firstRow="0" w:lastRow="0" w:firstColumn="0" w:lastColumn="0" w:oddVBand="0" w:evenVBand="0" w:oddHBand="0" w:evenHBand="0" w:firstRowFirstColumn="0" w:firstRowLastColumn="0" w:lastRowFirstColumn="0" w:lastRowLastColumn="0"/>
                </w:pPr>
              </w:pPrChange>
            </w:pPr>
            <w:del w:id="25" w:author="BACHILLERATO GENERAL ALFONSO DE LA MADRID VIDAURRETA" w:date="2025-09-18T23:10:00Z">
              <w:r w:rsidDel="00AF357E">
                <w:delText>Agosto</w:delText>
              </w:r>
              <w:r w:rsidR="00AA2ED3" w:rsidDel="00AF357E">
                <w:delText>,</w:delText>
              </w:r>
            </w:del>
            <w:r>
              <w:t xml:space="preserve"> </w:t>
            </w:r>
            <w:r w:rsidR="00AF357E">
              <w:t>S</w:t>
            </w:r>
            <w:r w:rsidR="007C2600">
              <w:t>eptiembre</w:t>
            </w:r>
            <w:ins w:id="26" w:author="BACHILLERATO GENERAL ALFONSO DE LA MADRID VIDAURRETA" w:date="2025-09-18T23:11:00Z">
              <w:r w:rsidR="00AF357E">
                <w:t>-octubre</w:t>
              </w:r>
            </w:ins>
            <w:r>
              <w:t xml:space="preserve"> 202</w:t>
            </w:r>
            <w:r w:rsidR="009B1CD0">
              <w:t>4</w:t>
            </w:r>
          </w:p>
          <w:p w14:paraId="65504609" w14:textId="77777777" w:rsidR="00B92CA4" w:rsidRDefault="00B92CA4">
            <w:pPr>
              <w:jc w:val="center"/>
              <w:cnfStyle w:val="000000000000" w:firstRow="0" w:lastRow="0" w:firstColumn="0" w:lastColumn="0" w:oddVBand="0" w:evenVBand="0" w:oddHBand="0" w:evenHBand="0" w:firstRowFirstColumn="0" w:firstRowLastColumn="0" w:lastRowFirstColumn="0" w:lastRowLastColumn="0"/>
            </w:pPr>
          </w:p>
          <w:p w14:paraId="04555605" w14:textId="77777777" w:rsidR="00D35845" w:rsidRDefault="00D35845">
            <w:pPr>
              <w:jc w:val="center"/>
              <w:cnfStyle w:val="000000000000" w:firstRow="0" w:lastRow="0" w:firstColumn="0" w:lastColumn="0" w:oddVBand="0" w:evenVBand="0" w:oddHBand="0" w:evenHBand="0" w:firstRowFirstColumn="0" w:firstRowLastColumn="0" w:lastRowFirstColumn="0" w:lastRowLastColumn="0"/>
            </w:pPr>
          </w:p>
          <w:p w14:paraId="539BBB1C" w14:textId="77777777" w:rsidR="00B92CA4" w:rsidRDefault="00B92CA4">
            <w:pPr>
              <w:jc w:val="center"/>
              <w:cnfStyle w:val="000000000000" w:firstRow="0" w:lastRow="0" w:firstColumn="0" w:lastColumn="0" w:oddVBand="0" w:evenVBand="0" w:oddHBand="0" w:evenHBand="0" w:firstRowFirstColumn="0" w:firstRowLastColumn="0" w:lastRowFirstColumn="0" w:lastRowLastColumn="0"/>
            </w:pPr>
          </w:p>
          <w:p w14:paraId="1865F3F8" w14:textId="7E864C86" w:rsidR="00B92CA4" w:rsidRDefault="004B2B3E">
            <w:pPr>
              <w:jc w:val="center"/>
              <w:cnfStyle w:val="000000000000" w:firstRow="0" w:lastRow="0" w:firstColumn="0" w:lastColumn="0" w:oddVBand="0" w:evenVBand="0" w:oddHBand="0" w:evenHBand="0" w:firstRowFirstColumn="0" w:firstRowLastColumn="0" w:lastRowFirstColumn="0" w:lastRowLastColumn="0"/>
              <w:pPrChange w:id="27" w:author="BACHILLERATO GENERAL ALFONSO DE LA MADRID VIDAURRETA" w:date="2025-09-18T23:13:00Z">
                <w:pPr>
                  <w:cnfStyle w:val="000000000000" w:firstRow="0" w:lastRow="0" w:firstColumn="0" w:lastColumn="0" w:oddVBand="0" w:evenVBand="0" w:oddHBand="0" w:evenHBand="0" w:firstRowFirstColumn="0" w:firstRowLastColumn="0" w:lastRowFirstColumn="0" w:lastRowLastColumn="0"/>
                </w:pPr>
              </w:pPrChange>
            </w:pPr>
            <w:r>
              <w:t>Permanente</w:t>
            </w:r>
          </w:p>
          <w:p w14:paraId="1A4D3FEC" w14:textId="77777777" w:rsidR="00B92CA4" w:rsidRDefault="00B92CA4">
            <w:pPr>
              <w:jc w:val="center"/>
              <w:cnfStyle w:val="000000000000" w:firstRow="0" w:lastRow="0" w:firstColumn="0" w:lastColumn="0" w:oddVBand="0" w:evenVBand="0" w:oddHBand="0" w:evenHBand="0" w:firstRowFirstColumn="0" w:firstRowLastColumn="0" w:lastRowFirstColumn="0" w:lastRowLastColumn="0"/>
            </w:pPr>
          </w:p>
          <w:p w14:paraId="2099F782" w14:textId="77777777" w:rsidR="00B92CA4" w:rsidRDefault="00B92CA4">
            <w:pPr>
              <w:jc w:val="center"/>
              <w:cnfStyle w:val="000000000000" w:firstRow="0" w:lastRow="0" w:firstColumn="0" w:lastColumn="0" w:oddVBand="0" w:evenVBand="0" w:oddHBand="0" w:evenHBand="0" w:firstRowFirstColumn="0" w:firstRowLastColumn="0" w:lastRowFirstColumn="0" w:lastRowLastColumn="0"/>
            </w:pPr>
          </w:p>
          <w:p w14:paraId="02097F36" w14:textId="7EC9D1E4" w:rsidR="00D35845" w:rsidDel="00AF357E" w:rsidRDefault="00D35845">
            <w:pPr>
              <w:jc w:val="center"/>
              <w:cnfStyle w:val="000000000000" w:firstRow="0" w:lastRow="0" w:firstColumn="0" w:lastColumn="0" w:oddVBand="0" w:evenVBand="0" w:oddHBand="0" w:evenHBand="0" w:firstRowFirstColumn="0" w:firstRowLastColumn="0" w:lastRowFirstColumn="0" w:lastRowLastColumn="0"/>
              <w:rPr>
                <w:del w:id="28" w:author="BACHILLERATO GENERAL ALFONSO DE LA MADRID VIDAURRETA" w:date="2025-09-18T23:11:00Z"/>
              </w:rPr>
              <w:pPrChange w:id="29" w:author="BACHILLERATO GENERAL ALFONSO DE LA MADRID VIDAURRETA" w:date="2025-09-18T23:13:00Z">
                <w:pPr>
                  <w:cnfStyle w:val="000000000000" w:firstRow="0" w:lastRow="0" w:firstColumn="0" w:lastColumn="0" w:oddVBand="0" w:evenVBand="0" w:oddHBand="0" w:evenHBand="0" w:firstRowFirstColumn="0" w:firstRowLastColumn="0" w:lastRowFirstColumn="0" w:lastRowLastColumn="0"/>
                </w:pPr>
              </w:pPrChange>
            </w:pPr>
          </w:p>
          <w:p w14:paraId="1F860B98" w14:textId="77777777" w:rsidR="00AF357E" w:rsidRDefault="00AF357E">
            <w:pPr>
              <w:jc w:val="center"/>
              <w:cnfStyle w:val="000000000000" w:firstRow="0" w:lastRow="0" w:firstColumn="0" w:lastColumn="0" w:oddVBand="0" w:evenVBand="0" w:oddHBand="0" w:evenHBand="0" w:firstRowFirstColumn="0" w:firstRowLastColumn="0" w:lastRowFirstColumn="0" w:lastRowLastColumn="0"/>
              <w:rPr>
                <w:ins w:id="30" w:author="BACHILLERATO GENERAL ALFONSO DE LA MADRID VIDAURRETA" w:date="2025-09-18T23:11:00Z"/>
              </w:rPr>
            </w:pPr>
          </w:p>
          <w:p w14:paraId="0C4689F2" w14:textId="37414BF1" w:rsidR="00B92CA4" w:rsidRDefault="004B2B3E">
            <w:pPr>
              <w:jc w:val="center"/>
              <w:cnfStyle w:val="000000000000" w:firstRow="0" w:lastRow="0" w:firstColumn="0" w:lastColumn="0" w:oddVBand="0" w:evenVBand="0" w:oddHBand="0" w:evenHBand="0" w:firstRowFirstColumn="0" w:firstRowLastColumn="0" w:lastRowFirstColumn="0" w:lastRowLastColumn="0"/>
              <w:pPrChange w:id="31" w:author="BACHILLERATO GENERAL ALFONSO DE LA MADRID VIDAURRETA" w:date="2025-09-18T23:13:00Z">
                <w:pPr>
                  <w:cnfStyle w:val="000000000000" w:firstRow="0" w:lastRow="0" w:firstColumn="0" w:lastColumn="0" w:oddVBand="0" w:evenVBand="0" w:oddHBand="0" w:evenHBand="0" w:firstRowFirstColumn="0" w:firstRowLastColumn="0" w:lastRowFirstColumn="0" w:lastRowLastColumn="0"/>
                </w:pPr>
              </w:pPrChange>
            </w:pPr>
            <w:del w:id="32" w:author="BACHILLERATO GENERAL ALFONSO DE LA MADRID VIDAURRETA" w:date="2025-09-18T23:11:00Z">
              <w:r w:rsidDel="00AF357E">
                <w:delText xml:space="preserve">Agosto, </w:delText>
              </w:r>
            </w:del>
            <w:r>
              <w:t>septiembre</w:t>
            </w:r>
            <w:ins w:id="33" w:author="BACHILLERATO GENERAL ALFONSO DE LA MADRID VIDAURRETA" w:date="2025-09-18T23:12:00Z">
              <w:r w:rsidR="00AF357E">
                <w:t>-octubre</w:t>
              </w:r>
            </w:ins>
          </w:p>
          <w:p w14:paraId="3088BDCF" w14:textId="77777777" w:rsidR="004B2B3E" w:rsidRDefault="004B2B3E">
            <w:pPr>
              <w:jc w:val="center"/>
              <w:cnfStyle w:val="000000000000" w:firstRow="0" w:lastRow="0" w:firstColumn="0" w:lastColumn="0" w:oddVBand="0" w:evenVBand="0" w:oddHBand="0" w:evenHBand="0" w:firstRowFirstColumn="0" w:firstRowLastColumn="0" w:lastRowFirstColumn="0" w:lastRowLastColumn="0"/>
            </w:pPr>
          </w:p>
          <w:p w14:paraId="0C8555C3" w14:textId="77777777" w:rsidR="004B2B3E" w:rsidRDefault="004B2B3E">
            <w:pPr>
              <w:jc w:val="center"/>
              <w:cnfStyle w:val="000000000000" w:firstRow="0" w:lastRow="0" w:firstColumn="0" w:lastColumn="0" w:oddVBand="0" w:evenVBand="0" w:oddHBand="0" w:evenHBand="0" w:firstRowFirstColumn="0" w:firstRowLastColumn="0" w:lastRowFirstColumn="0" w:lastRowLastColumn="0"/>
            </w:pPr>
          </w:p>
          <w:p w14:paraId="5F9EC72F" w14:textId="77777777" w:rsidR="004B2B3E" w:rsidRDefault="004B2B3E">
            <w:pPr>
              <w:jc w:val="center"/>
              <w:cnfStyle w:val="000000000000" w:firstRow="0" w:lastRow="0" w:firstColumn="0" w:lastColumn="0" w:oddVBand="0" w:evenVBand="0" w:oddHBand="0" w:evenHBand="0" w:firstRowFirstColumn="0" w:firstRowLastColumn="0" w:lastRowFirstColumn="0" w:lastRowLastColumn="0"/>
            </w:pPr>
          </w:p>
          <w:p w14:paraId="2F99BED9" w14:textId="77777777" w:rsidR="004B2B3E" w:rsidRDefault="004B2B3E">
            <w:pPr>
              <w:jc w:val="center"/>
              <w:cnfStyle w:val="000000000000" w:firstRow="0" w:lastRow="0" w:firstColumn="0" w:lastColumn="0" w:oddVBand="0" w:evenVBand="0" w:oddHBand="0" w:evenHBand="0" w:firstRowFirstColumn="0" w:firstRowLastColumn="0" w:lastRowFirstColumn="0" w:lastRowLastColumn="0"/>
            </w:pPr>
          </w:p>
          <w:p w14:paraId="59E9C8EA" w14:textId="77777777" w:rsidR="008E0610" w:rsidRDefault="008E0610">
            <w:pPr>
              <w:jc w:val="center"/>
              <w:cnfStyle w:val="000000000000" w:firstRow="0" w:lastRow="0" w:firstColumn="0" w:lastColumn="0" w:oddVBand="0" w:evenVBand="0" w:oddHBand="0" w:evenHBand="0" w:firstRowFirstColumn="0" w:firstRowLastColumn="0" w:lastRowFirstColumn="0" w:lastRowLastColumn="0"/>
            </w:pPr>
          </w:p>
          <w:p w14:paraId="31AFA77E" w14:textId="77777777" w:rsidR="007C2600" w:rsidRDefault="007C2600">
            <w:pPr>
              <w:jc w:val="center"/>
              <w:cnfStyle w:val="000000000000" w:firstRow="0" w:lastRow="0" w:firstColumn="0" w:lastColumn="0" w:oddVBand="0" w:evenVBand="0" w:oddHBand="0" w:evenHBand="0" w:firstRowFirstColumn="0" w:firstRowLastColumn="0" w:lastRowFirstColumn="0" w:lastRowLastColumn="0"/>
            </w:pPr>
          </w:p>
          <w:p w14:paraId="565BD124" w14:textId="54025DA0" w:rsidR="004B2B3E" w:rsidRDefault="004B2B3E">
            <w:pPr>
              <w:jc w:val="center"/>
              <w:cnfStyle w:val="000000000000" w:firstRow="0" w:lastRow="0" w:firstColumn="0" w:lastColumn="0" w:oddVBand="0" w:evenVBand="0" w:oddHBand="0" w:evenHBand="0" w:firstRowFirstColumn="0" w:firstRowLastColumn="0" w:lastRowFirstColumn="0" w:lastRowLastColumn="0"/>
              <w:pPrChange w:id="34" w:author="BACHILLERATO GENERAL ALFONSO DE LA MADRID VIDAURRETA" w:date="2025-09-18T23:13:00Z">
                <w:pPr>
                  <w:cnfStyle w:val="000000000000" w:firstRow="0" w:lastRow="0" w:firstColumn="0" w:lastColumn="0" w:oddVBand="0" w:evenVBand="0" w:oddHBand="0" w:evenHBand="0" w:firstRowFirstColumn="0" w:firstRowLastColumn="0" w:lastRowFirstColumn="0" w:lastRowLastColumn="0"/>
                </w:pPr>
              </w:pPrChange>
            </w:pPr>
            <w:del w:id="35" w:author="BACHILLERATO GENERAL ALFONSO DE LA MADRID VIDAURRETA" w:date="2025-09-18T23:12:00Z">
              <w:r w:rsidDel="00AF357E">
                <w:delText xml:space="preserve">Agosto, </w:delText>
              </w:r>
            </w:del>
            <w:r>
              <w:t>septiembre</w:t>
            </w:r>
          </w:p>
          <w:p w14:paraId="24CF5BB7" w14:textId="77777777" w:rsidR="004B2B3E" w:rsidRDefault="004B2B3E">
            <w:pPr>
              <w:jc w:val="center"/>
              <w:cnfStyle w:val="000000000000" w:firstRow="0" w:lastRow="0" w:firstColumn="0" w:lastColumn="0" w:oddVBand="0" w:evenVBand="0" w:oddHBand="0" w:evenHBand="0" w:firstRowFirstColumn="0" w:firstRowLastColumn="0" w:lastRowFirstColumn="0" w:lastRowLastColumn="0"/>
            </w:pPr>
          </w:p>
          <w:p w14:paraId="50F46C50" w14:textId="77777777" w:rsidR="00521918" w:rsidRDefault="00521918">
            <w:pPr>
              <w:jc w:val="center"/>
              <w:cnfStyle w:val="000000000000" w:firstRow="0" w:lastRow="0" w:firstColumn="0" w:lastColumn="0" w:oddVBand="0" w:evenVBand="0" w:oddHBand="0" w:evenHBand="0" w:firstRowFirstColumn="0" w:firstRowLastColumn="0" w:lastRowFirstColumn="0" w:lastRowLastColumn="0"/>
            </w:pPr>
          </w:p>
          <w:p w14:paraId="567972C9" w14:textId="77777777" w:rsidR="00D35845" w:rsidRDefault="00D35845">
            <w:pPr>
              <w:jc w:val="center"/>
              <w:cnfStyle w:val="000000000000" w:firstRow="0" w:lastRow="0" w:firstColumn="0" w:lastColumn="0" w:oddVBand="0" w:evenVBand="0" w:oddHBand="0" w:evenHBand="0" w:firstRowFirstColumn="0" w:firstRowLastColumn="0" w:lastRowFirstColumn="0" w:lastRowLastColumn="0"/>
            </w:pPr>
          </w:p>
          <w:p w14:paraId="0A98441C" w14:textId="77777777" w:rsidR="00521918" w:rsidRDefault="00521918">
            <w:pPr>
              <w:jc w:val="center"/>
              <w:cnfStyle w:val="000000000000" w:firstRow="0" w:lastRow="0" w:firstColumn="0" w:lastColumn="0" w:oddVBand="0" w:evenVBand="0" w:oddHBand="0" w:evenHBand="0" w:firstRowFirstColumn="0" w:firstRowLastColumn="0" w:lastRowFirstColumn="0" w:lastRowLastColumn="0"/>
              <w:pPrChange w:id="36" w:author="BACHILLERATO GENERAL ALFONSO DE LA MADRID VIDAURRETA" w:date="2025-09-18T23:13:00Z">
                <w:pPr>
                  <w:cnfStyle w:val="000000000000" w:firstRow="0" w:lastRow="0" w:firstColumn="0" w:lastColumn="0" w:oddVBand="0" w:evenVBand="0" w:oddHBand="0" w:evenHBand="0" w:firstRowFirstColumn="0" w:firstRowLastColumn="0" w:lastRowFirstColumn="0" w:lastRowLastColumn="0"/>
                </w:pPr>
              </w:pPrChange>
            </w:pPr>
            <w:r>
              <w:t>febrero y julio</w:t>
            </w:r>
          </w:p>
          <w:p w14:paraId="68397BCC" w14:textId="77777777" w:rsidR="00521918" w:rsidRDefault="00521918">
            <w:pPr>
              <w:jc w:val="center"/>
              <w:cnfStyle w:val="000000000000" w:firstRow="0" w:lastRow="0" w:firstColumn="0" w:lastColumn="0" w:oddVBand="0" w:evenVBand="0" w:oddHBand="0" w:evenHBand="0" w:firstRowFirstColumn="0" w:firstRowLastColumn="0" w:lastRowFirstColumn="0" w:lastRowLastColumn="0"/>
            </w:pPr>
          </w:p>
          <w:p w14:paraId="776A7B32" w14:textId="77777777" w:rsidR="00521918" w:rsidRDefault="00521918">
            <w:pPr>
              <w:jc w:val="center"/>
              <w:cnfStyle w:val="000000000000" w:firstRow="0" w:lastRow="0" w:firstColumn="0" w:lastColumn="0" w:oddVBand="0" w:evenVBand="0" w:oddHBand="0" w:evenHBand="0" w:firstRowFirstColumn="0" w:firstRowLastColumn="0" w:lastRowFirstColumn="0" w:lastRowLastColumn="0"/>
            </w:pPr>
          </w:p>
          <w:p w14:paraId="1D491623" w14:textId="77777777" w:rsidR="00521918" w:rsidRDefault="00521918">
            <w:pPr>
              <w:jc w:val="center"/>
              <w:cnfStyle w:val="000000000000" w:firstRow="0" w:lastRow="0" w:firstColumn="0" w:lastColumn="0" w:oddVBand="0" w:evenVBand="0" w:oddHBand="0" w:evenHBand="0" w:firstRowFirstColumn="0" w:firstRowLastColumn="0" w:lastRowFirstColumn="0" w:lastRowLastColumn="0"/>
            </w:pPr>
          </w:p>
          <w:p w14:paraId="6DA27D27" w14:textId="77777777" w:rsidR="00B54B1B" w:rsidRDefault="00B54B1B">
            <w:pPr>
              <w:jc w:val="center"/>
              <w:cnfStyle w:val="000000000000" w:firstRow="0" w:lastRow="0" w:firstColumn="0" w:lastColumn="0" w:oddVBand="0" w:evenVBand="0" w:oddHBand="0" w:evenHBand="0" w:firstRowFirstColumn="0" w:firstRowLastColumn="0" w:lastRowFirstColumn="0" w:lastRowLastColumn="0"/>
            </w:pPr>
          </w:p>
          <w:p w14:paraId="0AAFCD89" w14:textId="77777777" w:rsidR="00B54B1B" w:rsidRDefault="00B54B1B">
            <w:pPr>
              <w:jc w:val="center"/>
              <w:cnfStyle w:val="000000000000" w:firstRow="0" w:lastRow="0" w:firstColumn="0" w:lastColumn="0" w:oddVBand="0" w:evenVBand="0" w:oddHBand="0" w:evenHBand="0" w:firstRowFirstColumn="0" w:firstRowLastColumn="0" w:lastRowFirstColumn="0" w:lastRowLastColumn="0"/>
            </w:pPr>
          </w:p>
          <w:p w14:paraId="4DB90799" w14:textId="17E2F7C3" w:rsidR="00521918" w:rsidRDefault="00521918">
            <w:pPr>
              <w:jc w:val="center"/>
              <w:cnfStyle w:val="000000000000" w:firstRow="0" w:lastRow="0" w:firstColumn="0" w:lastColumn="0" w:oddVBand="0" w:evenVBand="0" w:oddHBand="0" w:evenHBand="0" w:firstRowFirstColumn="0" w:firstRowLastColumn="0" w:lastRowFirstColumn="0" w:lastRowLastColumn="0"/>
            </w:pPr>
            <w:del w:id="37" w:author="BACHILLERATO GENERAL ALFONSO DE LA MADRID VIDAURRETA" w:date="2025-09-18T23:12:00Z">
              <w:r w:rsidDel="00AF357E">
                <w:delText xml:space="preserve">febrero y </w:delText>
              </w:r>
            </w:del>
            <w:r>
              <w:t>julio</w:t>
            </w:r>
          </w:p>
        </w:tc>
      </w:tr>
      <w:tr w:rsidR="00AF6284" w14:paraId="00C93EDF" w14:textId="77777777" w:rsidTr="002E26AB">
        <w:trPr>
          <w:cnfStyle w:val="000000100000" w:firstRow="0" w:lastRow="0" w:firstColumn="0" w:lastColumn="0" w:oddVBand="0" w:evenVBand="0" w:oddHBand="1" w:evenHBand="0" w:firstRowFirstColumn="0" w:firstRowLastColumn="0" w:lastRowFirstColumn="0" w:lastRowLastColumn="0"/>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24A4BA2B" w14:textId="4D355714" w:rsidR="00AF6284" w:rsidRDefault="00AF6284" w:rsidP="00AF6284">
            <w:r>
              <w:lastRenderedPageBreak/>
              <w:t>Firmar convenios de vinculación</w:t>
            </w:r>
          </w:p>
        </w:tc>
        <w:tc>
          <w:tcPr>
            <w:tcW w:w="3220" w:type="dxa"/>
          </w:tcPr>
          <w:p w14:paraId="5E86B9F1" w14:textId="125A8916" w:rsidR="00AF6284" w:rsidRDefault="00AF6284" w:rsidP="00AF6284">
            <w:pPr>
              <w:cnfStyle w:val="000000100000" w:firstRow="0" w:lastRow="0" w:firstColumn="0" w:lastColumn="0" w:oddVBand="0" w:evenVBand="0" w:oddHBand="1" w:evenHBand="0" w:firstRowFirstColumn="0" w:firstRowLastColumn="0" w:lastRowFirstColumn="0" w:lastRowLastColumn="0"/>
            </w:pPr>
            <w:r w:rsidRPr="00330F7F">
              <w:t xml:space="preserve">Firmar convenios de vinculación con instituciones de educación superior para conocer el desempeño académico de los egresados del bachillerato </w:t>
            </w:r>
          </w:p>
        </w:tc>
        <w:tc>
          <w:tcPr>
            <w:tcW w:w="0" w:type="auto"/>
          </w:tcPr>
          <w:p w14:paraId="3649DD45" w14:textId="77777777" w:rsidR="00AF6284" w:rsidRPr="00330F7F" w:rsidRDefault="00AF6284" w:rsidP="00AF6284">
            <w:pPr>
              <w:jc w:val="center"/>
              <w:cnfStyle w:val="000000100000" w:firstRow="0" w:lastRow="0" w:firstColumn="0" w:lastColumn="0" w:oddVBand="0" w:evenVBand="0" w:oddHBand="1" w:evenHBand="0" w:firstRowFirstColumn="0" w:firstRowLastColumn="0" w:lastRowFirstColumn="0" w:lastRowLastColumn="0"/>
            </w:pPr>
          </w:p>
          <w:p w14:paraId="719846D6" w14:textId="4ABA7675" w:rsidR="00AF6284" w:rsidRDefault="00AF6284" w:rsidP="00AF6284">
            <w:pPr>
              <w:cnfStyle w:val="000000100000" w:firstRow="0" w:lastRow="0" w:firstColumn="0" w:lastColumn="0" w:oddVBand="0" w:evenVBand="0" w:oddHBand="1" w:evenHBand="0" w:firstRowFirstColumn="0" w:firstRowLastColumn="0" w:lastRowFirstColumn="0" w:lastRowLastColumn="0"/>
            </w:pPr>
            <w:r w:rsidRPr="00330F7F">
              <w:t>Convenios</w:t>
            </w:r>
          </w:p>
        </w:tc>
        <w:tc>
          <w:tcPr>
            <w:tcW w:w="0" w:type="auto"/>
          </w:tcPr>
          <w:p w14:paraId="79E27C58" w14:textId="59AF850F" w:rsidR="00AF6284" w:rsidRDefault="00AF6284" w:rsidP="00AF6284">
            <w:pPr>
              <w:jc w:val="center"/>
              <w:cnfStyle w:val="000000100000" w:firstRow="0" w:lastRow="0" w:firstColumn="0" w:lastColumn="0" w:oddVBand="0" w:evenVBand="0" w:oddHBand="1" w:evenHBand="0" w:firstRowFirstColumn="0" w:firstRowLastColumn="0" w:lastRowFirstColumn="0" w:lastRowLastColumn="0"/>
            </w:pPr>
            <w:commentRangeStart w:id="38"/>
            <w:commentRangeStart w:id="39"/>
            <w:commentRangeStart w:id="40"/>
            <w:r w:rsidRPr="00330F7F">
              <w:t>Permanente</w:t>
            </w:r>
            <w:commentRangeEnd w:id="38"/>
            <w:commentRangeEnd w:id="40"/>
            <w:r w:rsidRPr="00330F7F">
              <w:commentReference w:id="38"/>
            </w:r>
            <w:commentRangeEnd w:id="39"/>
            <w:r w:rsidRPr="00330F7F">
              <w:commentReference w:id="39"/>
            </w:r>
            <w:r w:rsidRPr="00330F7F">
              <w:commentReference w:id="40"/>
            </w:r>
          </w:p>
        </w:tc>
      </w:tr>
      <w:tr w:rsidR="00AF6284" w14:paraId="571C208C" w14:textId="77777777" w:rsidTr="002E26AB">
        <w:trPr>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7E6C31A1" w14:textId="6E996E3D" w:rsidR="00AF6284" w:rsidRDefault="00AF6284" w:rsidP="00AF6284">
            <w:r>
              <w:t>Genera</w:t>
            </w:r>
            <w:r w:rsidR="00327F4D">
              <w:t>r</w:t>
            </w:r>
            <w:r>
              <w:t xml:space="preserve"> un directorio de alumnos egresados</w:t>
            </w:r>
          </w:p>
        </w:tc>
        <w:tc>
          <w:tcPr>
            <w:tcW w:w="3220" w:type="dxa"/>
          </w:tcPr>
          <w:p w14:paraId="17B8F317" w14:textId="2A7A93E2" w:rsidR="00AF6284" w:rsidRPr="00330F7F" w:rsidRDefault="00AF6284" w:rsidP="00AF6284">
            <w:pPr>
              <w:cnfStyle w:val="000000000000" w:firstRow="0" w:lastRow="0" w:firstColumn="0" w:lastColumn="0" w:oddVBand="0" w:evenVBand="0" w:oddHBand="0" w:evenHBand="0" w:firstRowFirstColumn="0" w:firstRowLastColumn="0" w:lastRowFirstColumn="0" w:lastRowLastColumn="0"/>
            </w:pPr>
            <w:r>
              <w:t>Elaborar un directorio de correos y teléfonos de alumnos que egresan de la institución para tener comunicación con ellos.</w:t>
            </w:r>
          </w:p>
        </w:tc>
        <w:tc>
          <w:tcPr>
            <w:tcW w:w="0" w:type="auto"/>
          </w:tcPr>
          <w:p w14:paraId="2D5267BD" w14:textId="3B880F35" w:rsidR="00AF6284" w:rsidRPr="00330F7F" w:rsidRDefault="00AF6284" w:rsidP="00327F4D">
            <w:pPr>
              <w:cnfStyle w:val="000000000000" w:firstRow="0" w:lastRow="0" w:firstColumn="0" w:lastColumn="0" w:oddVBand="0" w:evenVBand="0" w:oddHBand="0" w:evenHBand="0" w:firstRowFirstColumn="0" w:firstRowLastColumn="0" w:lastRowFirstColumn="0" w:lastRowLastColumn="0"/>
            </w:pPr>
            <w:r>
              <w:t>directorio</w:t>
            </w:r>
          </w:p>
        </w:tc>
        <w:tc>
          <w:tcPr>
            <w:tcW w:w="0" w:type="auto"/>
          </w:tcPr>
          <w:p w14:paraId="4D6281D8" w14:textId="6DBC3061" w:rsidR="00AF6284" w:rsidRPr="00330F7F" w:rsidRDefault="00AF6284" w:rsidP="00AF6284">
            <w:pPr>
              <w:jc w:val="center"/>
              <w:cnfStyle w:val="000000000000" w:firstRow="0" w:lastRow="0" w:firstColumn="0" w:lastColumn="0" w:oddVBand="0" w:evenVBand="0" w:oddHBand="0" w:evenHBand="0" w:firstRowFirstColumn="0" w:firstRowLastColumn="0" w:lastRowFirstColumn="0" w:lastRowLastColumn="0"/>
            </w:pPr>
            <w:r>
              <w:t>Permanente.</w:t>
            </w:r>
          </w:p>
        </w:tc>
      </w:tr>
      <w:tr w:rsidR="00AF6284" w14:paraId="40125BB3" w14:textId="77777777" w:rsidTr="002E26AB">
        <w:trPr>
          <w:cnfStyle w:val="000000100000" w:firstRow="0" w:lastRow="0" w:firstColumn="0" w:lastColumn="0" w:oddVBand="0" w:evenVBand="0" w:oddHBand="1" w:evenHBand="0" w:firstRowFirstColumn="0" w:firstRowLastColumn="0" w:lastRowFirstColumn="0" w:lastRowLastColumn="0"/>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5112AEC0" w14:textId="43A35DC9" w:rsidR="00AF6284" w:rsidRDefault="00AF6284" w:rsidP="00AF6284">
            <w:r>
              <w:t>Invitación a alumnos egresados, para compartir experiencias para motivar a los estudiantes.</w:t>
            </w:r>
          </w:p>
        </w:tc>
        <w:tc>
          <w:tcPr>
            <w:tcW w:w="3220" w:type="dxa"/>
          </w:tcPr>
          <w:p w14:paraId="54C6E5D9" w14:textId="6D51C71A" w:rsidR="00AF6284" w:rsidRDefault="00AF6284" w:rsidP="00AF6284">
            <w:pPr>
              <w:cnfStyle w:val="000000100000" w:firstRow="0" w:lastRow="0" w:firstColumn="0" w:lastColumn="0" w:oddVBand="0" w:evenVBand="0" w:oddHBand="1" w:evenHBand="0" w:firstRowFirstColumn="0" w:firstRowLastColumn="0" w:lastRowFirstColumn="0" w:lastRowLastColumn="0"/>
            </w:pPr>
            <w:r>
              <w:t>Programar conferencias, donde participen alumnos egresados de acuerdo a la necesidad del plantel, que motiven a los alumnos a concluir su bachillerato e iniciar una carrera.</w:t>
            </w:r>
          </w:p>
        </w:tc>
        <w:tc>
          <w:tcPr>
            <w:tcW w:w="0" w:type="auto"/>
          </w:tcPr>
          <w:p w14:paraId="6D6C9776" w14:textId="67C9CEF2" w:rsidR="00AF6284" w:rsidRDefault="00327F4D" w:rsidP="00AF6284">
            <w:pPr>
              <w:jc w:val="center"/>
              <w:cnfStyle w:val="000000100000" w:firstRow="0" w:lastRow="0" w:firstColumn="0" w:lastColumn="0" w:oddVBand="0" w:evenVBand="0" w:oddHBand="1" w:evenHBand="0" w:firstRowFirstColumn="0" w:firstRowLastColumn="0" w:lastRowFirstColumn="0" w:lastRowLastColumn="0"/>
            </w:pPr>
            <w:r>
              <w:t>Fotografías de</w:t>
            </w:r>
            <w:r w:rsidR="00AF6284">
              <w:t xml:space="preserve"> las conferencias y reconocimiento a los ponentes.</w:t>
            </w:r>
          </w:p>
        </w:tc>
        <w:tc>
          <w:tcPr>
            <w:tcW w:w="0" w:type="auto"/>
          </w:tcPr>
          <w:p w14:paraId="79FB7DB4" w14:textId="1D8A22F5" w:rsidR="00AF6284" w:rsidRDefault="00AF6284" w:rsidP="00AF6284">
            <w:pPr>
              <w:jc w:val="center"/>
              <w:cnfStyle w:val="000000100000" w:firstRow="0" w:lastRow="0" w:firstColumn="0" w:lastColumn="0" w:oddVBand="0" w:evenVBand="0" w:oddHBand="1" w:evenHBand="0" w:firstRowFirstColumn="0" w:firstRowLastColumn="0" w:lastRowFirstColumn="0" w:lastRowLastColumn="0"/>
            </w:pPr>
            <w:r>
              <w:t>Durante el ciclo escolar</w:t>
            </w:r>
          </w:p>
        </w:tc>
      </w:tr>
      <w:tr w:rsidR="009013BE" w14:paraId="3D54692C" w14:textId="77777777" w:rsidTr="00A46889">
        <w:trPr>
          <w:trHeight w:val="579"/>
          <w:jc w:val="center"/>
        </w:trPr>
        <w:tc>
          <w:tcPr>
            <w:cnfStyle w:val="001000000000" w:firstRow="0" w:lastRow="0" w:firstColumn="1" w:lastColumn="0" w:oddVBand="0" w:evenVBand="0" w:oddHBand="0" w:evenHBand="0" w:firstRowFirstColumn="0" w:firstRowLastColumn="0" w:lastRowFirstColumn="0" w:lastRowLastColumn="0"/>
            <w:tcW w:w="5240" w:type="dxa"/>
          </w:tcPr>
          <w:p w14:paraId="632D5ADA" w14:textId="77777777" w:rsidR="009013BE" w:rsidRPr="00B54B1B" w:rsidRDefault="009013BE" w:rsidP="009013BE">
            <w:pPr>
              <w:jc w:val="both"/>
              <w:rPr>
                <w:bCs w:val="0"/>
              </w:rPr>
            </w:pPr>
            <w:r w:rsidRPr="00B54B1B">
              <w:rPr>
                <w:bCs w:val="0"/>
              </w:rPr>
              <w:t>Adaptar un espacio para el taller de alimentos.</w:t>
            </w:r>
          </w:p>
          <w:p w14:paraId="6AD7A9F6" w14:textId="77777777" w:rsidR="009013BE" w:rsidRDefault="009013BE" w:rsidP="009013BE"/>
        </w:tc>
        <w:tc>
          <w:tcPr>
            <w:tcW w:w="3220" w:type="dxa"/>
          </w:tcPr>
          <w:p w14:paraId="3245245D" w14:textId="77777777" w:rsidR="009013BE" w:rsidRPr="001B4FEA" w:rsidRDefault="009013BE" w:rsidP="009013BE">
            <w:pPr>
              <w:cnfStyle w:val="000000000000" w:firstRow="0" w:lastRow="0" w:firstColumn="0" w:lastColumn="0" w:oddVBand="0" w:evenVBand="0" w:oddHBand="0" w:evenHBand="0" w:firstRowFirstColumn="0" w:firstRowLastColumn="0" w:lastRowFirstColumn="0" w:lastRowLastColumn="0"/>
            </w:pPr>
            <w:r w:rsidRPr="001B4FEA">
              <w:t>Solicitar el recurso ante la mesa directiva de padres de familia</w:t>
            </w:r>
            <w:r>
              <w:t>.</w:t>
            </w:r>
          </w:p>
          <w:p w14:paraId="6EA0408C" w14:textId="77777777" w:rsidR="009013BE" w:rsidRDefault="009013BE" w:rsidP="009013BE">
            <w:pPr>
              <w:cnfStyle w:val="000000000000" w:firstRow="0" w:lastRow="0" w:firstColumn="0" w:lastColumn="0" w:oddVBand="0" w:evenVBand="0" w:oddHBand="0" w:evenHBand="0" w:firstRowFirstColumn="0" w:firstRowLastColumn="0" w:lastRowFirstColumn="0" w:lastRowLastColumn="0"/>
            </w:pPr>
          </w:p>
        </w:tc>
        <w:tc>
          <w:tcPr>
            <w:tcW w:w="0" w:type="auto"/>
          </w:tcPr>
          <w:p w14:paraId="4929679F" w14:textId="77777777" w:rsidR="009013BE" w:rsidRDefault="009013BE" w:rsidP="009013BE">
            <w:pPr>
              <w:jc w:val="center"/>
              <w:cnfStyle w:val="000000000000" w:firstRow="0" w:lastRow="0" w:firstColumn="0" w:lastColumn="0" w:oddVBand="0" w:evenVBand="0" w:oddHBand="0" w:evenHBand="0" w:firstRowFirstColumn="0" w:firstRowLastColumn="0" w:lastRowFirstColumn="0" w:lastRowLastColumn="0"/>
            </w:pPr>
            <w:r>
              <w:t>Oficio</w:t>
            </w:r>
          </w:p>
          <w:p w14:paraId="54792078" w14:textId="77777777" w:rsidR="009013BE" w:rsidRDefault="009013BE" w:rsidP="009013BE">
            <w:pPr>
              <w:jc w:val="center"/>
              <w:cnfStyle w:val="000000000000" w:firstRow="0" w:lastRow="0" w:firstColumn="0" w:lastColumn="0" w:oddVBand="0" w:evenVBand="0" w:oddHBand="0" w:evenHBand="0" w:firstRowFirstColumn="0" w:firstRowLastColumn="0" w:lastRowFirstColumn="0" w:lastRowLastColumn="0"/>
            </w:pPr>
          </w:p>
          <w:p w14:paraId="14D92749" w14:textId="77777777" w:rsidR="009013BE" w:rsidRDefault="009013BE" w:rsidP="009013BE">
            <w:pPr>
              <w:jc w:val="center"/>
              <w:cnfStyle w:val="000000000000" w:firstRow="0" w:lastRow="0" w:firstColumn="0" w:lastColumn="0" w:oddVBand="0" w:evenVBand="0" w:oddHBand="0" w:evenHBand="0" w:firstRowFirstColumn="0" w:firstRowLastColumn="0" w:lastRowFirstColumn="0" w:lastRowLastColumn="0"/>
            </w:pPr>
          </w:p>
        </w:tc>
        <w:tc>
          <w:tcPr>
            <w:tcW w:w="0" w:type="auto"/>
          </w:tcPr>
          <w:p w14:paraId="042644C1" w14:textId="77777777" w:rsidR="009013BE" w:rsidRDefault="009013BE" w:rsidP="009013BE">
            <w:pPr>
              <w:jc w:val="center"/>
              <w:cnfStyle w:val="000000000000" w:firstRow="0" w:lastRow="0" w:firstColumn="0" w:lastColumn="0" w:oddVBand="0" w:evenVBand="0" w:oddHBand="0" w:evenHBand="0" w:firstRowFirstColumn="0" w:firstRowLastColumn="0" w:lastRowFirstColumn="0" w:lastRowLastColumn="0"/>
            </w:pPr>
            <w:r>
              <w:t xml:space="preserve">Septiembre-octubre </w:t>
            </w:r>
          </w:p>
          <w:p w14:paraId="4B285F81" w14:textId="77777777" w:rsidR="009013BE" w:rsidRDefault="009013BE" w:rsidP="009013BE">
            <w:pPr>
              <w:jc w:val="center"/>
              <w:cnfStyle w:val="000000000000" w:firstRow="0" w:lastRow="0" w:firstColumn="0" w:lastColumn="0" w:oddVBand="0" w:evenVBand="0" w:oddHBand="0" w:evenHBand="0" w:firstRowFirstColumn="0" w:firstRowLastColumn="0" w:lastRowFirstColumn="0" w:lastRowLastColumn="0"/>
            </w:pPr>
          </w:p>
          <w:p w14:paraId="69C4C8B3" w14:textId="77777777" w:rsidR="009013BE" w:rsidRDefault="009013BE" w:rsidP="009013BE">
            <w:pPr>
              <w:jc w:val="center"/>
              <w:cnfStyle w:val="000000000000" w:firstRow="0" w:lastRow="0" w:firstColumn="0" w:lastColumn="0" w:oddVBand="0" w:evenVBand="0" w:oddHBand="0" w:evenHBand="0" w:firstRowFirstColumn="0" w:firstRowLastColumn="0" w:lastRowFirstColumn="0" w:lastRowLastColumn="0"/>
            </w:pPr>
          </w:p>
        </w:tc>
      </w:tr>
      <w:tr w:rsidR="00A15C77" w14:paraId="65B35A1C" w14:textId="77777777" w:rsidTr="002E26AB">
        <w:trPr>
          <w:cnfStyle w:val="000000100000" w:firstRow="0" w:lastRow="0" w:firstColumn="0" w:lastColumn="0" w:oddVBand="0" w:evenVBand="0" w:oddHBand="1" w:evenHBand="0" w:firstRowFirstColumn="0" w:firstRowLastColumn="0" w:lastRowFirstColumn="0" w:lastRowLastColumn="0"/>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43E6622C" w14:textId="580CFEF9" w:rsidR="00A15C77" w:rsidRPr="00B54B1B" w:rsidRDefault="00A15C77" w:rsidP="00A15C77">
            <w:r w:rsidRPr="00B54B1B">
              <w:t>Mantenimiento a los climas y ventiladores</w:t>
            </w:r>
          </w:p>
        </w:tc>
        <w:tc>
          <w:tcPr>
            <w:tcW w:w="3220" w:type="dxa"/>
          </w:tcPr>
          <w:p w14:paraId="78511BDB" w14:textId="059E77A5" w:rsidR="00A15C77" w:rsidRDefault="00A15C77" w:rsidP="00A15C77">
            <w:pPr>
              <w:cnfStyle w:val="000000100000" w:firstRow="0" w:lastRow="0" w:firstColumn="0" w:lastColumn="0" w:oddVBand="0" w:evenVBand="0" w:oddHBand="1" w:evenHBand="0" w:firstRowFirstColumn="0" w:firstRowLastColumn="0" w:lastRowFirstColumn="0" w:lastRowLastColumn="0"/>
            </w:pPr>
            <w:r w:rsidRPr="009013BE">
              <w:t>Solicitar a la Asociación de padres de familia el mantenimiento de ventiladores y climas.</w:t>
            </w:r>
          </w:p>
        </w:tc>
        <w:tc>
          <w:tcPr>
            <w:tcW w:w="0" w:type="auto"/>
          </w:tcPr>
          <w:p w14:paraId="5AA693A6" w14:textId="2B60989C" w:rsidR="00A15C77" w:rsidRDefault="00A15C77" w:rsidP="00A15C77">
            <w:pPr>
              <w:jc w:val="center"/>
              <w:cnfStyle w:val="000000100000" w:firstRow="0" w:lastRow="0" w:firstColumn="0" w:lastColumn="0" w:oddVBand="0" w:evenVBand="0" w:oddHBand="1" w:evenHBand="0" w:firstRowFirstColumn="0" w:firstRowLastColumn="0" w:lastRowFirstColumn="0" w:lastRowLastColumn="0"/>
            </w:pPr>
            <w:r w:rsidRPr="009013BE">
              <w:t>recibos de pago, fotografías.</w:t>
            </w:r>
          </w:p>
        </w:tc>
        <w:tc>
          <w:tcPr>
            <w:tcW w:w="0" w:type="auto"/>
          </w:tcPr>
          <w:p w14:paraId="437B2125" w14:textId="5F0B1F9C" w:rsidR="00A15C77" w:rsidRDefault="00A15C77" w:rsidP="00A15C77">
            <w:pPr>
              <w:jc w:val="center"/>
              <w:cnfStyle w:val="000000100000" w:firstRow="0" w:lastRow="0" w:firstColumn="0" w:lastColumn="0" w:oddVBand="0" w:evenVBand="0" w:oddHBand="1" w:evenHBand="0" w:firstRowFirstColumn="0" w:firstRowLastColumn="0" w:lastRowFirstColumn="0" w:lastRowLastColumn="0"/>
            </w:pPr>
            <w:r w:rsidRPr="009013BE">
              <w:t>Septiembre/202</w:t>
            </w:r>
            <w:ins w:id="41" w:author="BACHILLERATO GENERAL ALFONSO DE LA MADRID VIDAURRETA" w:date="2025-09-18T23:14:00Z">
              <w:r w:rsidR="00AF357E">
                <w:t>5</w:t>
              </w:r>
            </w:ins>
            <w:del w:id="42" w:author="BACHILLERATO GENERAL ALFONSO DE LA MADRID VIDAURRETA" w:date="2025-09-18T23:14:00Z">
              <w:r w:rsidR="009B1CD0" w:rsidDel="00AF357E">
                <w:delText>4</w:delText>
              </w:r>
            </w:del>
          </w:p>
        </w:tc>
      </w:tr>
      <w:tr w:rsidR="00A15C77" w14:paraId="1C46290D" w14:textId="77777777" w:rsidTr="00327F4D">
        <w:trPr>
          <w:trHeight w:val="968"/>
          <w:jc w:val="center"/>
        </w:trPr>
        <w:tc>
          <w:tcPr>
            <w:cnfStyle w:val="001000000000" w:firstRow="0" w:lastRow="0" w:firstColumn="1" w:lastColumn="0" w:oddVBand="0" w:evenVBand="0" w:oddHBand="0" w:evenHBand="0" w:firstRowFirstColumn="0" w:firstRowLastColumn="0" w:lastRowFirstColumn="0" w:lastRowLastColumn="0"/>
            <w:tcW w:w="5240" w:type="dxa"/>
          </w:tcPr>
          <w:p w14:paraId="1BDB80F5" w14:textId="77777777" w:rsidR="00A15C77" w:rsidRPr="009B1CD0" w:rsidRDefault="00A15C77" w:rsidP="00A15C77">
            <w:r w:rsidRPr="009B1CD0">
              <w:t xml:space="preserve">Mantenimiento del edificio escolar. </w:t>
            </w:r>
          </w:p>
          <w:p w14:paraId="02005503" w14:textId="77777777" w:rsidR="00A15C77" w:rsidRDefault="00A15C77" w:rsidP="00A15C77"/>
        </w:tc>
        <w:tc>
          <w:tcPr>
            <w:tcW w:w="3220" w:type="dxa"/>
          </w:tcPr>
          <w:p w14:paraId="61CA102E" w14:textId="441517F2" w:rsidR="00A15C77" w:rsidRDefault="00A15C77" w:rsidP="00A15C77">
            <w:pPr>
              <w:cnfStyle w:val="000000000000" w:firstRow="0" w:lastRow="0" w:firstColumn="0" w:lastColumn="0" w:oddVBand="0" w:evenVBand="0" w:oddHBand="0" w:evenHBand="0" w:firstRowFirstColumn="0" w:firstRowLastColumn="0" w:lastRowFirstColumn="0" w:lastRowLastColumn="0"/>
            </w:pPr>
            <w:r w:rsidRPr="009013BE">
              <w:t>Pintura e impermeabilización del plantel</w:t>
            </w:r>
            <w:r w:rsidR="00327F4D">
              <w:t>.</w:t>
            </w:r>
          </w:p>
        </w:tc>
        <w:tc>
          <w:tcPr>
            <w:tcW w:w="0" w:type="auto"/>
          </w:tcPr>
          <w:p w14:paraId="424F5832" w14:textId="77777777" w:rsidR="00A15C77" w:rsidRPr="009013BE" w:rsidRDefault="00A15C77" w:rsidP="00A15C77">
            <w:pPr>
              <w:cnfStyle w:val="000000000000" w:firstRow="0" w:lastRow="0" w:firstColumn="0" w:lastColumn="0" w:oddVBand="0" w:evenVBand="0" w:oddHBand="0" w:evenHBand="0" w:firstRowFirstColumn="0" w:firstRowLastColumn="0" w:lastRowFirstColumn="0" w:lastRowLastColumn="0"/>
            </w:pPr>
            <w:r w:rsidRPr="009013BE">
              <w:t>Notas de remisión</w:t>
            </w:r>
          </w:p>
          <w:p w14:paraId="78F74ECD" w14:textId="77777777" w:rsidR="00A15C77" w:rsidRPr="009013BE" w:rsidRDefault="00A15C77" w:rsidP="00A15C77">
            <w:pPr>
              <w:cnfStyle w:val="000000000000" w:firstRow="0" w:lastRow="0" w:firstColumn="0" w:lastColumn="0" w:oddVBand="0" w:evenVBand="0" w:oddHBand="0" w:evenHBand="0" w:firstRowFirstColumn="0" w:firstRowLastColumn="0" w:lastRowFirstColumn="0" w:lastRowLastColumn="0"/>
            </w:pPr>
            <w:r w:rsidRPr="009013BE">
              <w:t>Recibos de pago.</w:t>
            </w:r>
          </w:p>
          <w:p w14:paraId="42970A1B" w14:textId="77777777" w:rsidR="00A15C77" w:rsidRPr="009013BE" w:rsidRDefault="00A15C77" w:rsidP="00A15C77">
            <w:pPr>
              <w:cnfStyle w:val="000000000000" w:firstRow="0" w:lastRow="0" w:firstColumn="0" w:lastColumn="0" w:oddVBand="0" w:evenVBand="0" w:oddHBand="0" w:evenHBand="0" w:firstRowFirstColumn="0" w:firstRowLastColumn="0" w:lastRowFirstColumn="0" w:lastRowLastColumn="0"/>
            </w:pPr>
            <w:r w:rsidRPr="009013BE">
              <w:t>Fotografías.</w:t>
            </w:r>
          </w:p>
          <w:p w14:paraId="1FDBA87B" w14:textId="77777777" w:rsidR="00A15C77" w:rsidRDefault="00A15C77" w:rsidP="00A15C77">
            <w:pPr>
              <w:jc w:val="center"/>
              <w:cnfStyle w:val="000000000000" w:firstRow="0" w:lastRow="0" w:firstColumn="0" w:lastColumn="0" w:oddVBand="0" w:evenVBand="0" w:oddHBand="0" w:evenHBand="0" w:firstRowFirstColumn="0" w:firstRowLastColumn="0" w:lastRowFirstColumn="0" w:lastRowLastColumn="0"/>
            </w:pPr>
          </w:p>
        </w:tc>
        <w:tc>
          <w:tcPr>
            <w:tcW w:w="0" w:type="auto"/>
          </w:tcPr>
          <w:p w14:paraId="48DB3327" w14:textId="48C89351" w:rsidR="00A15C77" w:rsidRDefault="00A15C77" w:rsidP="00A15C77">
            <w:pPr>
              <w:jc w:val="center"/>
              <w:cnfStyle w:val="000000000000" w:firstRow="0" w:lastRow="0" w:firstColumn="0" w:lastColumn="0" w:oddVBand="0" w:evenVBand="0" w:oddHBand="0" w:evenHBand="0" w:firstRowFirstColumn="0" w:firstRowLastColumn="0" w:lastRowFirstColumn="0" w:lastRowLastColumn="0"/>
            </w:pPr>
            <w:r w:rsidRPr="009013BE">
              <w:t>Noviembre-diciembre/202</w:t>
            </w:r>
            <w:ins w:id="43" w:author="BACHILLERATO GENERAL ALFONSO DE LA MADRID VIDAURRETA" w:date="2025-09-18T23:14:00Z">
              <w:r w:rsidR="00AF357E">
                <w:t>5</w:t>
              </w:r>
            </w:ins>
            <w:del w:id="44" w:author="BACHILLERATO GENERAL ALFONSO DE LA MADRID VIDAURRETA" w:date="2025-09-18T23:14:00Z">
              <w:r w:rsidR="009B1CD0" w:rsidDel="00AF357E">
                <w:delText>4</w:delText>
              </w:r>
            </w:del>
          </w:p>
        </w:tc>
      </w:tr>
      <w:tr w:rsidR="00A15C77" w14:paraId="61E0BA3B" w14:textId="77777777" w:rsidTr="002E26AB">
        <w:trPr>
          <w:cnfStyle w:val="000000100000" w:firstRow="0" w:lastRow="0" w:firstColumn="0" w:lastColumn="0" w:oddVBand="0" w:evenVBand="0" w:oddHBand="1" w:evenHBand="0" w:firstRowFirstColumn="0" w:firstRowLastColumn="0" w:lastRowFirstColumn="0" w:lastRowLastColumn="0"/>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3196501E" w14:textId="77777777" w:rsidR="00A15C77" w:rsidRPr="009B1CD0" w:rsidRDefault="00A15C77" w:rsidP="00A15C77">
            <w:pPr>
              <w:rPr>
                <w:bCs w:val="0"/>
              </w:rPr>
            </w:pPr>
            <w:r w:rsidRPr="009B1CD0">
              <w:rPr>
                <w:bCs w:val="0"/>
              </w:rPr>
              <w:lastRenderedPageBreak/>
              <w:t xml:space="preserve">Elaborar el Programa para </w:t>
            </w:r>
          </w:p>
          <w:p w14:paraId="6E8C6464" w14:textId="77777777" w:rsidR="00A15C77" w:rsidRPr="009B1CD0" w:rsidRDefault="00A15C77" w:rsidP="00A15C77">
            <w:pPr>
              <w:rPr>
                <w:bCs w:val="0"/>
              </w:rPr>
            </w:pPr>
            <w:r w:rsidRPr="009B1CD0">
              <w:rPr>
                <w:bCs w:val="0"/>
              </w:rPr>
              <w:t>Mantenimiento de computadoras y</w:t>
            </w:r>
          </w:p>
          <w:p w14:paraId="16BBAB4D" w14:textId="44F08498" w:rsidR="00A15C77" w:rsidRDefault="00A15C77" w:rsidP="00A15C77">
            <w:r w:rsidRPr="009B1CD0">
              <w:rPr>
                <w:bCs w:val="0"/>
              </w:rPr>
              <w:t>de todo el plantel</w:t>
            </w:r>
            <w:r w:rsidR="00A46889">
              <w:rPr>
                <w:bCs w:val="0"/>
              </w:rPr>
              <w:t>.</w:t>
            </w:r>
          </w:p>
        </w:tc>
        <w:tc>
          <w:tcPr>
            <w:tcW w:w="3220" w:type="dxa"/>
          </w:tcPr>
          <w:p w14:paraId="38A77733" w14:textId="3B5B9F06" w:rsidR="00A15C77" w:rsidRDefault="00A46889" w:rsidP="00A15C77">
            <w:pPr>
              <w:cnfStyle w:val="000000100000" w:firstRow="0" w:lastRow="0" w:firstColumn="0" w:lastColumn="0" w:oddVBand="0" w:evenVBand="0" w:oddHBand="1" w:evenHBand="0" w:firstRowFirstColumn="0" w:firstRowLastColumn="0" w:lastRowFirstColumn="0" w:lastRowLastColumn="0"/>
            </w:pPr>
            <w:r>
              <w:t xml:space="preserve">Reunión con el </w:t>
            </w:r>
            <w:r w:rsidR="00A15C77">
              <w:t>comité de padres De familia solicitando su apoyo.</w:t>
            </w:r>
          </w:p>
        </w:tc>
        <w:tc>
          <w:tcPr>
            <w:tcW w:w="0" w:type="auto"/>
          </w:tcPr>
          <w:p w14:paraId="213BC389" w14:textId="77777777" w:rsidR="00A15C77" w:rsidRDefault="00A15C77" w:rsidP="00A15C77">
            <w:pPr>
              <w:jc w:val="center"/>
              <w:cnfStyle w:val="000000100000" w:firstRow="0" w:lastRow="0" w:firstColumn="0" w:lastColumn="0" w:oddVBand="0" w:evenVBand="0" w:oddHBand="1" w:evenHBand="0" w:firstRowFirstColumn="0" w:firstRowLastColumn="0" w:lastRowFirstColumn="0" w:lastRowLastColumn="0"/>
            </w:pPr>
            <w:r>
              <w:t xml:space="preserve">Oficio </w:t>
            </w:r>
          </w:p>
          <w:p w14:paraId="0B94AB49" w14:textId="0CC9109A" w:rsidR="00A15C77" w:rsidRDefault="00A15C77" w:rsidP="00A15C77">
            <w:pPr>
              <w:jc w:val="center"/>
              <w:cnfStyle w:val="000000100000" w:firstRow="0" w:lastRow="0" w:firstColumn="0" w:lastColumn="0" w:oddVBand="0" w:evenVBand="0" w:oddHBand="1" w:evenHBand="0" w:firstRowFirstColumn="0" w:firstRowLastColumn="0" w:lastRowFirstColumn="0" w:lastRowLastColumn="0"/>
            </w:pPr>
            <w:r>
              <w:t>Fotografías</w:t>
            </w:r>
          </w:p>
        </w:tc>
        <w:tc>
          <w:tcPr>
            <w:tcW w:w="0" w:type="auto"/>
          </w:tcPr>
          <w:p w14:paraId="617BB522" w14:textId="188E8F68" w:rsidR="00A15C77" w:rsidRDefault="00A15C77" w:rsidP="00A15C77">
            <w:pPr>
              <w:jc w:val="center"/>
              <w:cnfStyle w:val="000000100000" w:firstRow="0" w:lastRow="0" w:firstColumn="0" w:lastColumn="0" w:oddVBand="0" w:evenVBand="0" w:oddHBand="1" w:evenHBand="0" w:firstRowFirstColumn="0" w:firstRowLastColumn="0" w:lastRowFirstColumn="0" w:lastRowLastColumn="0"/>
            </w:pPr>
            <w:r>
              <w:t>Cuando sea necesario</w:t>
            </w:r>
          </w:p>
        </w:tc>
      </w:tr>
      <w:tr w:rsidR="00A15C77" w14:paraId="7EF63963" w14:textId="77777777" w:rsidTr="002E26AB">
        <w:trPr>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208288C9" w14:textId="6ADD7B56" w:rsidR="00A15C77" w:rsidRPr="009B1CD0" w:rsidRDefault="00A15C77" w:rsidP="00A15C77">
            <w:pPr>
              <w:rPr>
                <w:bCs w:val="0"/>
              </w:rPr>
            </w:pPr>
            <w:r w:rsidRPr="009B1CD0">
              <w:rPr>
                <w:bCs w:val="0"/>
              </w:rPr>
              <w:t>Mantenimiento.</w:t>
            </w:r>
          </w:p>
        </w:tc>
        <w:tc>
          <w:tcPr>
            <w:tcW w:w="3220" w:type="dxa"/>
          </w:tcPr>
          <w:p w14:paraId="4AC6588B" w14:textId="19D1CE4D" w:rsidR="00A15C77" w:rsidRDefault="00A15C77" w:rsidP="00A15C77">
            <w:pPr>
              <w:cnfStyle w:val="000000000000" w:firstRow="0" w:lastRow="0" w:firstColumn="0" w:lastColumn="0" w:oddVBand="0" w:evenVBand="0" w:oddHBand="0" w:evenHBand="0" w:firstRowFirstColumn="0" w:firstRowLastColumn="0" w:lastRowFirstColumn="0" w:lastRowLastColumn="0"/>
            </w:pPr>
            <w:r>
              <w:t>Establecer acciones de mantenimiento para el plantel</w:t>
            </w:r>
          </w:p>
        </w:tc>
        <w:tc>
          <w:tcPr>
            <w:tcW w:w="0" w:type="auto"/>
          </w:tcPr>
          <w:p w14:paraId="363F97F3" w14:textId="20E41626" w:rsidR="00A15C77" w:rsidRDefault="00A15C77" w:rsidP="00A15C77">
            <w:pPr>
              <w:jc w:val="center"/>
              <w:cnfStyle w:val="000000000000" w:firstRow="0" w:lastRow="0" w:firstColumn="0" w:lastColumn="0" w:oddVBand="0" w:evenVBand="0" w:oddHBand="0" w:evenHBand="0" w:firstRowFirstColumn="0" w:firstRowLastColumn="0" w:lastRowFirstColumn="0" w:lastRowLastColumn="0"/>
            </w:pPr>
            <w:r>
              <w:t>Acuerdos</w:t>
            </w:r>
          </w:p>
        </w:tc>
        <w:tc>
          <w:tcPr>
            <w:tcW w:w="0" w:type="auto"/>
          </w:tcPr>
          <w:p w14:paraId="40B51BBF" w14:textId="69326FCB" w:rsidR="00A15C77" w:rsidRDefault="00A15C77" w:rsidP="00A15C77">
            <w:pPr>
              <w:jc w:val="center"/>
              <w:cnfStyle w:val="000000000000" w:firstRow="0" w:lastRow="0" w:firstColumn="0" w:lastColumn="0" w:oddVBand="0" w:evenVBand="0" w:oddHBand="0" w:evenHBand="0" w:firstRowFirstColumn="0" w:firstRowLastColumn="0" w:lastRowFirstColumn="0" w:lastRowLastColumn="0"/>
            </w:pPr>
            <w:r>
              <w:t>Cuando sea necesario</w:t>
            </w:r>
          </w:p>
        </w:tc>
      </w:tr>
      <w:tr w:rsidR="00AB1975" w14:paraId="52481B98" w14:textId="77777777" w:rsidTr="008061B6">
        <w:trPr>
          <w:cnfStyle w:val="000000100000" w:firstRow="0" w:lastRow="0" w:firstColumn="0" w:lastColumn="0" w:oddVBand="0" w:evenVBand="0" w:oddHBand="1" w:evenHBand="0" w:firstRowFirstColumn="0" w:firstRowLastColumn="0" w:lastRowFirstColumn="0" w:lastRowLastColumn="0"/>
          <w:trHeight w:val="1110"/>
          <w:jc w:val="center"/>
        </w:trPr>
        <w:tc>
          <w:tcPr>
            <w:cnfStyle w:val="001000000000" w:firstRow="0" w:lastRow="0" w:firstColumn="1" w:lastColumn="0" w:oddVBand="0" w:evenVBand="0" w:oddHBand="0" w:evenHBand="0" w:firstRowFirstColumn="0" w:firstRowLastColumn="0" w:lastRowFirstColumn="0" w:lastRowLastColumn="0"/>
            <w:tcW w:w="5240" w:type="dxa"/>
          </w:tcPr>
          <w:p w14:paraId="1786D0BE" w14:textId="5D209D90" w:rsidR="00AB1975" w:rsidRPr="009B1CD0" w:rsidRDefault="00AB1975" w:rsidP="00AB1975">
            <w:pPr>
              <w:rPr>
                <w:bCs w:val="0"/>
              </w:rPr>
            </w:pPr>
            <w:r w:rsidRPr="009B1CD0">
              <w:rPr>
                <w:bCs w:val="0"/>
              </w:rPr>
              <w:t>Concientizar a la comunidad escolar sobre limpieza e higiene de la escuela</w:t>
            </w:r>
          </w:p>
        </w:tc>
        <w:tc>
          <w:tcPr>
            <w:tcW w:w="3220" w:type="dxa"/>
          </w:tcPr>
          <w:p w14:paraId="32A917A5" w14:textId="618EDFF9" w:rsidR="00AB1975" w:rsidRDefault="00AB1975" w:rsidP="00AB1975">
            <w:pPr>
              <w:jc w:val="both"/>
              <w:cnfStyle w:val="000000100000" w:firstRow="0" w:lastRow="0" w:firstColumn="0" w:lastColumn="0" w:oddVBand="0" w:evenVBand="0" w:oddHBand="1" w:evenHBand="0" w:firstRowFirstColumn="0" w:firstRowLastColumn="0" w:lastRowFirstColumn="0" w:lastRowLastColumn="0"/>
            </w:pPr>
            <w:r w:rsidRPr="007043E1">
              <w:t xml:space="preserve">Reunión con el comité de salud de la escuela para dar a conocer los lineamientos </w:t>
            </w:r>
            <w:r w:rsidR="009B1CD0">
              <w:t xml:space="preserve">de higiene, </w:t>
            </w:r>
            <w:r w:rsidR="00032E2F">
              <w:t>seguridad y</w:t>
            </w:r>
            <w:r w:rsidR="009B1CD0">
              <w:t xml:space="preserve"> salud.</w:t>
            </w:r>
          </w:p>
          <w:p w14:paraId="5AE45CB4" w14:textId="77777777" w:rsidR="009B1CD0" w:rsidRPr="007043E1" w:rsidRDefault="009B1CD0" w:rsidP="00AB1975">
            <w:pPr>
              <w:jc w:val="both"/>
              <w:cnfStyle w:val="000000100000" w:firstRow="0" w:lastRow="0" w:firstColumn="0" w:lastColumn="0" w:oddVBand="0" w:evenVBand="0" w:oddHBand="1" w:evenHBand="0" w:firstRowFirstColumn="0" w:firstRowLastColumn="0" w:lastRowFirstColumn="0" w:lastRowLastColumn="0"/>
            </w:pPr>
          </w:p>
          <w:p w14:paraId="1BFCE20C" w14:textId="77777777" w:rsidR="00AB1975" w:rsidRPr="007043E1" w:rsidRDefault="00AB1975" w:rsidP="00AB1975">
            <w:pPr>
              <w:jc w:val="both"/>
              <w:cnfStyle w:val="000000100000" w:firstRow="0" w:lastRow="0" w:firstColumn="0" w:lastColumn="0" w:oddVBand="0" w:evenVBand="0" w:oddHBand="1" w:evenHBand="0" w:firstRowFirstColumn="0" w:firstRowLastColumn="0" w:lastRowFirstColumn="0" w:lastRowLastColumn="0"/>
            </w:pPr>
            <w:r w:rsidRPr="007043E1">
              <w:t>Concientizar a los alumnos sobre la importancia de seguir cada una de las medidas de higiene y salud:</w:t>
            </w:r>
          </w:p>
          <w:p w14:paraId="4F789650" w14:textId="77777777" w:rsidR="00AB1975" w:rsidRPr="007043E1" w:rsidRDefault="00AB1975" w:rsidP="00AB1975">
            <w:pPr>
              <w:jc w:val="both"/>
              <w:cnfStyle w:val="000000100000" w:firstRow="0" w:lastRow="0" w:firstColumn="0" w:lastColumn="0" w:oddVBand="0" w:evenVBand="0" w:oddHBand="1" w:evenHBand="0" w:firstRowFirstColumn="0" w:firstRowLastColumn="0" w:lastRowFirstColumn="0" w:lastRowLastColumn="0"/>
            </w:pPr>
            <w:r w:rsidRPr="007043E1">
              <w:t>-Lavado de mano constante</w:t>
            </w:r>
            <w:r>
              <w:t xml:space="preserve"> de manos.</w:t>
            </w:r>
          </w:p>
          <w:p w14:paraId="602B5E7E" w14:textId="77777777" w:rsidR="00AB1975" w:rsidRPr="007043E1" w:rsidRDefault="00AB1975" w:rsidP="00AB1975">
            <w:pPr>
              <w:jc w:val="both"/>
              <w:cnfStyle w:val="000000100000" w:firstRow="0" w:lastRow="0" w:firstColumn="0" w:lastColumn="0" w:oddVBand="0" w:evenVBand="0" w:oddHBand="1" w:evenHBand="0" w:firstRowFirstColumn="0" w:firstRowLastColumn="0" w:lastRowFirstColumn="0" w:lastRowLastColumn="0"/>
            </w:pPr>
            <w:r w:rsidRPr="007043E1">
              <w:t>-Estornudo de etiqueta.</w:t>
            </w:r>
          </w:p>
          <w:p w14:paraId="7AD4E308" w14:textId="77777777" w:rsidR="00AB1975" w:rsidRPr="007043E1" w:rsidRDefault="00AB1975" w:rsidP="00AB1975">
            <w:pPr>
              <w:jc w:val="both"/>
              <w:cnfStyle w:val="000000100000" w:firstRow="0" w:lastRow="0" w:firstColumn="0" w:lastColumn="0" w:oddVBand="0" w:evenVBand="0" w:oddHBand="1" w:evenHBand="0" w:firstRowFirstColumn="0" w:firstRowLastColumn="0" w:lastRowFirstColumn="0" w:lastRowLastColumn="0"/>
            </w:pPr>
            <w:r w:rsidRPr="007043E1">
              <w:t>- No compartir materiales, etc.</w:t>
            </w:r>
          </w:p>
          <w:p w14:paraId="5416B340" w14:textId="77777777" w:rsidR="00AB1975" w:rsidRPr="007043E1" w:rsidRDefault="00AB1975" w:rsidP="00AB1975">
            <w:pPr>
              <w:jc w:val="both"/>
              <w:cnfStyle w:val="000000100000" w:firstRow="0" w:lastRow="0" w:firstColumn="0" w:lastColumn="0" w:oddVBand="0" w:evenVBand="0" w:oddHBand="1" w:evenHBand="0" w:firstRowFirstColumn="0" w:firstRowLastColumn="0" w:lastRowFirstColumn="0" w:lastRowLastColumn="0"/>
            </w:pPr>
            <w:r w:rsidRPr="007043E1">
              <w:t>-No escupir</w:t>
            </w:r>
          </w:p>
          <w:p w14:paraId="05E77625" w14:textId="77777777" w:rsidR="00AB1975" w:rsidRPr="007043E1" w:rsidRDefault="00AB1975" w:rsidP="00AB1975">
            <w:pPr>
              <w:jc w:val="both"/>
              <w:cnfStyle w:val="000000100000" w:firstRow="0" w:lastRow="0" w:firstColumn="0" w:lastColumn="0" w:oddVBand="0" w:evenVBand="0" w:oddHBand="1" w:evenHBand="0" w:firstRowFirstColumn="0" w:firstRowLastColumn="0" w:lastRowFirstColumn="0" w:lastRowLastColumn="0"/>
            </w:pPr>
          </w:p>
          <w:p w14:paraId="1BAC1F64" w14:textId="77777777" w:rsidR="00AB1975" w:rsidRPr="007043E1" w:rsidRDefault="00AB1975" w:rsidP="00AB1975">
            <w:pPr>
              <w:jc w:val="both"/>
              <w:cnfStyle w:val="000000100000" w:firstRow="0" w:lastRow="0" w:firstColumn="0" w:lastColumn="0" w:oddVBand="0" w:evenVBand="0" w:oddHBand="1" w:evenHBand="0" w:firstRowFirstColumn="0" w:firstRowLastColumn="0" w:lastRowFirstColumn="0" w:lastRowLastColumn="0"/>
            </w:pPr>
            <w:r w:rsidRPr="007043E1">
              <w:t>Informar por medio de las redes sociales la importancia de la vida saludable.</w:t>
            </w:r>
          </w:p>
          <w:p w14:paraId="2A02D4B4" w14:textId="77777777" w:rsidR="00AB1975" w:rsidRDefault="00AB1975" w:rsidP="00AB1975">
            <w:pPr>
              <w:cnfStyle w:val="000000100000" w:firstRow="0" w:lastRow="0" w:firstColumn="0" w:lastColumn="0" w:oddVBand="0" w:evenVBand="0" w:oddHBand="1" w:evenHBand="0" w:firstRowFirstColumn="0" w:firstRowLastColumn="0" w:lastRowFirstColumn="0" w:lastRowLastColumn="0"/>
            </w:pPr>
          </w:p>
        </w:tc>
        <w:tc>
          <w:tcPr>
            <w:tcW w:w="0" w:type="auto"/>
          </w:tcPr>
          <w:p w14:paraId="4842945F" w14:textId="77777777" w:rsidR="00AB1975" w:rsidRPr="007043E1" w:rsidRDefault="00AB1975" w:rsidP="00AB1975">
            <w:pPr>
              <w:jc w:val="center"/>
              <w:cnfStyle w:val="000000100000" w:firstRow="0" w:lastRow="0" w:firstColumn="0" w:lastColumn="0" w:oddVBand="0" w:evenVBand="0" w:oddHBand="1" w:evenHBand="0" w:firstRowFirstColumn="0" w:firstRowLastColumn="0" w:lastRowFirstColumn="0" w:lastRowLastColumn="0"/>
            </w:pPr>
            <w:r w:rsidRPr="007043E1">
              <w:t>fotografías, acta de reunión.</w:t>
            </w:r>
          </w:p>
          <w:p w14:paraId="3D42E54A" w14:textId="77777777" w:rsidR="00AB1975" w:rsidRDefault="00AB1975" w:rsidP="00AB1975">
            <w:pPr>
              <w:jc w:val="center"/>
              <w:cnfStyle w:val="000000100000" w:firstRow="0" w:lastRow="0" w:firstColumn="0" w:lastColumn="0" w:oddVBand="0" w:evenVBand="0" w:oddHBand="1" w:evenHBand="0" w:firstRowFirstColumn="0" w:firstRowLastColumn="0" w:lastRowFirstColumn="0" w:lastRowLastColumn="0"/>
            </w:pPr>
          </w:p>
          <w:p w14:paraId="5E08BF63" w14:textId="77777777" w:rsidR="009B1CD0" w:rsidRDefault="009B1CD0" w:rsidP="00AB1975">
            <w:pPr>
              <w:jc w:val="center"/>
              <w:cnfStyle w:val="000000100000" w:firstRow="0" w:lastRow="0" w:firstColumn="0" w:lastColumn="0" w:oddVBand="0" w:evenVBand="0" w:oddHBand="1" w:evenHBand="0" w:firstRowFirstColumn="0" w:firstRowLastColumn="0" w:lastRowFirstColumn="0" w:lastRowLastColumn="0"/>
            </w:pPr>
          </w:p>
          <w:p w14:paraId="7FC6362C" w14:textId="77777777" w:rsidR="009B1CD0" w:rsidRPr="007043E1" w:rsidRDefault="009B1CD0" w:rsidP="00AB1975">
            <w:pPr>
              <w:jc w:val="center"/>
              <w:cnfStyle w:val="000000100000" w:firstRow="0" w:lastRow="0" w:firstColumn="0" w:lastColumn="0" w:oddVBand="0" w:evenVBand="0" w:oddHBand="1" w:evenHBand="0" w:firstRowFirstColumn="0" w:firstRowLastColumn="0" w:lastRowFirstColumn="0" w:lastRowLastColumn="0"/>
            </w:pPr>
          </w:p>
          <w:p w14:paraId="49A6C266" w14:textId="4A632D7C" w:rsidR="00AB1975" w:rsidRDefault="00AB1975" w:rsidP="00AB1975">
            <w:pPr>
              <w:jc w:val="center"/>
              <w:cnfStyle w:val="000000100000" w:firstRow="0" w:lastRow="0" w:firstColumn="0" w:lastColumn="0" w:oddVBand="0" w:evenVBand="0" w:oddHBand="1" w:evenHBand="0" w:firstRowFirstColumn="0" w:firstRowLastColumn="0" w:lastRowFirstColumn="0" w:lastRowLastColumn="0"/>
            </w:pPr>
            <w:r w:rsidRPr="007043E1">
              <w:t>Tríptico,  carteles.</w:t>
            </w:r>
          </w:p>
        </w:tc>
        <w:tc>
          <w:tcPr>
            <w:tcW w:w="0" w:type="auto"/>
          </w:tcPr>
          <w:p w14:paraId="1D7CA80F" w14:textId="4C02615F" w:rsidR="00AB1975" w:rsidRDefault="00AF357E" w:rsidP="00AB1975">
            <w:pPr>
              <w:jc w:val="center"/>
              <w:cnfStyle w:val="000000100000" w:firstRow="0" w:lastRow="0" w:firstColumn="0" w:lastColumn="0" w:oddVBand="0" w:evenVBand="0" w:oddHBand="1" w:evenHBand="0" w:firstRowFirstColumn="0" w:firstRowLastColumn="0" w:lastRowFirstColumn="0" w:lastRowLastColumn="0"/>
            </w:pPr>
            <w:ins w:id="45" w:author="BACHILLERATO GENERAL ALFONSO DE LA MADRID VIDAURRETA" w:date="2025-09-18T23:15:00Z">
              <w:r>
                <w:t>s</w:t>
              </w:r>
            </w:ins>
            <w:del w:id="46" w:author="BACHILLERATO GENERAL ALFONSO DE LA MADRID VIDAURRETA" w:date="2025-09-18T23:15:00Z">
              <w:r w:rsidR="00AB1975" w:rsidRPr="007043E1" w:rsidDel="00AF357E">
                <w:delText>Agosto</w:delText>
              </w:r>
              <w:r w:rsidR="00AB1975" w:rsidDel="00AF357E">
                <w:delText>-s</w:delText>
              </w:r>
            </w:del>
            <w:r w:rsidR="00AB1975">
              <w:t>eptiembre</w:t>
            </w:r>
            <w:ins w:id="47" w:author="BACHILLERATO GENERAL ALFONSO DE LA MADRID VIDAURRETA" w:date="2025-09-18T23:15:00Z">
              <w:r>
                <w:t>-noviembre</w:t>
              </w:r>
            </w:ins>
            <w:r w:rsidR="00AB1975" w:rsidRPr="007043E1">
              <w:t xml:space="preserve"> de 202</w:t>
            </w:r>
            <w:ins w:id="48" w:author="BACHILLERATO GENERAL ALFONSO DE LA MADRID VIDAURRETA" w:date="2025-09-18T23:15:00Z">
              <w:r>
                <w:t>5</w:t>
              </w:r>
            </w:ins>
            <w:del w:id="49" w:author="BACHILLERATO GENERAL ALFONSO DE LA MADRID VIDAURRETA" w:date="2025-09-18T23:15:00Z">
              <w:r w:rsidR="009B1CD0" w:rsidDel="00AF357E">
                <w:delText>4</w:delText>
              </w:r>
            </w:del>
          </w:p>
        </w:tc>
      </w:tr>
      <w:tr w:rsidR="00AB1975" w14:paraId="3D30F02A" w14:textId="77777777" w:rsidTr="002E26AB">
        <w:trPr>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0439136D" w14:textId="30CAD9AB" w:rsidR="00AB1975" w:rsidRPr="009B1CD0" w:rsidRDefault="009B1CD0" w:rsidP="00AB1975">
            <w:r>
              <w:t xml:space="preserve">Mantenimiento </w:t>
            </w:r>
            <w:r w:rsidR="00AB1975" w:rsidRPr="009B1CD0">
              <w:t>de sanitarios.</w:t>
            </w:r>
          </w:p>
          <w:p w14:paraId="66A98745" w14:textId="77777777" w:rsidR="00AB1975" w:rsidRDefault="00AB1975" w:rsidP="00AB1975"/>
        </w:tc>
        <w:tc>
          <w:tcPr>
            <w:tcW w:w="3220" w:type="dxa"/>
          </w:tcPr>
          <w:p w14:paraId="10B762B9" w14:textId="4929E628" w:rsidR="00AB1975" w:rsidRDefault="009B1CD0" w:rsidP="00AB1975">
            <w:pPr>
              <w:cnfStyle w:val="000000000000" w:firstRow="0" w:lastRow="0" w:firstColumn="0" w:lastColumn="0" w:oddVBand="0" w:evenVBand="0" w:oddHBand="0" w:evenHBand="0" w:firstRowFirstColumn="0" w:firstRowLastColumn="0" w:lastRowFirstColumn="0" w:lastRowLastColumn="0"/>
            </w:pPr>
            <w:r>
              <w:t xml:space="preserve">Mantenimiento a </w:t>
            </w:r>
            <w:r w:rsidR="00AB1975" w:rsidRPr="009013BE">
              <w:t xml:space="preserve">muebles de los baños de hombre y mujeres, solicitar a la Asociación de padres de familia </w:t>
            </w:r>
          </w:p>
        </w:tc>
        <w:tc>
          <w:tcPr>
            <w:tcW w:w="0" w:type="auto"/>
          </w:tcPr>
          <w:p w14:paraId="665301F6" w14:textId="64923D08" w:rsidR="00AB1975" w:rsidRDefault="00AB1975" w:rsidP="00AB1975">
            <w:pPr>
              <w:jc w:val="center"/>
              <w:cnfStyle w:val="000000000000" w:firstRow="0" w:lastRow="0" w:firstColumn="0" w:lastColumn="0" w:oddVBand="0" w:evenVBand="0" w:oddHBand="0" w:evenHBand="0" w:firstRowFirstColumn="0" w:firstRowLastColumn="0" w:lastRowFirstColumn="0" w:lastRowLastColumn="0"/>
            </w:pPr>
            <w:r w:rsidRPr="009013BE">
              <w:t>Notas de remisión, recibos de pago, fotografías.</w:t>
            </w:r>
          </w:p>
        </w:tc>
        <w:tc>
          <w:tcPr>
            <w:tcW w:w="0" w:type="auto"/>
          </w:tcPr>
          <w:p w14:paraId="197F2165" w14:textId="125E59B9" w:rsidR="00AB1975" w:rsidRDefault="00AB1975" w:rsidP="00AB1975">
            <w:pPr>
              <w:jc w:val="center"/>
              <w:cnfStyle w:val="000000000000" w:firstRow="0" w:lastRow="0" w:firstColumn="0" w:lastColumn="0" w:oddVBand="0" w:evenVBand="0" w:oddHBand="0" w:evenHBand="0" w:firstRowFirstColumn="0" w:firstRowLastColumn="0" w:lastRowFirstColumn="0" w:lastRowLastColumn="0"/>
            </w:pPr>
            <w:r w:rsidRPr="009013BE">
              <w:t>Noviembre-diciembre/202</w:t>
            </w:r>
            <w:ins w:id="50" w:author="BACHILLERATO GENERAL ALFONSO DE LA MADRID VIDAURRETA" w:date="2025-09-18T23:15:00Z">
              <w:r w:rsidR="00AF357E">
                <w:t>5</w:t>
              </w:r>
            </w:ins>
            <w:del w:id="51" w:author="BACHILLERATO GENERAL ALFONSO DE LA MADRID VIDAURRETA" w:date="2025-09-18T23:15:00Z">
              <w:r w:rsidR="009B1CD0" w:rsidDel="00AF357E">
                <w:delText>4</w:delText>
              </w:r>
            </w:del>
          </w:p>
        </w:tc>
      </w:tr>
      <w:tr w:rsidR="00AB1975" w14:paraId="58729FF0" w14:textId="77777777" w:rsidTr="00032E2F">
        <w:trPr>
          <w:cnfStyle w:val="000000100000" w:firstRow="0" w:lastRow="0" w:firstColumn="0" w:lastColumn="0" w:oddVBand="0" w:evenVBand="0" w:oddHBand="1" w:evenHBand="0" w:firstRowFirstColumn="0" w:firstRowLastColumn="0" w:lastRowFirstColumn="0" w:lastRowLastColumn="0"/>
          <w:trHeight w:val="684"/>
          <w:jc w:val="center"/>
        </w:trPr>
        <w:tc>
          <w:tcPr>
            <w:cnfStyle w:val="001000000000" w:firstRow="0" w:lastRow="0" w:firstColumn="1" w:lastColumn="0" w:oddVBand="0" w:evenVBand="0" w:oddHBand="0" w:evenHBand="0" w:firstRowFirstColumn="0" w:firstRowLastColumn="0" w:lastRowFirstColumn="0" w:lastRowLastColumn="0"/>
            <w:tcW w:w="5240" w:type="dxa"/>
          </w:tcPr>
          <w:p w14:paraId="14575076" w14:textId="77777777" w:rsidR="00AB1975" w:rsidRPr="007043E1" w:rsidRDefault="00AB1975" w:rsidP="00AB1975">
            <w:pPr>
              <w:jc w:val="both"/>
            </w:pPr>
          </w:p>
          <w:p w14:paraId="74B683CC" w14:textId="77777777" w:rsidR="00AB1975" w:rsidRPr="009B1CD0" w:rsidRDefault="00AB1975" w:rsidP="00AB1975">
            <w:pPr>
              <w:jc w:val="both"/>
              <w:rPr>
                <w:bCs w:val="0"/>
              </w:rPr>
            </w:pPr>
            <w:r w:rsidRPr="009B1CD0">
              <w:rPr>
                <w:bCs w:val="0"/>
              </w:rPr>
              <w:t>Jornadas de limpieza</w:t>
            </w:r>
          </w:p>
          <w:p w14:paraId="4221B100" w14:textId="77777777" w:rsidR="00AB1975" w:rsidRPr="009013BE" w:rsidRDefault="00AB1975" w:rsidP="00AB1975"/>
        </w:tc>
        <w:tc>
          <w:tcPr>
            <w:tcW w:w="3220" w:type="dxa"/>
          </w:tcPr>
          <w:p w14:paraId="21902A96" w14:textId="4C35DEC4" w:rsidR="00AB1975" w:rsidRPr="009013BE" w:rsidRDefault="00032E2F" w:rsidP="00AB1975">
            <w:pPr>
              <w:cnfStyle w:val="000000100000" w:firstRow="0" w:lastRow="0" w:firstColumn="0" w:lastColumn="0" w:oddVBand="0" w:evenVBand="0" w:oddHBand="1" w:evenHBand="0" w:firstRowFirstColumn="0" w:firstRowLastColumn="0" w:lastRowFirstColumn="0" w:lastRowLastColumn="0"/>
            </w:pPr>
            <w:r w:rsidRPr="007043E1">
              <w:t>Lavado y</w:t>
            </w:r>
            <w:r w:rsidR="00AB1975" w:rsidRPr="007043E1">
              <w:t xml:space="preserve"> desinfección de los espacios escolares</w:t>
            </w:r>
            <w:r>
              <w:t>.</w:t>
            </w:r>
          </w:p>
        </w:tc>
        <w:tc>
          <w:tcPr>
            <w:tcW w:w="0" w:type="auto"/>
          </w:tcPr>
          <w:p w14:paraId="32BE9150" w14:textId="06121670" w:rsidR="00AB1975" w:rsidRPr="009013BE" w:rsidRDefault="00AB1975" w:rsidP="00AB1975">
            <w:pPr>
              <w:jc w:val="center"/>
              <w:cnfStyle w:val="000000100000" w:firstRow="0" w:lastRow="0" w:firstColumn="0" w:lastColumn="0" w:oddVBand="0" w:evenVBand="0" w:oddHBand="1" w:evenHBand="0" w:firstRowFirstColumn="0" w:firstRowLastColumn="0" w:lastRowFirstColumn="0" w:lastRowLastColumn="0"/>
            </w:pPr>
            <w:r w:rsidRPr="007043E1">
              <w:t>Fotografías</w:t>
            </w:r>
          </w:p>
        </w:tc>
        <w:tc>
          <w:tcPr>
            <w:tcW w:w="0" w:type="auto"/>
          </w:tcPr>
          <w:p w14:paraId="53D97537" w14:textId="48A4CA60" w:rsidR="00AB1975" w:rsidRPr="009013BE" w:rsidRDefault="00AB1975" w:rsidP="00AB1975">
            <w:pPr>
              <w:jc w:val="center"/>
              <w:cnfStyle w:val="000000100000" w:firstRow="0" w:lastRow="0" w:firstColumn="0" w:lastColumn="0" w:oddVBand="0" w:evenVBand="0" w:oddHBand="1" w:evenHBand="0" w:firstRowFirstColumn="0" w:firstRowLastColumn="0" w:lastRowFirstColumn="0" w:lastRowLastColumn="0"/>
            </w:pPr>
            <w:r w:rsidRPr="007043E1">
              <w:t>agosto de 202</w:t>
            </w:r>
            <w:ins w:id="52" w:author="BACHILLERATO GENERAL ALFONSO DE LA MADRID VIDAURRETA" w:date="2025-09-18T23:16:00Z">
              <w:r w:rsidR="00AF357E">
                <w:t>5</w:t>
              </w:r>
            </w:ins>
            <w:del w:id="53" w:author="BACHILLERATO GENERAL ALFONSO DE LA MADRID VIDAURRETA" w:date="2025-09-18T23:16:00Z">
              <w:r w:rsidR="009B1CD0" w:rsidDel="00AF357E">
                <w:delText>4</w:delText>
              </w:r>
            </w:del>
          </w:p>
        </w:tc>
      </w:tr>
      <w:tr w:rsidR="00AB1975" w14:paraId="2FFA89ED" w14:textId="77777777" w:rsidTr="002E26AB">
        <w:trPr>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62D0AB82" w14:textId="5E6BA5E0" w:rsidR="00AB1975" w:rsidRPr="009B1CD0" w:rsidRDefault="00AB1975" w:rsidP="00AB1975">
            <w:r w:rsidRPr="009B1CD0">
              <w:t>Filtros de casa</w:t>
            </w:r>
          </w:p>
        </w:tc>
        <w:tc>
          <w:tcPr>
            <w:tcW w:w="3220" w:type="dxa"/>
          </w:tcPr>
          <w:p w14:paraId="7A507ABB" w14:textId="728DD3B6" w:rsidR="00AB1975" w:rsidRPr="009013BE" w:rsidRDefault="009B1CD0" w:rsidP="00032E2F">
            <w:pPr>
              <w:jc w:val="both"/>
              <w:cnfStyle w:val="000000000000" w:firstRow="0" w:lastRow="0" w:firstColumn="0" w:lastColumn="0" w:oddVBand="0" w:evenVBand="0" w:oddHBand="0" w:evenHBand="0" w:firstRowFirstColumn="0" w:firstRowLastColumn="0" w:lastRowFirstColumn="0" w:lastRowLastColumn="0"/>
            </w:pPr>
            <w:r>
              <w:t xml:space="preserve">Comunicar en reunión de padres, acerca de la importancia de observar </w:t>
            </w:r>
            <w:r w:rsidR="00032E2F">
              <w:t>cómo</w:t>
            </w:r>
            <w:r>
              <w:t xml:space="preserve"> salen de casa a la escuela los alumnos.</w:t>
            </w:r>
          </w:p>
        </w:tc>
        <w:tc>
          <w:tcPr>
            <w:tcW w:w="0" w:type="auto"/>
          </w:tcPr>
          <w:p w14:paraId="30FD3157" w14:textId="0B70636E" w:rsidR="00AB1975" w:rsidRPr="007043E1" w:rsidRDefault="009B1CD0" w:rsidP="00AB1975">
            <w:pPr>
              <w:jc w:val="center"/>
              <w:cnfStyle w:val="000000000000" w:firstRow="0" w:lastRow="0" w:firstColumn="0" w:lastColumn="0" w:oddVBand="0" w:evenVBand="0" w:oddHBand="0" w:evenHBand="0" w:firstRowFirstColumn="0" w:firstRowLastColumn="0" w:lastRowFirstColumn="0" w:lastRowLastColumn="0"/>
            </w:pPr>
            <w:r>
              <w:t>Plática</w:t>
            </w:r>
          </w:p>
          <w:p w14:paraId="7C5AA128" w14:textId="77777777" w:rsidR="00AB1975" w:rsidRPr="007043E1" w:rsidRDefault="00AB1975" w:rsidP="00AB1975">
            <w:pPr>
              <w:jc w:val="center"/>
              <w:cnfStyle w:val="000000000000" w:firstRow="0" w:lastRow="0" w:firstColumn="0" w:lastColumn="0" w:oddVBand="0" w:evenVBand="0" w:oddHBand="0" w:evenHBand="0" w:firstRowFirstColumn="0" w:firstRowLastColumn="0" w:lastRowFirstColumn="0" w:lastRowLastColumn="0"/>
            </w:pPr>
          </w:p>
          <w:p w14:paraId="3BE57178" w14:textId="77777777" w:rsidR="00AB1975" w:rsidRPr="007043E1" w:rsidRDefault="00AB1975" w:rsidP="00AB1975">
            <w:pPr>
              <w:jc w:val="center"/>
              <w:cnfStyle w:val="000000000000" w:firstRow="0" w:lastRow="0" w:firstColumn="0" w:lastColumn="0" w:oddVBand="0" w:evenVBand="0" w:oddHBand="0" w:evenHBand="0" w:firstRowFirstColumn="0" w:firstRowLastColumn="0" w:lastRowFirstColumn="0" w:lastRowLastColumn="0"/>
            </w:pPr>
          </w:p>
          <w:p w14:paraId="7C815656" w14:textId="6DE955E6" w:rsidR="00AB1975" w:rsidRPr="009013BE" w:rsidRDefault="00AB1975" w:rsidP="00AB1975">
            <w:pPr>
              <w:jc w:val="center"/>
              <w:cnfStyle w:val="000000000000" w:firstRow="0" w:lastRow="0" w:firstColumn="0" w:lastColumn="0" w:oddVBand="0" w:evenVBand="0" w:oddHBand="0" w:evenHBand="0" w:firstRowFirstColumn="0" w:firstRowLastColumn="0" w:lastRowFirstColumn="0" w:lastRowLastColumn="0"/>
            </w:pPr>
          </w:p>
        </w:tc>
        <w:tc>
          <w:tcPr>
            <w:tcW w:w="0" w:type="auto"/>
          </w:tcPr>
          <w:p w14:paraId="08DA0B92" w14:textId="74C30254" w:rsidR="00AB1975" w:rsidRPr="009013BE" w:rsidRDefault="00AB1975" w:rsidP="00AB1975">
            <w:pPr>
              <w:jc w:val="center"/>
              <w:cnfStyle w:val="000000000000" w:firstRow="0" w:lastRow="0" w:firstColumn="0" w:lastColumn="0" w:oddVBand="0" w:evenVBand="0" w:oddHBand="0" w:evenHBand="0" w:firstRowFirstColumn="0" w:firstRowLastColumn="0" w:lastRowFirstColumn="0" w:lastRowLastColumn="0"/>
            </w:pPr>
            <w:r w:rsidRPr="007043E1">
              <w:t xml:space="preserve">A partir del </w:t>
            </w:r>
            <w:ins w:id="54" w:author="BACHILLERATO GENERAL ALFONSO DE LA MADRID VIDAURRETA" w:date="2025-09-18T23:16:00Z">
              <w:r w:rsidR="00AF357E">
                <w:t>01 de septiembre</w:t>
              </w:r>
            </w:ins>
            <w:del w:id="55" w:author="BACHILLERATO GENERAL ALFONSO DE LA MADRID VIDAURRETA" w:date="2025-09-18T23:16:00Z">
              <w:r w:rsidDel="00AF357E">
                <w:delText>29</w:delText>
              </w:r>
              <w:r w:rsidRPr="007043E1" w:rsidDel="00AF357E">
                <w:delText xml:space="preserve"> de </w:delText>
              </w:r>
              <w:r w:rsidDel="00AF357E">
                <w:delText>agosto</w:delText>
              </w:r>
            </w:del>
            <w:r>
              <w:t xml:space="preserve"> de 202</w:t>
            </w:r>
            <w:ins w:id="56" w:author="BACHILLERATO GENERAL ALFONSO DE LA MADRID VIDAURRETA" w:date="2025-09-18T23:16:00Z">
              <w:r w:rsidR="00AF357E">
                <w:t>5</w:t>
              </w:r>
            </w:ins>
            <w:del w:id="57" w:author="BACHILLERATO GENERAL ALFONSO DE LA MADRID VIDAURRETA" w:date="2025-09-18T23:16:00Z">
              <w:r w:rsidR="009B1CD0" w:rsidDel="00AF357E">
                <w:delText>4</w:delText>
              </w:r>
            </w:del>
          </w:p>
        </w:tc>
      </w:tr>
      <w:tr w:rsidR="00AB1975" w14:paraId="13896CE3" w14:textId="77777777" w:rsidTr="002E26AB">
        <w:trPr>
          <w:cnfStyle w:val="000000100000" w:firstRow="0" w:lastRow="0" w:firstColumn="0" w:lastColumn="0" w:oddVBand="0" w:evenVBand="0" w:oddHBand="1" w:evenHBand="0" w:firstRowFirstColumn="0" w:firstRowLastColumn="0" w:lastRowFirstColumn="0" w:lastRowLastColumn="0"/>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53B12C8D" w14:textId="4B8215C7" w:rsidR="00AB1975" w:rsidRPr="009B1CD0" w:rsidRDefault="00AB1975" w:rsidP="00AB1975">
            <w:pPr>
              <w:rPr>
                <w:bCs w:val="0"/>
              </w:rPr>
            </w:pPr>
            <w:r w:rsidRPr="009B1CD0">
              <w:rPr>
                <w:bCs w:val="0"/>
              </w:rPr>
              <w:t>Filtro en la entrada de la escuela</w:t>
            </w:r>
          </w:p>
        </w:tc>
        <w:tc>
          <w:tcPr>
            <w:tcW w:w="3220" w:type="dxa"/>
          </w:tcPr>
          <w:p w14:paraId="588A4663" w14:textId="555BD925" w:rsidR="00AB1975" w:rsidRPr="007043E1" w:rsidRDefault="00786C6A" w:rsidP="00AB1975">
            <w:pPr>
              <w:jc w:val="both"/>
              <w:cnfStyle w:val="000000100000" w:firstRow="0" w:lastRow="0" w:firstColumn="0" w:lastColumn="0" w:oddVBand="0" w:evenVBand="0" w:oddHBand="1" w:evenHBand="0" w:firstRowFirstColumn="0" w:firstRowLastColumn="0" w:lastRowFirstColumn="0" w:lastRowLastColumn="0"/>
            </w:pPr>
            <w:r>
              <w:t>El personal de apoyo y</w:t>
            </w:r>
            <w:r w:rsidR="00032E2F">
              <w:t xml:space="preserve"> el</w:t>
            </w:r>
            <w:r>
              <w:t xml:space="preserve"> </w:t>
            </w:r>
            <w:r w:rsidR="00032E2F">
              <w:t>responsable</w:t>
            </w:r>
            <w:r>
              <w:t xml:space="preserve"> </w:t>
            </w:r>
            <w:del w:id="58" w:author="BACHILLERATO GENERAL ALFONSO DE LA MADRID VIDAURRETA" w:date="2025-09-18T23:16:00Z">
              <w:r w:rsidR="00032E2F" w:rsidDel="00AF357E">
                <w:delText>a</w:delText>
              </w:r>
              <w:r w:rsidDel="00AF357E">
                <w:delText>dministrativo,</w:delText>
              </w:r>
            </w:del>
            <w:ins w:id="59" w:author="BACHILLERATO GENERAL ALFONSO DE LA MADRID VIDAURRETA" w:date="2025-09-18T23:16:00Z">
              <w:r w:rsidR="00AF357E">
                <w:t>administrativo</w:t>
              </w:r>
            </w:ins>
            <w:r>
              <w:t xml:space="preserve"> recibirá</w:t>
            </w:r>
            <w:r w:rsidR="00032E2F">
              <w:t>n</w:t>
            </w:r>
            <w:r>
              <w:t xml:space="preserve"> a los </w:t>
            </w:r>
            <w:r w:rsidR="00AB1975" w:rsidRPr="007043E1">
              <w:t>alumnos a la hora de entrada</w:t>
            </w:r>
            <w:r w:rsidR="00AB1975">
              <w:t xml:space="preserve"> de clases</w:t>
            </w:r>
            <w:r w:rsidR="00AB1975" w:rsidRPr="007043E1">
              <w:t>.</w:t>
            </w:r>
          </w:p>
          <w:p w14:paraId="4F06F650" w14:textId="77777777" w:rsidR="00AB1975" w:rsidRPr="009013BE" w:rsidRDefault="00AB1975" w:rsidP="00786C6A">
            <w:pPr>
              <w:jc w:val="both"/>
              <w:cnfStyle w:val="000000100000" w:firstRow="0" w:lastRow="0" w:firstColumn="0" w:lastColumn="0" w:oddVBand="0" w:evenVBand="0" w:oddHBand="1" w:evenHBand="0" w:firstRowFirstColumn="0" w:firstRowLastColumn="0" w:lastRowFirstColumn="0" w:lastRowLastColumn="0"/>
            </w:pPr>
          </w:p>
        </w:tc>
        <w:tc>
          <w:tcPr>
            <w:tcW w:w="0" w:type="auto"/>
          </w:tcPr>
          <w:p w14:paraId="592433C7" w14:textId="1F551B04" w:rsidR="00AB1975" w:rsidRPr="009013BE" w:rsidRDefault="00AB1975" w:rsidP="00AB1975">
            <w:pPr>
              <w:jc w:val="center"/>
              <w:cnfStyle w:val="000000100000" w:firstRow="0" w:lastRow="0" w:firstColumn="0" w:lastColumn="0" w:oddVBand="0" w:evenVBand="0" w:oddHBand="1" w:evenHBand="0" w:firstRowFirstColumn="0" w:firstRowLastColumn="0" w:lastRowFirstColumn="0" w:lastRowLastColumn="0"/>
            </w:pPr>
            <w:r w:rsidRPr="007043E1">
              <w:t>Fotografías</w:t>
            </w:r>
          </w:p>
        </w:tc>
        <w:tc>
          <w:tcPr>
            <w:tcW w:w="0" w:type="auto"/>
          </w:tcPr>
          <w:p w14:paraId="5CE33587" w14:textId="1CAB9D80" w:rsidR="00AB1975" w:rsidRPr="009013BE" w:rsidRDefault="00AB1975" w:rsidP="00AB1975">
            <w:pPr>
              <w:jc w:val="center"/>
              <w:cnfStyle w:val="000000100000" w:firstRow="0" w:lastRow="0" w:firstColumn="0" w:lastColumn="0" w:oddVBand="0" w:evenVBand="0" w:oddHBand="1" w:evenHBand="0" w:firstRowFirstColumn="0" w:firstRowLastColumn="0" w:lastRowFirstColumn="0" w:lastRowLastColumn="0"/>
            </w:pPr>
            <w:r w:rsidRPr="007043E1">
              <w:t>A partir del</w:t>
            </w:r>
            <w:ins w:id="60" w:author="BACHILLERATO GENERAL ALFONSO DE LA MADRID VIDAURRETA" w:date="2025-09-18T23:17:00Z">
              <w:r w:rsidR="00AF357E">
                <w:t xml:space="preserve"> 01 de septiembre</w:t>
              </w:r>
            </w:ins>
            <w:del w:id="61" w:author="BACHILLERATO GENERAL ALFONSO DE LA MADRID VIDAURRETA" w:date="2025-09-18T23:17:00Z">
              <w:r w:rsidRPr="007043E1" w:rsidDel="00AF357E">
                <w:delText xml:space="preserve"> </w:delText>
              </w:r>
              <w:r w:rsidDel="00AF357E">
                <w:delText xml:space="preserve">28 </w:delText>
              </w:r>
              <w:r w:rsidRPr="007043E1" w:rsidDel="00AF357E">
                <w:delText xml:space="preserve">de </w:delText>
              </w:r>
              <w:r w:rsidDel="00AF357E">
                <w:delText>agosto</w:delText>
              </w:r>
            </w:del>
            <w:r>
              <w:t xml:space="preserve"> de 202</w:t>
            </w:r>
            <w:ins w:id="62" w:author="BACHILLERATO GENERAL ALFONSO DE LA MADRID VIDAURRETA" w:date="2025-09-18T23:16:00Z">
              <w:r w:rsidR="00AF357E">
                <w:t>5</w:t>
              </w:r>
            </w:ins>
            <w:del w:id="63" w:author="BACHILLERATO GENERAL ALFONSO DE LA MADRID VIDAURRETA" w:date="2025-09-18T23:16:00Z">
              <w:r w:rsidR="00786C6A" w:rsidDel="00AF357E">
                <w:delText>4</w:delText>
              </w:r>
            </w:del>
          </w:p>
        </w:tc>
      </w:tr>
      <w:tr w:rsidR="00AB1975" w14:paraId="43956C0D" w14:textId="77777777" w:rsidTr="002E26AB">
        <w:trPr>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5E72319A" w14:textId="0132CFE8" w:rsidR="00AB1975" w:rsidRPr="00786C6A" w:rsidRDefault="00AB1975" w:rsidP="00AB1975">
            <w:pPr>
              <w:rPr>
                <w:bCs w:val="0"/>
              </w:rPr>
            </w:pPr>
            <w:r w:rsidRPr="00786C6A">
              <w:rPr>
                <w:bCs w:val="0"/>
              </w:rPr>
              <w:t>Filtro en el salón de clases</w:t>
            </w:r>
          </w:p>
        </w:tc>
        <w:tc>
          <w:tcPr>
            <w:tcW w:w="3220" w:type="dxa"/>
          </w:tcPr>
          <w:p w14:paraId="155EA2AB" w14:textId="77777777" w:rsidR="00AB1975" w:rsidRPr="007043E1" w:rsidRDefault="00AB1975" w:rsidP="00AB1975">
            <w:pPr>
              <w:jc w:val="both"/>
              <w:cnfStyle w:val="000000000000" w:firstRow="0" w:lastRow="0" w:firstColumn="0" w:lastColumn="0" w:oddVBand="0" w:evenVBand="0" w:oddHBand="0" w:evenHBand="0" w:firstRowFirstColumn="0" w:firstRowLastColumn="0" w:lastRowFirstColumn="0" w:lastRowLastColumn="0"/>
            </w:pPr>
            <w:r w:rsidRPr="007043E1">
              <w:t>Contar con un directorio de padres o tutores para localizarlos en caso de algún estudiante se sienta mal durante la jornada.</w:t>
            </w:r>
          </w:p>
          <w:p w14:paraId="6A93341D" w14:textId="77777777" w:rsidR="00AB1975" w:rsidRPr="007043E1" w:rsidRDefault="00AB1975" w:rsidP="00AB1975">
            <w:pPr>
              <w:jc w:val="both"/>
              <w:cnfStyle w:val="000000000000" w:firstRow="0" w:lastRow="0" w:firstColumn="0" w:lastColumn="0" w:oddVBand="0" w:evenVBand="0" w:oddHBand="0" w:evenHBand="0" w:firstRowFirstColumn="0" w:firstRowLastColumn="0" w:lastRowFirstColumn="0" w:lastRowLastColumn="0"/>
            </w:pPr>
          </w:p>
          <w:p w14:paraId="5DE5D947" w14:textId="2C433881" w:rsidR="00AB1975" w:rsidRPr="009013BE" w:rsidRDefault="00AB1975" w:rsidP="00AB1975">
            <w:pPr>
              <w:cnfStyle w:val="000000000000" w:firstRow="0" w:lastRow="0" w:firstColumn="0" w:lastColumn="0" w:oddVBand="0" w:evenVBand="0" w:oddHBand="0" w:evenHBand="0" w:firstRowFirstColumn="0" w:firstRowLastColumn="0" w:lastRowFirstColumn="0" w:lastRowLastColumn="0"/>
            </w:pPr>
            <w:r w:rsidRPr="007043E1">
              <w:t xml:space="preserve">Designar un espacio para aislar a algún estudiante que presente </w:t>
            </w:r>
            <w:r>
              <w:t>malestar</w:t>
            </w:r>
            <w:r w:rsidRPr="007043E1">
              <w:t>, mientras llega su tutor.</w:t>
            </w:r>
          </w:p>
        </w:tc>
        <w:tc>
          <w:tcPr>
            <w:tcW w:w="0" w:type="auto"/>
          </w:tcPr>
          <w:p w14:paraId="29DB87AE" w14:textId="77777777" w:rsidR="00AB1975" w:rsidRPr="007043E1" w:rsidRDefault="00AB1975" w:rsidP="00AB1975">
            <w:pPr>
              <w:jc w:val="center"/>
              <w:cnfStyle w:val="000000000000" w:firstRow="0" w:lastRow="0" w:firstColumn="0" w:lastColumn="0" w:oddVBand="0" w:evenVBand="0" w:oddHBand="0" w:evenHBand="0" w:firstRowFirstColumn="0" w:firstRowLastColumn="0" w:lastRowFirstColumn="0" w:lastRowLastColumn="0"/>
            </w:pPr>
            <w:r w:rsidRPr="007043E1">
              <w:t>Lista de padres con domicilios y teléfonos.</w:t>
            </w:r>
          </w:p>
          <w:p w14:paraId="65F0D761" w14:textId="77777777" w:rsidR="00AB1975" w:rsidRPr="007043E1" w:rsidRDefault="00AB1975" w:rsidP="00AB1975">
            <w:pPr>
              <w:jc w:val="center"/>
              <w:cnfStyle w:val="000000000000" w:firstRow="0" w:lastRow="0" w:firstColumn="0" w:lastColumn="0" w:oddVBand="0" w:evenVBand="0" w:oddHBand="0" w:evenHBand="0" w:firstRowFirstColumn="0" w:firstRowLastColumn="0" w:lastRowFirstColumn="0" w:lastRowLastColumn="0"/>
            </w:pPr>
          </w:p>
          <w:p w14:paraId="55CD6E0E" w14:textId="77777777" w:rsidR="00AB1975" w:rsidRPr="009013BE" w:rsidRDefault="00AB1975" w:rsidP="00AB1975">
            <w:pPr>
              <w:jc w:val="center"/>
              <w:cnfStyle w:val="000000000000" w:firstRow="0" w:lastRow="0" w:firstColumn="0" w:lastColumn="0" w:oddVBand="0" w:evenVBand="0" w:oddHBand="0" w:evenHBand="0" w:firstRowFirstColumn="0" w:firstRowLastColumn="0" w:lastRowFirstColumn="0" w:lastRowLastColumn="0"/>
            </w:pPr>
          </w:p>
        </w:tc>
        <w:tc>
          <w:tcPr>
            <w:tcW w:w="0" w:type="auto"/>
          </w:tcPr>
          <w:p w14:paraId="4503F331" w14:textId="638394C7" w:rsidR="00AB1975" w:rsidRPr="009013BE" w:rsidRDefault="00AB1975" w:rsidP="00AB1975">
            <w:pPr>
              <w:jc w:val="center"/>
              <w:cnfStyle w:val="000000000000" w:firstRow="0" w:lastRow="0" w:firstColumn="0" w:lastColumn="0" w:oddVBand="0" w:evenVBand="0" w:oddHBand="0" w:evenHBand="0" w:firstRowFirstColumn="0" w:firstRowLastColumn="0" w:lastRowFirstColumn="0" w:lastRowLastColumn="0"/>
            </w:pPr>
            <w:r w:rsidRPr="007043E1">
              <w:t>Permanente</w:t>
            </w:r>
          </w:p>
        </w:tc>
      </w:tr>
      <w:tr w:rsidR="00AB1975" w14:paraId="339E2898" w14:textId="77777777" w:rsidTr="002E26AB">
        <w:trPr>
          <w:cnfStyle w:val="000000100000" w:firstRow="0" w:lastRow="0" w:firstColumn="0" w:lastColumn="0" w:oddVBand="0" w:evenVBand="0" w:oddHBand="1" w:evenHBand="0" w:firstRowFirstColumn="0" w:firstRowLastColumn="0" w:lastRowFirstColumn="0" w:lastRowLastColumn="0"/>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6936805D" w14:textId="49EF8FC0" w:rsidR="00AB1975" w:rsidRPr="00786C6A" w:rsidRDefault="00AB1975" w:rsidP="00AB1975">
            <w:pPr>
              <w:rPr>
                <w:bCs w:val="0"/>
              </w:rPr>
            </w:pPr>
            <w:r w:rsidRPr="00786C6A">
              <w:rPr>
                <w:bCs w:val="0"/>
              </w:rPr>
              <w:t>Manos limpias</w:t>
            </w:r>
          </w:p>
        </w:tc>
        <w:tc>
          <w:tcPr>
            <w:tcW w:w="3220" w:type="dxa"/>
          </w:tcPr>
          <w:p w14:paraId="066AA374" w14:textId="77777777" w:rsidR="00AB1975" w:rsidRPr="007043E1" w:rsidRDefault="00AB1975" w:rsidP="00AB1975">
            <w:pPr>
              <w:jc w:val="both"/>
              <w:cnfStyle w:val="000000100000" w:firstRow="0" w:lastRow="0" w:firstColumn="0" w:lastColumn="0" w:oddVBand="0" w:evenVBand="0" w:oddHBand="1" w:evenHBand="0" w:firstRowFirstColumn="0" w:firstRowLastColumn="0" w:lastRowFirstColumn="0" w:lastRowLastColumn="0"/>
            </w:pPr>
            <w:r w:rsidRPr="007043E1">
              <w:t>Colocar carteles para promover el lavado de manos de manera frecuente entre los integrantes de la comunidad escolar.</w:t>
            </w:r>
          </w:p>
          <w:p w14:paraId="6AE76BF0" w14:textId="77777777" w:rsidR="00AB1975" w:rsidRPr="009013BE" w:rsidRDefault="00AB1975" w:rsidP="00032E2F">
            <w:pPr>
              <w:jc w:val="both"/>
              <w:cnfStyle w:val="000000100000" w:firstRow="0" w:lastRow="0" w:firstColumn="0" w:lastColumn="0" w:oddVBand="0" w:evenVBand="0" w:oddHBand="1" w:evenHBand="0" w:firstRowFirstColumn="0" w:firstRowLastColumn="0" w:lastRowFirstColumn="0" w:lastRowLastColumn="0"/>
            </w:pPr>
          </w:p>
        </w:tc>
        <w:tc>
          <w:tcPr>
            <w:tcW w:w="0" w:type="auto"/>
          </w:tcPr>
          <w:p w14:paraId="4B24D591" w14:textId="054F8E2D" w:rsidR="00AB1975" w:rsidRPr="009013BE" w:rsidRDefault="00AB1975" w:rsidP="00AB1975">
            <w:pPr>
              <w:jc w:val="center"/>
              <w:cnfStyle w:val="000000100000" w:firstRow="0" w:lastRow="0" w:firstColumn="0" w:lastColumn="0" w:oddVBand="0" w:evenVBand="0" w:oddHBand="1" w:evenHBand="0" w:firstRowFirstColumn="0" w:firstRowLastColumn="0" w:lastRowFirstColumn="0" w:lastRowLastColumn="0"/>
            </w:pPr>
            <w:r w:rsidRPr="007043E1">
              <w:t>Fotografías</w:t>
            </w:r>
          </w:p>
        </w:tc>
        <w:tc>
          <w:tcPr>
            <w:tcW w:w="0" w:type="auto"/>
          </w:tcPr>
          <w:p w14:paraId="5F21ED6C" w14:textId="580E06FF" w:rsidR="00AB1975" w:rsidRPr="009013BE" w:rsidRDefault="00AB1975" w:rsidP="00AB1975">
            <w:pPr>
              <w:jc w:val="center"/>
              <w:cnfStyle w:val="000000100000" w:firstRow="0" w:lastRow="0" w:firstColumn="0" w:lastColumn="0" w:oddVBand="0" w:evenVBand="0" w:oddHBand="1" w:evenHBand="0" w:firstRowFirstColumn="0" w:firstRowLastColumn="0" w:lastRowFirstColumn="0" w:lastRowLastColumn="0"/>
            </w:pPr>
            <w:r w:rsidRPr="007043E1">
              <w:t>Permanente</w:t>
            </w:r>
          </w:p>
        </w:tc>
      </w:tr>
      <w:tr w:rsidR="00AB1975" w14:paraId="06CE1FE6" w14:textId="77777777" w:rsidTr="002E26AB">
        <w:trPr>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3F3E7E3E" w14:textId="2D2F5CC0" w:rsidR="00AB1975" w:rsidRPr="00786C6A" w:rsidRDefault="00AB1975" w:rsidP="00AB1975">
            <w:pPr>
              <w:rPr>
                <w:bCs w:val="0"/>
              </w:rPr>
            </w:pPr>
            <w:r w:rsidRPr="00786C6A">
              <w:rPr>
                <w:bCs w:val="0"/>
              </w:rPr>
              <w:t>Cuidado de maestras y maestros en grupos de riesgo</w:t>
            </w:r>
          </w:p>
        </w:tc>
        <w:tc>
          <w:tcPr>
            <w:tcW w:w="3220" w:type="dxa"/>
          </w:tcPr>
          <w:p w14:paraId="0D05EBBF" w14:textId="77777777" w:rsidR="00AB1975" w:rsidRPr="00140FE7" w:rsidRDefault="00AB1975" w:rsidP="00AB1975">
            <w:pPr>
              <w:jc w:val="both"/>
              <w:cnfStyle w:val="000000000000" w:firstRow="0" w:lastRow="0" w:firstColumn="0" w:lastColumn="0" w:oddVBand="0" w:evenVBand="0" w:oddHBand="0" w:evenHBand="0" w:firstRowFirstColumn="0" w:firstRowLastColumn="0" w:lastRowFirstColumn="0" w:lastRowLastColumn="0"/>
            </w:pPr>
            <w:r w:rsidRPr="00140FE7">
              <w:t>Contar con un directorio de maestras y maestros.</w:t>
            </w:r>
          </w:p>
          <w:p w14:paraId="3731C87E" w14:textId="77777777" w:rsidR="00AB1975" w:rsidRPr="00140FE7" w:rsidRDefault="00AB1975" w:rsidP="00AB1975">
            <w:pPr>
              <w:jc w:val="both"/>
              <w:cnfStyle w:val="000000000000" w:firstRow="0" w:lastRow="0" w:firstColumn="0" w:lastColumn="0" w:oddVBand="0" w:evenVBand="0" w:oddHBand="0" w:evenHBand="0" w:firstRowFirstColumn="0" w:firstRowLastColumn="0" w:lastRowFirstColumn="0" w:lastRowLastColumn="0"/>
            </w:pPr>
          </w:p>
          <w:p w14:paraId="5B7DE1AB" w14:textId="77777777" w:rsidR="00AB1975" w:rsidRPr="009013BE" w:rsidRDefault="00AB1975" w:rsidP="00032E2F">
            <w:pPr>
              <w:jc w:val="both"/>
              <w:cnfStyle w:val="000000000000" w:firstRow="0" w:lastRow="0" w:firstColumn="0" w:lastColumn="0" w:oddVBand="0" w:evenVBand="0" w:oddHBand="0" w:evenHBand="0" w:firstRowFirstColumn="0" w:firstRowLastColumn="0" w:lastRowFirstColumn="0" w:lastRowLastColumn="0"/>
            </w:pPr>
          </w:p>
        </w:tc>
        <w:tc>
          <w:tcPr>
            <w:tcW w:w="0" w:type="auto"/>
          </w:tcPr>
          <w:p w14:paraId="07475276" w14:textId="1647FA28" w:rsidR="00AB1975" w:rsidRPr="009013BE" w:rsidRDefault="00AB1975" w:rsidP="00AB1975">
            <w:pPr>
              <w:jc w:val="center"/>
              <w:cnfStyle w:val="000000000000" w:firstRow="0" w:lastRow="0" w:firstColumn="0" w:lastColumn="0" w:oddVBand="0" w:evenVBand="0" w:oddHBand="0" w:evenHBand="0" w:firstRowFirstColumn="0" w:firstRowLastColumn="0" w:lastRowFirstColumn="0" w:lastRowLastColumn="0"/>
            </w:pPr>
            <w:r w:rsidRPr="00140FE7">
              <w:t>Lista de docentes con sus datos personales.</w:t>
            </w:r>
          </w:p>
        </w:tc>
        <w:tc>
          <w:tcPr>
            <w:tcW w:w="0" w:type="auto"/>
          </w:tcPr>
          <w:p w14:paraId="56333D93" w14:textId="625480B5" w:rsidR="00AB1975" w:rsidRPr="009013BE" w:rsidRDefault="00AB1975" w:rsidP="00AB1975">
            <w:pPr>
              <w:jc w:val="center"/>
              <w:cnfStyle w:val="000000000000" w:firstRow="0" w:lastRow="0" w:firstColumn="0" w:lastColumn="0" w:oddVBand="0" w:evenVBand="0" w:oddHBand="0" w:evenHBand="0" w:firstRowFirstColumn="0" w:firstRowLastColumn="0" w:lastRowFirstColumn="0" w:lastRowLastColumn="0"/>
            </w:pPr>
            <w:r w:rsidRPr="00140FE7">
              <w:t>Permanente</w:t>
            </w:r>
          </w:p>
        </w:tc>
      </w:tr>
      <w:tr w:rsidR="00AB1975" w14:paraId="45A0C550" w14:textId="77777777" w:rsidTr="002E26AB">
        <w:trPr>
          <w:cnfStyle w:val="000000100000" w:firstRow="0" w:lastRow="0" w:firstColumn="0" w:lastColumn="0" w:oddVBand="0" w:evenVBand="0" w:oddHBand="1" w:evenHBand="0" w:firstRowFirstColumn="0" w:firstRowLastColumn="0" w:lastRowFirstColumn="0" w:lastRowLastColumn="0"/>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45569B50" w14:textId="5EDA9816" w:rsidR="00AB1975" w:rsidRPr="00786C6A" w:rsidRDefault="00AB1975" w:rsidP="00AB1975">
            <w:pPr>
              <w:rPr>
                <w:bCs w:val="0"/>
              </w:rPr>
            </w:pPr>
            <w:r w:rsidRPr="00786C6A">
              <w:rPr>
                <w:bCs w:val="0"/>
              </w:rPr>
              <w:lastRenderedPageBreak/>
              <w:t>Optimizar el uso de espacios abiertos.</w:t>
            </w:r>
          </w:p>
        </w:tc>
        <w:tc>
          <w:tcPr>
            <w:tcW w:w="3220" w:type="dxa"/>
          </w:tcPr>
          <w:p w14:paraId="03097942" w14:textId="77777777" w:rsidR="00AB1975" w:rsidRPr="00140FE7" w:rsidRDefault="00AB1975" w:rsidP="00AB1975">
            <w:pPr>
              <w:jc w:val="both"/>
              <w:cnfStyle w:val="000000100000" w:firstRow="0" w:lastRow="0" w:firstColumn="0" w:lastColumn="0" w:oddVBand="0" w:evenVBand="0" w:oddHBand="1" w:evenHBand="0" w:firstRowFirstColumn="0" w:firstRowLastColumn="0" w:lastRowFirstColumn="0" w:lastRowLastColumn="0"/>
            </w:pPr>
            <w:r w:rsidRPr="00140FE7">
              <w:t>colocar señalamientos que indiquen la ruta de circulación.</w:t>
            </w:r>
          </w:p>
          <w:p w14:paraId="1D7D96B8" w14:textId="77777777" w:rsidR="00AB1975" w:rsidRPr="00140FE7" w:rsidRDefault="00AB1975" w:rsidP="00AB1975">
            <w:pPr>
              <w:jc w:val="both"/>
              <w:cnfStyle w:val="000000100000" w:firstRow="0" w:lastRow="0" w:firstColumn="0" w:lastColumn="0" w:oddVBand="0" w:evenVBand="0" w:oddHBand="1" w:evenHBand="0" w:firstRowFirstColumn="0" w:firstRowLastColumn="0" w:lastRowFirstColumn="0" w:lastRowLastColumn="0"/>
            </w:pPr>
          </w:p>
          <w:p w14:paraId="760BDE18" w14:textId="77777777" w:rsidR="00AB1975" w:rsidRPr="00140FE7" w:rsidRDefault="00AB1975" w:rsidP="00AB1975">
            <w:pPr>
              <w:jc w:val="both"/>
              <w:cnfStyle w:val="000000100000" w:firstRow="0" w:lastRow="0" w:firstColumn="0" w:lastColumn="0" w:oddVBand="0" w:evenVBand="0" w:oddHBand="1" w:evenHBand="0" w:firstRowFirstColumn="0" w:firstRowLastColumn="0" w:lastRowFirstColumn="0" w:lastRowLastColumn="0"/>
            </w:pPr>
            <w:r w:rsidRPr="00140FE7">
              <w:t>Mantener en adecuado estado los espacios que pudieran ser utilizados para trabajo con los estudiantes.</w:t>
            </w:r>
          </w:p>
          <w:p w14:paraId="405439FA" w14:textId="77777777" w:rsidR="00AB1975" w:rsidRPr="00140FE7" w:rsidRDefault="00AB1975" w:rsidP="00AB1975">
            <w:pPr>
              <w:jc w:val="both"/>
              <w:cnfStyle w:val="000000100000" w:firstRow="0" w:lastRow="0" w:firstColumn="0" w:lastColumn="0" w:oddVBand="0" w:evenVBand="0" w:oddHBand="1" w:evenHBand="0" w:firstRowFirstColumn="0" w:firstRowLastColumn="0" w:lastRowFirstColumn="0" w:lastRowLastColumn="0"/>
            </w:pPr>
          </w:p>
          <w:p w14:paraId="7A40FE03" w14:textId="77777777" w:rsidR="00AB1975" w:rsidRPr="00140FE7" w:rsidRDefault="00AB1975" w:rsidP="00AB1975">
            <w:pPr>
              <w:jc w:val="both"/>
              <w:cnfStyle w:val="000000100000" w:firstRow="0" w:lastRow="0" w:firstColumn="0" w:lastColumn="0" w:oddVBand="0" w:evenVBand="0" w:oddHBand="1" w:evenHBand="0" w:firstRowFirstColumn="0" w:firstRowLastColumn="0" w:lastRowFirstColumn="0" w:lastRowLastColumn="0"/>
            </w:pPr>
            <w:r w:rsidRPr="00140FE7">
              <w:t>Designar espacios para los recesos de los alumnos.</w:t>
            </w:r>
          </w:p>
          <w:p w14:paraId="269115B8" w14:textId="77777777" w:rsidR="00AB1975" w:rsidRPr="009013BE" w:rsidRDefault="00AB1975" w:rsidP="00AB1975">
            <w:pPr>
              <w:cnfStyle w:val="000000100000" w:firstRow="0" w:lastRow="0" w:firstColumn="0" w:lastColumn="0" w:oddVBand="0" w:evenVBand="0" w:oddHBand="1" w:evenHBand="0" w:firstRowFirstColumn="0" w:firstRowLastColumn="0" w:lastRowFirstColumn="0" w:lastRowLastColumn="0"/>
            </w:pPr>
          </w:p>
        </w:tc>
        <w:tc>
          <w:tcPr>
            <w:tcW w:w="0" w:type="auto"/>
          </w:tcPr>
          <w:p w14:paraId="6A1892B7" w14:textId="77777777" w:rsidR="00AB1975" w:rsidRPr="00140FE7" w:rsidRDefault="00AB1975" w:rsidP="00AB1975">
            <w:pPr>
              <w:jc w:val="center"/>
              <w:cnfStyle w:val="000000100000" w:firstRow="0" w:lastRow="0" w:firstColumn="0" w:lastColumn="0" w:oddVBand="0" w:evenVBand="0" w:oddHBand="1" w:evenHBand="0" w:firstRowFirstColumn="0" w:firstRowLastColumn="0" w:lastRowFirstColumn="0" w:lastRowLastColumn="0"/>
            </w:pPr>
            <w:r w:rsidRPr="00140FE7">
              <w:t>Fotografías</w:t>
            </w:r>
          </w:p>
          <w:p w14:paraId="4BC16B38" w14:textId="77777777" w:rsidR="00AB1975" w:rsidRPr="00140FE7" w:rsidRDefault="00AB1975" w:rsidP="00AB1975">
            <w:pPr>
              <w:jc w:val="center"/>
              <w:cnfStyle w:val="000000100000" w:firstRow="0" w:lastRow="0" w:firstColumn="0" w:lastColumn="0" w:oddVBand="0" w:evenVBand="0" w:oddHBand="1" w:evenHBand="0" w:firstRowFirstColumn="0" w:firstRowLastColumn="0" w:lastRowFirstColumn="0" w:lastRowLastColumn="0"/>
            </w:pPr>
          </w:p>
          <w:p w14:paraId="26FAFC87" w14:textId="430D51E1" w:rsidR="00AB1975" w:rsidRPr="009013BE" w:rsidRDefault="00AB1975" w:rsidP="00AB1975">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05B681DE" w14:textId="34D5A601" w:rsidR="00AB1975" w:rsidRPr="009013BE" w:rsidRDefault="00AB1975" w:rsidP="00AB1975">
            <w:pPr>
              <w:jc w:val="center"/>
              <w:cnfStyle w:val="000000100000" w:firstRow="0" w:lastRow="0" w:firstColumn="0" w:lastColumn="0" w:oddVBand="0" w:evenVBand="0" w:oddHBand="1" w:evenHBand="0" w:firstRowFirstColumn="0" w:firstRowLastColumn="0" w:lastRowFirstColumn="0" w:lastRowLastColumn="0"/>
            </w:pPr>
            <w:r w:rsidRPr="00140FE7">
              <w:t>Permanente</w:t>
            </w:r>
          </w:p>
        </w:tc>
      </w:tr>
      <w:tr w:rsidR="00AB1975" w14:paraId="32342C3E" w14:textId="77777777" w:rsidTr="002E26AB">
        <w:trPr>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71FFEC2B" w14:textId="6747C490" w:rsidR="00AB1975" w:rsidRPr="00786C6A" w:rsidRDefault="00AB1975" w:rsidP="00AB1975">
            <w:pPr>
              <w:rPr>
                <w:bCs w:val="0"/>
              </w:rPr>
            </w:pPr>
            <w:r w:rsidRPr="00786C6A">
              <w:rPr>
                <w:bCs w:val="0"/>
              </w:rPr>
              <w:t>Elaborar el Programa de Protección Civil</w:t>
            </w:r>
          </w:p>
          <w:p w14:paraId="6D9EB57A" w14:textId="7662D9FF" w:rsidR="00AB1975" w:rsidRPr="009013BE" w:rsidRDefault="00AB1975" w:rsidP="00AB1975"/>
        </w:tc>
        <w:tc>
          <w:tcPr>
            <w:tcW w:w="3220" w:type="dxa"/>
          </w:tcPr>
          <w:p w14:paraId="7CA50061" w14:textId="4FC346B1" w:rsidR="00AB1975" w:rsidRPr="009013BE" w:rsidRDefault="00AB1975" w:rsidP="00AB1975">
            <w:pPr>
              <w:cnfStyle w:val="000000000000" w:firstRow="0" w:lastRow="0" w:firstColumn="0" w:lastColumn="0" w:oddVBand="0" w:evenVBand="0" w:oddHBand="0" w:evenHBand="0" w:firstRowFirstColumn="0" w:firstRowLastColumn="0" w:lastRowFirstColumn="0" w:lastRowLastColumn="0"/>
            </w:pPr>
            <w:r>
              <w:t>Designar integrantes del Comité de Protección Civil, convocar a todo el personal de forma presencial.</w:t>
            </w:r>
          </w:p>
        </w:tc>
        <w:tc>
          <w:tcPr>
            <w:tcW w:w="0" w:type="auto"/>
          </w:tcPr>
          <w:p w14:paraId="117BDBDB" w14:textId="77777777" w:rsidR="00AB1975" w:rsidRDefault="00AB1975" w:rsidP="00AB1975">
            <w:pPr>
              <w:jc w:val="center"/>
              <w:cnfStyle w:val="000000000000" w:firstRow="0" w:lastRow="0" w:firstColumn="0" w:lastColumn="0" w:oddVBand="0" w:evenVBand="0" w:oddHBand="0" w:evenHBand="0" w:firstRowFirstColumn="0" w:firstRowLastColumn="0" w:lastRowFirstColumn="0" w:lastRowLastColumn="0"/>
            </w:pPr>
            <w:r>
              <w:t>Acta de reunión de</w:t>
            </w:r>
          </w:p>
          <w:p w14:paraId="610C7B34" w14:textId="57AE1515" w:rsidR="00AB1975" w:rsidRPr="009013BE" w:rsidRDefault="00AB1975" w:rsidP="00AB1975">
            <w:pPr>
              <w:jc w:val="center"/>
              <w:cnfStyle w:val="000000000000" w:firstRow="0" w:lastRow="0" w:firstColumn="0" w:lastColumn="0" w:oddVBand="0" w:evenVBand="0" w:oddHBand="0" w:evenHBand="0" w:firstRowFirstColumn="0" w:firstRowLastColumn="0" w:lastRowFirstColumn="0" w:lastRowLastColumn="0"/>
            </w:pPr>
            <w:r>
              <w:t>integración</w:t>
            </w:r>
          </w:p>
        </w:tc>
        <w:tc>
          <w:tcPr>
            <w:tcW w:w="0" w:type="auto"/>
          </w:tcPr>
          <w:p w14:paraId="36DF5E5F" w14:textId="7EC5E700" w:rsidR="00AB1975" w:rsidRPr="009013BE" w:rsidRDefault="00786C6A" w:rsidP="00AB1975">
            <w:pPr>
              <w:jc w:val="center"/>
              <w:cnfStyle w:val="000000000000" w:firstRow="0" w:lastRow="0" w:firstColumn="0" w:lastColumn="0" w:oddVBand="0" w:evenVBand="0" w:oddHBand="0" w:evenHBand="0" w:firstRowFirstColumn="0" w:firstRowLastColumn="0" w:lastRowFirstColumn="0" w:lastRowLastColumn="0"/>
            </w:pPr>
            <w:r>
              <w:t>Septiembre-octubre 202</w:t>
            </w:r>
            <w:ins w:id="64" w:author="BACHILLERATO GENERAL ALFONSO DE LA MADRID VIDAURRETA" w:date="2025-09-18T23:18:00Z">
              <w:r w:rsidR="00AF357E">
                <w:t>5</w:t>
              </w:r>
            </w:ins>
            <w:del w:id="65" w:author="BACHILLERATO GENERAL ALFONSO DE LA MADRID VIDAURRETA" w:date="2025-09-18T23:18:00Z">
              <w:r w:rsidDel="00AF357E">
                <w:delText>4</w:delText>
              </w:r>
            </w:del>
          </w:p>
        </w:tc>
      </w:tr>
      <w:tr w:rsidR="00AB1975" w14:paraId="47A450C1" w14:textId="77777777" w:rsidTr="00786C6A">
        <w:trPr>
          <w:cnfStyle w:val="000000100000" w:firstRow="0" w:lastRow="0" w:firstColumn="0" w:lastColumn="0" w:oddVBand="0" w:evenVBand="0" w:oddHBand="1" w:evenHBand="0" w:firstRowFirstColumn="0" w:firstRowLastColumn="0" w:lastRowFirstColumn="0" w:lastRowLastColumn="0"/>
          <w:trHeight w:val="958"/>
          <w:jc w:val="center"/>
        </w:trPr>
        <w:tc>
          <w:tcPr>
            <w:cnfStyle w:val="001000000000" w:firstRow="0" w:lastRow="0" w:firstColumn="1" w:lastColumn="0" w:oddVBand="0" w:evenVBand="0" w:oddHBand="0" w:evenHBand="0" w:firstRowFirstColumn="0" w:firstRowLastColumn="0" w:lastRowFirstColumn="0" w:lastRowLastColumn="0"/>
            <w:tcW w:w="5240" w:type="dxa"/>
          </w:tcPr>
          <w:p w14:paraId="67BE7B8F" w14:textId="413FF102" w:rsidR="00AB1975" w:rsidRPr="00786C6A" w:rsidRDefault="00AB1975" w:rsidP="00AB1975">
            <w:pPr>
              <w:rPr>
                <w:bCs w:val="0"/>
              </w:rPr>
            </w:pPr>
            <w:r w:rsidRPr="00786C6A">
              <w:rPr>
                <w:bCs w:val="0"/>
              </w:rPr>
              <w:t>Difundir protocolos de seguridad</w:t>
            </w:r>
          </w:p>
        </w:tc>
        <w:tc>
          <w:tcPr>
            <w:tcW w:w="3220" w:type="dxa"/>
          </w:tcPr>
          <w:p w14:paraId="59DDB769" w14:textId="77777777" w:rsidR="00AB1975" w:rsidRDefault="00AB1975" w:rsidP="00AB1975">
            <w:pPr>
              <w:cnfStyle w:val="000000100000" w:firstRow="0" w:lastRow="0" w:firstColumn="0" w:lastColumn="0" w:oddVBand="0" w:evenVBand="0" w:oddHBand="1" w:evenHBand="0" w:firstRowFirstColumn="0" w:firstRowLastColumn="0" w:lastRowFirstColumn="0" w:lastRowLastColumn="0"/>
            </w:pPr>
            <w:r>
              <w:t>Establecer Plan escolar de Emergencia y prevención de Riesgos</w:t>
            </w:r>
          </w:p>
          <w:p w14:paraId="11971583" w14:textId="77777777" w:rsidR="00AB1975" w:rsidRPr="009013BE" w:rsidRDefault="00AB1975" w:rsidP="00AB1975">
            <w:pPr>
              <w:cnfStyle w:val="000000100000" w:firstRow="0" w:lastRow="0" w:firstColumn="0" w:lastColumn="0" w:oddVBand="0" w:evenVBand="0" w:oddHBand="1" w:evenHBand="0" w:firstRowFirstColumn="0" w:firstRowLastColumn="0" w:lastRowFirstColumn="0" w:lastRowLastColumn="0"/>
            </w:pPr>
          </w:p>
        </w:tc>
        <w:tc>
          <w:tcPr>
            <w:tcW w:w="0" w:type="auto"/>
          </w:tcPr>
          <w:p w14:paraId="6C210007" w14:textId="29D20A9E" w:rsidR="00AB1975" w:rsidRPr="009013BE" w:rsidRDefault="00AB1975" w:rsidP="00AB1975">
            <w:pPr>
              <w:jc w:val="center"/>
              <w:cnfStyle w:val="000000100000" w:firstRow="0" w:lastRow="0" w:firstColumn="0" w:lastColumn="0" w:oddVBand="0" w:evenVBand="0" w:oddHBand="1" w:evenHBand="0" w:firstRowFirstColumn="0" w:firstRowLastColumn="0" w:lastRowFirstColumn="0" w:lastRowLastColumn="0"/>
            </w:pPr>
            <w:r>
              <w:t>Acta de hechos</w:t>
            </w:r>
          </w:p>
        </w:tc>
        <w:tc>
          <w:tcPr>
            <w:tcW w:w="0" w:type="auto"/>
          </w:tcPr>
          <w:p w14:paraId="490B0AA6" w14:textId="093BF15A" w:rsidR="00AB1975" w:rsidRPr="009013BE" w:rsidRDefault="00786C6A" w:rsidP="00AB1975">
            <w:pPr>
              <w:jc w:val="center"/>
              <w:cnfStyle w:val="000000100000" w:firstRow="0" w:lastRow="0" w:firstColumn="0" w:lastColumn="0" w:oddVBand="0" w:evenVBand="0" w:oddHBand="1" w:evenHBand="0" w:firstRowFirstColumn="0" w:firstRowLastColumn="0" w:lastRowFirstColumn="0" w:lastRowLastColumn="0"/>
            </w:pPr>
            <w:r>
              <w:t>Septiembre-octubre 202</w:t>
            </w:r>
            <w:ins w:id="66" w:author="BACHILLERATO GENERAL ALFONSO DE LA MADRID VIDAURRETA" w:date="2025-09-18T23:18:00Z">
              <w:r w:rsidR="00AF357E">
                <w:t>5</w:t>
              </w:r>
            </w:ins>
            <w:del w:id="67" w:author="BACHILLERATO GENERAL ALFONSO DE LA MADRID VIDAURRETA" w:date="2025-09-18T23:18:00Z">
              <w:r w:rsidDel="00AF357E">
                <w:delText>4</w:delText>
              </w:r>
            </w:del>
          </w:p>
        </w:tc>
      </w:tr>
      <w:tr w:rsidR="00AB1975" w:rsidRPr="00AB1975" w14:paraId="57CE3B91" w14:textId="77777777" w:rsidTr="002E26AB">
        <w:trPr>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6E85419F" w14:textId="7292E991" w:rsidR="00AB1975" w:rsidRPr="00786C6A" w:rsidRDefault="00786C6A" w:rsidP="00AB1975">
            <w:pPr>
              <w:rPr>
                <w:bCs w:val="0"/>
              </w:rPr>
            </w:pPr>
            <w:r w:rsidRPr="00786C6A">
              <w:rPr>
                <w:bCs w:val="0"/>
              </w:rPr>
              <w:t>Capacitación</w:t>
            </w:r>
          </w:p>
        </w:tc>
        <w:tc>
          <w:tcPr>
            <w:tcW w:w="3220" w:type="dxa"/>
          </w:tcPr>
          <w:p w14:paraId="09335CBD" w14:textId="79EE1035" w:rsidR="00AB1975" w:rsidRPr="00AB1975" w:rsidRDefault="00AB1975" w:rsidP="00AB1975">
            <w:pPr>
              <w:cnfStyle w:val="000000000000" w:firstRow="0" w:lastRow="0" w:firstColumn="0" w:lastColumn="0" w:oddVBand="0" w:evenVBand="0" w:oddHBand="0" w:evenHBand="0" w:firstRowFirstColumn="0" w:firstRowLastColumn="0" w:lastRowFirstColumn="0" w:lastRowLastColumn="0"/>
            </w:pPr>
            <w:r>
              <w:t>Capacitar a todo el personal sobre El Programa de Protección Civil, realizando simulacros.</w:t>
            </w:r>
          </w:p>
        </w:tc>
        <w:tc>
          <w:tcPr>
            <w:tcW w:w="0" w:type="auto"/>
          </w:tcPr>
          <w:p w14:paraId="3CF0C607" w14:textId="15E64951" w:rsidR="00AB1975" w:rsidRDefault="00AB1975" w:rsidP="00786C6A">
            <w:pPr>
              <w:cnfStyle w:val="000000000000" w:firstRow="0" w:lastRow="0" w:firstColumn="0" w:lastColumn="0" w:oddVBand="0" w:evenVBand="0" w:oddHBand="0" w:evenHBand="0" w:firstRowFirstColumn="0" w:firstRowLastColumn="0" w:lastRowFirstColumn="0" w:lastRowLastColumn="0"/>
            </w:pPr>
            <w:r>
              <w:t>Intervención del</w:t>
            </w:r>
            <w:r w:rsidR="00786C6A">
              <w:t xml:space="preserve"> </w:t>
            </w:r>
            <w:r>
              <w:t>personal de</w:t>
            </w:r>
          </w:p>
          <w:p w14:paraId="12796866" w14:textId="1A129F3F" w:rsidR="00AB1975" w:rsidRPr="00AB1975" w:rsidRDefault="00AB1975" w:rsidP="00AB1975">
            <w:pPr>
              <w:cnfStyle w:val="000000000000" w:firstRow="0" w:lastRow="0" w:firstColumn="0" w:lastColumn="0" w:oddVBand="0" w:evenVBand="0" w:oddHBand="0" w:evenHBand="0" w:firstRowFirstColumn="0" w:firstRowLastColumn="0" w:lastRowFirstColumn="0" w:lastRowLastColumn="0"/>
            </w:pPr>
            <w:r>
              <w:t xml:space="preserve">Protección </w:t>
            </w:r>
            <w:r w:rsidR="00786C6A">
              <w:t>Civil municipal</w:t>
            </w:r>
          </w:p>
        </w:tc>
        <w:tc>
          <w:tcPr>
            <w:tcW w:w="0" w:type="auto"/>
          </w:tcPr>
          <w:p w14:paraId="56A6CB33" w14:textId="5BA6B108" w:rsidR="00AB1975" w:rsidRPr="00AB1975" w:rsidRDefault="00786C6A" w:rsidP="00AB1975">
            <w:pPr>
              <w:cnfStyle w:val="000000000000" w:firstRow="0" w:lastRow="0" w:firstColumn="0" w:lastColumn="0" w:oddVBand="0" w:evenVBand="0" w:oddHBand="0" w:evenHBand="0" w:firstRowFirstColumn="0" w:firstRowLastColumn="0" w:lastRowFirstColumn="0" w:lastRowLastColumn="0"/>
            </w:pPr>
            <w:r>
              <w:t>Octubre 202</w:t>
            </w:r>
            <w:ins w:id="68" w:author="BACHILLERATO GENERAL ALFONSO DE LA MADRID VIDAURRETA" w:date="2025-09-18T23:19:00Z">
              <w:r w:rsidR="00AF357E">
                <w:t>5</w:t>
              </w:r>
            </w:ins>
            <w:del w:id="69" w:author="BACHILLERATO GENERAL ALFONSO DE LA MADRID VIDAURRETA" w:date="2025-09-18T23:19:00Z">
              <w:r w:rsidDel="00AF357E">
                <w:delText>4</w:delText>
              </w:r>
            </w:del>
          </w:p>
        </w:tc>
      </w:tr>
      <w:tr w:rsidR="00AB1975" w:rsidRPr="00AB1975" w14:paraId="7ED148DA" w14:textId="77777777" w:rsidTr="002E26AB">
        <w:trPr>
          <w:cnfStyle w:val="000000100000" w:firstRow="0" w:lastRow="0" w:firstColumn="0" w:lastColumn="0" w:oddVBand="0" w:evenVBand="0" w:oddHBand="1" w:evenHBand="0" w:firstRowFirstColumn="0" w:firstRowLastColumn="0" w:lastRowFirstColumn="0" w:lastRowLastColumn="0"/>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10EA00C3" w14:textId="77777777" w:rsidR="00AB1975" w:rsidRDefault="00AB1975" w:rsidP="00AB1975">
            <w:pPr>
              <w:rPr>
                <w:b w:val="0"/>
                <w:bCs w:val="0"/>
              </w:rPr>
            </w:pPr>
          </w:p>
          <w:p w14:paraId="3E492EC1" w14:textId="77777777" w:rsidR="00786C6A" w:rsidRDefault="00786C6A" w:rsidP="00AB1975">
            <w:pPr>
              <w:rPr>
                <w:b w:val="0"/>
                <w:bCs w:val="0"/>
              </w:rPr>
            </w:pPr>
          </w:p>
          <w:p w14:paraId="568EBA8B" w14:textId="45248E33" w:rsidR="00786C6A" w:rsidRPr="00AB1975" w:rsidRDefault="00786C6A" w:rsidP="00AB1975">
            <w:r>
              <w:t xml:space="preserve">Aplicación </w:t>
            </w:r>
          </w:p>
        </w:tc>
        <w:tc>
          <w:tcPr>
            <w:tcW w:w="3220" w:type="dxa"/>
          </w:tcPr>
          <w:p w14:paraId="53C20E11" w14:textId="77777777" w:rsidR="00AB1975" w:rsidRDefault="00AB1975" w:rsidP="00AB1975">
            <w:pPr>
              <w:cnfStyle w:val="000000100000" w:firstRow="0" w:lastRow="0" w:firstColumn="0" w:lastColumn="0" w:oddVBand="0" w:evenVBand="0" w:oddHBand="1" w:evenHBand="0" w:firstRowFirstColumn="0" w:firstRowLastColumn="0" w:lastRowFirstColumn="0" w:lastRowLastColumn="0"/>
            </w:pPr>
            <w:r>
              <w:t>Aplicar el Programa de Protección Civil, solicitar la intervención de Protección Civil Municipal.</w:t>
            </w:r>
          </w:p>
          <w:p w14:paraId="56A28767" w14:textId="77777777" w:rsidR="00AB1975" w:rsidRDefault="00AB1975" w:rsidP="00AB1975">
            <w:pPr>
              <w:cnfStyle w:val="000000100000" w:firstRow="0" w:lastRow="0" w:firstColumn="0" w:lastColumn="0" w:oddVBand="0" w:evenVBand="0" w:oddHBand="1" w:evenHBand="0" w:firstRowFirstColumn="0" w:firstRowLastColumn="0" w:lastRowFirstColumn="0" w:lastRowLastColumn="0"/>
            </w:pPr>
          </w:p>
          <w:p w14:paraId="34316378" w14:textId="77777777" w:rsidR="00AB1975" w:rsidRDefault="00AB1975" w:rsidP="00AB1975">
            <w:pPr>
              <w:cnfStyle w:val="000000100000" w:firstRow="0" w:lastRow="0" w:firstColumn="0" w:lastColumn="0" w:oddVBand="0" w:evenVBand="0" w:oddHBand="1" w:evenHBand="0" w:firstRowFirstColumn="0" w:firstRowLastColumn="0" w:lastRowFirstColumn="0" w:lastRowLastColumn="0"/>
            </w:pPr>
            <w:r>
              <w:t>Establecer Plan escolar de Emergencia</w:t>
            </w:r>
          </w:p>
          <w:p w14:paraId="65C1BF65" w14:textId="77777777" w:rsidR="00AB1975" w:rsidRDefault="00AB1975" w:rsidP="00AB1975">
            <w:pPr>
              <w:cnfStyle w:val="000000100000" w:firstRow="0" w:lastRow="0" w:firstColumn="0" w:lastColumn="0" w:oddVBand="0" w:evenVBand="0" w:oddHBand="1" w:evenHBand="0" w:firstRowFirstColumn="0" w:firstRowLastColumn="0" w:lastRowFirstColumn="0" w:lastRowLastColumn="0"/>
            </w:pPr>
            <w:r>
              <w:t>y prevención de Riesgos.</w:t>
            </w:r>
          </w:p>
          <w:p w14:paraId="54D8667F" w14:textId="77777777" w:rsidR="00AB1975" w:rsidRDefault="00AB1975" w:rsidP="00AB1975">
            <w:pPr>
              <w:cnfStyle w:val="000000100000" w:firstRow="0" w:lastRow="0" w:firstColumn="0" w:lastColumn="0" w:oddVBand="0" w:evenVBand="0" w:oddHBand="1" w:evenHBand="0" w:firstRowFirstColumn="0" w:firstRowLastColumn="0" w:lastRowFirstColumn="0" w:lastRowLastColumn="0"/>
            </w:pPr>
          </w:p>
          <w:p w14:paraId="3C974A87" w14:textId="77777777" w:rsidR="00AB1975" w:rsidRPr="00AB1975" w:rsidRDefault="00AB1975" w:rsidP="00AB1975">
            <w:pPr>
              <w:cnfStyle w:val="000000100000" w:firstRow="0" w:lastRow="0" w:firstColumn="0" w:lastColumn="0" w:oddVBand="0" w:evenVBand="0" w:oddHBand="1" w:evenHBand="0" w:firstRowFirstColumn="0" w:firstRowLastColumn="0" w:lastRowFirstColumn="0" w:lastRowLastColumn="0"/>
            </w:pPr>
          </w:p>
        </w:tc>
        <w:tc>
          <w:tcPr>
            <w:tcW w:w="0" w:type="auto"/>
          </w:tcPr>
          <w:p w14:paraId="0CE10A0E" w14:textId="77777777" w:rsidR="00AB1975" w:rsidRDefault="00AB1975" w:rsidP="00AB1975">
            <w:pPr>
              <w:jc w:val="center"/>
              <w:cnfStyle w:val="000000100000" w:firstRow="0" w:lastRow="0" w:firstColumn="0" w:lastColumn="0" w:oddVBand="0" w:evenVBand="0" w:oddHBand="1" w:evenHBand="0" w:firstRowFirstColumn="0" w:firstRowLastColumn="0" w:lastRowFirstColumn="0" w:lastRowLastColumn="0"/>
            </w:pPr>
            <w:r>
              <w:t xml:space="preserve">Fotografías y registro de </w:t>
            </w:r>
          </w:p>
          <w:p w14:paraId="304B6E7D" w14:textId="77777777" w:rsidR="00AB1975" w:rsidRDefault="00AB1975" w:rsidP="00AB1975">
            <w:pPr>
              <w:jc w:val="center"/>
              <w:cnfStyle w:val="000000100000" w:firstRow="0" w:lastRow="0" w:firstColumn="0" w:lastColumn="0" w:oddVBand="0" w:evenVBand="0" w:oddHBand="1" w:evenHBand="0" w:firstRowFirstColumn="0" w:firstRowLastColumn="0" w:lastRowFirstColumn="0" w:lastRowLastColumn="0"/>
            </w:pPr>
            <w:r>
              <w:t>Bitácora</w:t>
            </w:r>
          </w:p>
          <w:p w14:paraId="58DA7C1D" w14:textId="77777777" w:rsidR="00AB1975" w:rsidRDefault="00AB1975" w:rsidP="00AB1975">
            <w:pPr>
              <w:jc w:val="center"/>
              <w:cnfStyle w:val="000000100000" w:firstRow="0" w:lastRow="0" w:firstColumn="0" w:lastColumn="0" w:oddVBand="0" w:evenVBand="0" w:oddHBand="1" w:evenHBand="0" w:firstRowFirstColumn="0" w:firstRowLastColumn="0" w:lastRowFirstColumn="0" w:lastRowLastColumn="0"/>
            </w:pPr>
          </w:p>
          <w:p w14:paraId="1312E354" w14:textId="50D8420C" w:rsidR="00AB1975" w:rsidRPr="00AB1975" w:rsidRDefault="00AB1975" w:rsidP="00AB1975">
            <w:pPr>
              <w:cnfStyle w:val="000000100000" w:firstRow="0" w:lastRow="0" w:firstColumn="0" w:lastColumn="0" w:oddVBand="0" w:evenVBand="0" w:oddHBand="1" w:evenHBand="0" w:firstRowFirstColumn="0" w:firstRowLastColumn="0" w:lastRowFirstColumn="0" w:lastRowLastColumn="0"/>
            </w:pPr>
            <w:r>
              <w:t>fotografías</w:t>
            </w:r>
          </w:p>
        </w:tc>
        <w:tc>
          <w:tcPr>
            <w:tcW w:w="0" w:type="auto"/>
          </w:tcPr>
          <w:p w14:paraId="18CB7B83" w14:textId="0BA76E39" w:rsidR="00AB1975" w:rsidRDefault="00CC139D" w:rsidP="00AB1975">
            <w:pPr>
              <w:cnfStyle w:val="000000100000" w:firstRow="0" w:lastRow="0" w:firstColumn="0" w:lastColumn="0" w:oddVBand="0" w:evenVBand="0" w:oddHBand="1" w:evenHBand="0" w:firstRowFirstColumn="0" w:firstRowLastColumn="0" w:lastRowFirstColumn="0" w:lastRowLastColumn="0"/>
            </w:pPr>
            <w:del w:id="70" w:author="BACHILLERATO GENERAL ALFONSO DE LA MADRID VIDAURRETA" w:date="2025-09-18T23:19:00Z">
              <w:r w:rsidDel="00AF357E">
                <w:delText>Agosto-</w:delText>
              </w:r>
            </w:del>
            <w:r>
              <w:t>septiembre</w:t>
            </w:r>
            <w:ins w:id="71" w:author="BACHILLERATO GENERAL ALFONSO DE LA MADRID VIDAURRETA" w:date="2025-09-18T23:19:00Z">
              <w:r w:rsidR="00AF357E">
                <w:t>-octubre</w:t>
              </w:r>
            </w:ins>
            <w:r>
              <w:t>/202</w:t>
            </w:r>
            <w:ins w:id="72" w:author="BACHILLERATO GENERAL ALFONSO DE LA MADRID VIDAURRETA" w:date="2025-09-18T23:19:00Z">
              <w:r w:rsidR="00AF357E">
                <w:t>5</w:t>
              </w:r>
            </w:ins>
            <w:del w:id="73" w:author="BACHILLERATO GENERAL ALFONSO DE LA MADRID VIDAURRETA" w:date="2025-09-18T23:19:00Z">
              <w:r w:rsidR="00786C6A" w:rsidDel="00AF357E">
                <w:delText>4</w:delText>
              </w:r>
            </w:del>
          </w:p>
          <w:p w14:paraId="3C406C58" w14:textId="77777777" w:rsidR="00CC139D" w:rsidRDefault="00CC139D" w:rsidP="00AB1975">
            <w:pPr>
              <w:cnfStyle w:val="000000100000" w:firstRow="0" w:lastRow="0" w:firstColumn="0" w:lastColumn="0" w:oddVBand="0" w:evenVBand="0" w:oddHBand="1" w:evenHBand="0" w:firstRowFirstColumn="0" w:firstRowLastColumn="0" w:lastRowFirstColumn="0" w:lastRowLastColumn="0"/>
            </w:pPr>
          </w:p>
          <w:p w14:paraId="425672BC" w14:textId="77777777" w:rsidR="00CC139D" w:rsidRDefault="00CC139D" w:rsidP="00AB1975">
            <w:pPr>
              <w:cnfStyle w:val="000000100000" w:firstRow="0" w:lastRow="0" w:firstColumn="0" w:lastColumn="0" w:oddVBand="0" w:evenVBand="0" w:oddHBand="1" w:evenHBand="0" w:firstRowFirstColumn="0" w:firstRowLastColumn="0" w:lastRowFirstColumn="0" w:lastRowLastColumn="0"/>
            </w:pPr>
          </w:p>
          <w:p w14:paraId="05F7FF9D" w14:textId="77777777" w:rsidR="00CC139D" w:rsidRDefault="00CC139D" w:rsidP="00AB1975">
            <w:pPr>
              <w:cnfStyle w:val="000000100000" w:firstRow="0" w:lastRow="0" w:firstColumn="0" w:lastColumn="0" w:oddVBand="0" w:evenVBand="0" w:oddHBand="1" w:evenHBand="0" w:firstRowFirstColumn="0" w:firstRowLastColumn="0" w:lastRowFirstColumn="0" w:lastRowLastColumn="0"/>
            </w:pPr>
          </w:p>
          <w:p w14:paraId="56A7CF87" w14:textId="1615EAB3" w:rsidR="00CC139D" w:rsidRPr="00AB1975" w:rsidRDefault="00CC139D" w:rsidP="00AB1975">
            <w:pPr>
              <w:cnfStyle w:val="000000100000" w:firstRow="0" w:lastRow="0" w:firstColumn="0" w:lastColumn="0" w:oddVBand="0" w:evenVBand="0" w:oddHBand="1" w:evenHBand="0" w:firstRowFirstColumn="0" w:firstRowLastColumn="0" w:lastRowFirstColumn="0" w:lastRowLastColumn="0"/>
            </w:pPr>
            <w:r>
              <w:t>Establecidas por la Secretaría de Gobernación y la Secretaría de Salud</w:t>
            </w:r>
          </w:p>
        </w:tc>
      </w:tr>
      <w:tr w:rsidR="00CC139D" w:rsidRPr="00AB1975" w14:paraId="7CD1E188" w14:textId="77777777" w:rsidTr="002E26AB">
        <w:trPr>
          <w:trHeight w:val="1269"/>
          <w:jc w:val="center"/>
        </w:trPr>
        <w:tc>
          <w:tcPr>
            <w:cnfStyle w:val="001000000000" w:firstRow="0" w:lastRow="0" w:firstColumn="1" w:lastColumn="0" w:oddVBand="0" w:evenVBand="0" w:oddHBand="0" w:evenHBand="0" w:firstRowFirstColumn="0" w:firstRowLastColumn="0" w:lastRowFirstColumn="0" w:lastRowLastColumn="0"/>
            <w:tcW w:w="5240" w:type="dxa"/>
            <w:vMerge w:val="restart"/>
          </w:tcPr>
          <w:p w14:paraId="2BA08EFC" w14:textId="77777777" w:rsidR="00CC139D" w:rsidRDefault="00CC139D" w:rsidP="00CC139D">
            <w:pPr>
              <w:rPr>
                <w:b w:val="0"/>
              </w:rPr>
            </w:pPr>
            <w:r w:rsidRPr="00786C6A">
              <w:rPr>
                <w:bCs w:val="0"/>
              </w:rPr>
              <w:lastRenderedPageBreak/>
              <w:t>Elaborar la planeación de la mejora Continua</w:t>
            </w:r>
          </w:p>
          <w:p w14:paraId="3B9E0F8B" w14:textId="77777777" w:rsidR="00786C6A" w:rsidRDefault="00786C6A" w:rsidP="00CC139D">
            <w:pPr>
              <w:rPr>
                <w:b w:val="0"/>
              </w:rPr>
            </w:pPr>
          </w:p>
          <w:p w14:paraId="25D8631E" w14:textId="77777777" w:rsidR="00786C6A" w:rsidRDefault="00786C6A" w:rsidP="00CC139D">
            <w:pPr>
              <w:rPr>
                <w:b w:val="0"/>
              </w:rPr>
            </w:pPr>
          </w:p>
          <w:p w14:paraId="54586750" w14:textId="77777777" w:rsidR="00786C6A" w:rsidRDefault="00786C6A" w:rsidP="00CC139D">
            <w:pPr>
              <w:rPr>
                <w:b w:val="0"/>
              </w:rPr>
            </w:pPr>
          </w:p>
          <w:p w14:paraId="788716EF" w14:textId="77777777" w:rsidR="00786C6A" w:rsidRDefault="00786C6A" w:rsidP="00CC139D">
            <w:pPr>
              <w:rPr>
                <w:b w:val="0"/>
              </w:rPr>
            </w:pPr>
          </w:p>
          <w:p w14:paraId="7FB6ECF6" w14:textId="77777777" w:rsidR="00786C6A" w:rsidRDefault="00786C6A" w:rsidP="00CC139D">
            <w:pPr>
              <w:rPr>
                <w:b w:val="0"/>
              </w:rPr>
            </w:pPr>
          </w:p>
          <w:p w14:paraId="4AD4FD2E" w14:textId="77777777" w:rsidR="00786C6A" w:rsidRDefault="00786C6A" w:rsidP="00CC139D">
            <w:pPr>
              <w:rPr>
                <w:b w:val="0"/>
              </w:rPr>
            </w:pPr>
          </w:p>
          <w:p w14:paraId="5EABF83B" w14:textId="77777777" w:rsidR="00786C6A" w:rsidRDefault="00786C6A" w:rsidP="00CC139D">
            <w:pPr>
              <w:rPr>
                <w:bCs w:val="0"/>
              </w:rPr>
            </w:pPr>
          </w:p>
          <w:p w14:paraId="45335B9A" w14:textId="77777777" w:rsidR="00D31AAF" w:rsidRDefault="00D31AAF" w:rsidP="00CC139D">
            <w:pPr>
              <w:rPr>
                <w:b w:val="0"/>
              </w:rPr>
            </w:pPr>
          </w:p>
          <w:p w14:paraId="1351B6B7" w14:textId="145A100D" w:rsidR="00786C6A" w:rsidRPr="00786C6A" w:rsidRDefault="00786C6A" w:rsidP="00CC139D">
            <w:pPr>
              <w:rPr>
                <w:bCs w:val="0"/>
              </w:rPr>
            </w:pPr>
            <w:r>
              <w:rPr>
                <w:bCs w:val="0"/>
              </w:rPr>
              <w:t>Aplicación de la PMC</w:t>
            </w:r>
          </w:p>
        </w:tc>
        <w:tc>
          <w:tcPr>
            <w:tcW w:w="3220" w:type="dxa"/>
          </w:tcPr>
          <w:p w14:paraId="0ACAB59C" w14:textId="0A64908F" w:rsidR="00CC139D" w:rsidRDefault="00CC139D" w:rsidP="00CC139D">
            <w:pPr>
              <w:cnfStyle w:val="000000000000" w:firstRow="0" w:lastRow="0" w:firstColumn="0" w:lastColumn="0" w:oddVBand="0" w:evenVBand="0" w:oddHBand="0" w:evenHBand="0" w:firstRowFirstColumn="0" w:firstRowLastColumn="0" w:lastRowFirstColumn="0" w:lastRowLastColumn="0"/>
            </w:pPr>
            <w:r>
              <w:t xml:space="preserve">Convocar a todo el personal del </w:t>
            </w:r>
            <w:r w:rsidR="00BB4557">
              <w:t>Plantel para</w:t>
            </w:r>
            <w:r>
              <w:t xml:space="preserve"> reunión.</w:t>
            </w:r>
          </w:p>
          <w:p w14:paraId="40DB4CCB" w14:textId="77777777" w:rsidR="00CC139D" w:rsidRDefault="00CC139D" w:rsidP="00CC139D">
            <w:pPr>
              <w:cnfStyle w:val="000000000000" w:firstRow="0" w:lastRow="0" w:firstColumn="0" w:lastColumn="0" w:oddVBand="0" w:evenVBand="0" w:oddHBand="0" w:evenHBand="0" w:firstRowFirstColumn="0" w:firstRowLastColumn="0" w:lastRowFirstColumn="0" w:lastRowLastColumn="0"/>
            </w:pPr>
          </w:p>
        </w:tc>
        <w:tc>
          <w:tcPr>
            <w:tcW w:w="0" w:type="auto"/>
          </w:tcPr>
          <w:p w14:paraId="1DA5D42D" w14:textId="77777777" w:rsidR="00CC139D" w:rsidRDefault="00CC139D" w:rsidP="00CC139D">
            <w:pPr>
              <w:jc w:val="center"/>
              <w:cnfStyle w:val="000000000000" w:firstRow="0" w:lastRow="0" w:firstColumn="0" w:lastColumn="0" w:oddVBand="0" w:evenVBand="0" w:oddHBand="0" w:evenHBand="0" w:firstRowFirstColumn="0" w:firstRowLastColumn="0" w:lastRowFirstColumn="0" w:lastRowLastColumn="0"/>
            </w:pPr>
          </w:p>
          <w:p w14:paraId="381DD812" w14:textId="7DC98628" w:rsidR="00CC139D" w:rsidRDefault="00CC139D" w:rsidP="00CC139D">
            <w:pPr>
              <w:jc w:val="center"/>
              <w:cnfStyle w:val="000000000000" w:firstRow="0" w:lastRow="0" w:firstColumn="0" w:lastColumn="0" w:oddVBand="0" w:evenVBand="0" w:oddHBand="0" w:evenHBand="0" w:firstRowFirstColumn="0" w:firstRowLastColumn="0" w:lastRowFirstColumn="0" w:lastRowLastColumn="0"/>
            </w:pPr>
            <w:r>
              <w:t>Capturas de pantalla</w:t>
            </w:r>
          </w:p>
        </w:tc>
        <w:tc>
          <w:tcPr>
            <w:tcW w:w="0" w:type="auto"/>
          </w:tcPr>
          <w:p w14:paraId="6BF6F996" w14:textId="6FBBA9BE" w:rsidR="00CC139D" w:rsidRDefault="007A4D70" w:rsidP="00CC139D">
            <w:pPr>
              <w:cnfStyle w:val="000000000000" w:firstRow="0" w:lastRow="0" w:firstColumn="0" w:lastColumn="0" w:oddVBand="0" w:evenVBand="0" w:oddHBand="0" w:evenHBand="0" w:firstRowFirstColumn="0" w:firstRowLastColumn="0" w:lastRowFirstColumn="0" w:lastRowLastColumn="0"/>
            </w:pPr>
            <w:ins w:id="74" w:author="BACHILLERATO GENERAL ALFONSO DE LA MADRID VIDAURRETA" w:date="2025-09-18T23:20:00Z">
              <w:r>
                <w:t>Agosto-</w:t>
              </w:r>
            </w:ins>
            <w:del w:id="75" w:author="BACHILLERATO GENERAL ALFONSO DE LA MADRID VIDAURRETA" w:date="2025-09-18T23:20:00Z">
              <w:r w:rsidR="00CC139D" w:rsidDel="00AF357E">
                <w:delText>Agosto-</w:delText>
              </w:r>
            </w:del>
            <w:r w:rsidR="00CC139D">
              <w:t>septiembre/202</w:t>
            </w:r>
            <w:ins w:id="76" w:author="BACHILLERATO GENERAL ALFONSO DE LA MADRID VIDAURRETA" w:date="2025-09-18T23:20:00Z">
              <w:r w:rsidR="00AF357E">
                <w:t>5</w:t>
              </w:r>
            </w:ins>
            <w:del w:id="77" w:author="BACHILLERATO GENERAL ALFONSO DE LA MADRID VIDAURRETA" w:date="2025-09-18T23:20:00Z">
              <w:r w:rsidR="00786C6A" w:rsidDel="00AF357E">
                <w:delText>4</w:delText>
              </w:r>
            </w:del>
          </w:p>
        </w:tc>
      </w:tr>
      <w:tr w:rsidR="00CC139D" w:rsidRPr="00AB1975" w14:paraId="77FB465D" w14:textId="77777777" w:rsidTr="002E26AB">
        <w:trPr>
          <w:cnfStyle w:val="000000100000" w:firstRow="0" w:lastRow="0" w:firstColumn="0" w:lastColumn="0" w:oddVBand="0" w:evenVBand="0" w:oddHBand="1" w:evenHBand="0" w:firstRowFirstColumn="0" w:firstRowLastColumn="0" w:lastRowFirstColumn="0" w:lastRowLastColumn="0"/>
          <w:trHeight w:val="1269"/>
          <w:jc w:val="center"/>
        </w:trPr>
        <w:tc>
          <w:tcPr>
            <w:cnfStyle w:val="001000000000" w:firstRow="0" w:lastRow="0" w:firstColumn="1" w:lastColumn="0" w:oddVBand="0" w:evenVBand="0" w:oddHBand="0" w:evenHBand="0" w:firstRowFirstColumn="0" w:firstRowLastColumn="0" w:lastRowFirstColumn="0" w:lastRowLastColumn="0"/>
            <w:tcW w:w="5240" w:type="dxa"/>
            <w:vMerge/>
          </w:tcPr>
          <w:p w14:paraId="0DE846BC" w14:textId="0E89A694" w:rsidR="00CC139D" w:rsidRPr="00AB1975" w:rsidRDefault="00CC139D" w:rsidP="00CC139D"/>
        </w:tc>
        <w:tc>
          <w:tcPr>
            <w:tcW w:w="3220" w:type="dxa"/>
          </w:tcPr>
          <w:p w14:paraId="22EE55DE" w14:textId="7CC65992" w:rsidR="00CC139D" w:rsidRDefault="00CC139D" w:rsidP="00CC139D">
            <w:pPr>
              <w:cnfStyle w:val="000000100000" w:firstRow="0" w:lastRow="0" w:firstColumn="0" w:lastColumn="0" w:oddVBand="0" w:evenVBand="0" w:oddHBand="1" w:evenHBand="0" w:firstRowFirstColumn="0" w:firstRowLastColumn="0" w:lastRowFirstColumn="0" w:lastRowLastColumn="0"/>
            </w:pPr>
            <w:r>
              <w:t xml:space="preserve">Llevar a cabo </w:t>
            </w:r>
            <w:del w:id="78" w:author="BACHILLERATO GENERAL ALFONSO DE LA MADRID VIDAURRETA" w:date="2025-09-18T23:21:00Z">
              <w:r w:rsidDel="007A4D70">
                <w:delText>los  Programas</w:delText>
              </w:r>
            </w:del>
            <w:ins w:id="79" w:author="BACHILLERATO GENERAL ALFONSO DE LA MADRID VIDAURRETA" w:date="2025-09-18T23:21:00Z">
              <w:r w:rsidR="007A4D70">
                <w:t>los Programas</w:t>
              </w:r>
            </w:ins>
            <w:r>
              <w:t xml:space="preserve"> de Mejora Continua</w:t>
            </w:r>
          </w:p>
        </w:tc>
        <w:tc>
          <w:tcPr>
            <w:tcW w:w="0" w:type="auto"/>
          </w:tcPr>
          <w:p w14:paraId="2C60E8A3" w14:textId="468BEA75" w:rsidR="00CC139D" w:rsidRDefault="00CC139D" w:rsidP="00CC139D">
            <w:pPr>
              <w:jc w:val="center"/>
              <w:cnfStyle w:val="000000100000" w:firstRow="0" w:lastRow="0" w:firstColumn="0" w:lastColumn="0" w:oddVBand="0" w:evenVBand="0" w:oddHBand="1" w:evenHBand="0" w:firstRowFirstColumn="0" w:firstRowLastColumn="0" w:lastRowFirstColumn="0" w:lastRowLastColumn="0"/>
            </w:pPr>
            <w:r>
              <w:t>Acta de antecedentes</w:t>
            </w:r>
          </w:p>
        </w:tc>
        <w:tc>
          <w:tcPr>
            <w:tcW w:w="0" w:type="auto"/>
          </w:tcPr>
          <w:p w14:paraId="1CC97787" w14:textId="460AA6A1" w:rsidR="00CC139D" w:rsidRDefault="007A4D70" w:rsidP="00CC139D">
            <w:pPr>
              <w:cnfStyle w:val="000000100000" w:firstRow="0" w:lastRow="0" w:firstColumn="0" w:lastColumn="0" w:oddVBand="0" w:evenVBand="0" w:oddHBand="1" w:evenHBand="0" w:firstRowFirstColumn="0" w:firstRowLastColumn="0" w:lastRowFirstColumn="0" w:lastRowLastColumn="0"/>
            </w:pPr>
            <w:ins w:id="80" w:author="BACHILLERATO GENERAL ALFONSO DE LA MADRID VIDAURRETA" w:date="2025-09-18T23:21:00Z">
              <w:r>
                <w:t>Permanente</w:t>
              </w:r>
            </w:ins>
          </w:p>
        </w:tc>
      </w:tr>
      <w:tr w:rsidR="00CC139D" w:rsidRPr="00AB1975" w14:paraId="1B5014AC" w14:textId="77777777" w:rsidTr="002E26AB">
        <w:trPr>
          <w:trHeight w:val="1269"/>
          <w:jc w:val="center"/>
        </w:trPr>
        <w:tc>
          <w:tcPr>
            <w:cnfStyle w:val="001000000000" w:firstRow="0" w:lastRow="0" w:firstColumn="1" w:lastColumn="0" w:oddVBand="0" w:evenVBand="0" w:oddHBand="0" w:evenHBand="0" w:firstRowFirstColumn="0" w:firstRowLastColumn="0" w:lastRowFirstColumn="0" w:lastRowLastColumn="0"/>
            <w:tcW w:w="5240" w:type="dxa"/>
            <w:vMerge/>
          </w:tcPr>
          <w:p w14:paraId="4EF6198C" w14:textId="77777777" w:rsidR="00CC139D" w:rsidRPr="00AB1975" w:rsidRDefault="00CC139D" w:rsidP="00CC139D"/>
        </w:tc>
        <w:tc>
          <w:tcPr>
            <w:tcW w:w="3220" w:type="dxa"/>
          </w:tcPr>
          <w:p w14:paraId="00AE640C" w14:textId="0EA02455" w:rsidR="00CC139D" w:rsidRDefault="00CC139D" w:rsidP="00CC139D">
            <w:pPr>
              <w:cnfStyle w:val="000000000000" w:firstRow="0" w:lastRow="0" w:firstColumn="0" w:lastColumn="0" w:oddVBand="0" w:evenVBand="0" w:oddHBand="0" w:evenHBand="0" w:firstRowFirstColumn="0" w:firstRowLastColumn="0" w:lastRowFirstColumn="0" w:lastRowLastColumn="0"/>
            </w:pPr>
            <w:r>
              <w:t xml:space="preserve">Aplicación de </w:t>
            </w:r>
            <w:r w:rsidR="00D31AAF">
              <w:t>la</w:t>
            </w:r>
            <w:r>
              <w:t xml:space="preserve"> </w:t>
            </w:r>
            <w:r w:rsidR="00D31AAF">
              <w:t>Planeación de la Mejora Continua de forma</w:t>
            </w:r>
            <w:r>
              <w:t xml:space="preserve"> Permanente</w:t>
            </w:r>
          </w:p>
          <w:p w14:paraId="523EDE15" w14:textId="77777777" w:rsidR="00CC139D" w:rsidRDefault="00CC139D" w:rsidP="00CC139D">
            <w:pPr>
              <w:cnfStyle w:val="000000000000" w:firstRow="0" w:lastRow="0" w:firstColumn="0" w:lastColumn="0" w:oddVBand="0" w:evenVBand="0" w:oddHBand="0" w:evenHBand="0" w:firstRowFirstColumn="0" w:firstRowLastColumn="0" w:lastRowFirstColumn="0" w:lastRowLastColumn="0"/>
            </w:pPr>
          </w:p>
        </w:tc>
        <w:tc>
          <w:tcPr>
            <w:tcW w:w="0" w:type="auto"/>
          </w:tcPr>
          <w:p w14:paraId="3D40D629" w14:textId="77777777" w:rsidR="00CC139D" w:rsidRDefault="00CC139D" w:rsidP="00CC139D">
            <w:pPr>
              <w:jc w:val="center"/>
              <w:cnfStyle w:val="000000000000" w:firstRow="0" w:lastRow="0" w:firstColumn="0" w:lastColumn="0" w:oddVBand="0" w:evenVBand="0" w:oddHBand="0" w:evenHBand="0" w:firstRowFirstColumn="0" w:firstRowLastColumn="0" w:lastRowFirstColumn="0" w:lastRowLastColumn="0"/>
            </w:pPr>
            <w:r>
              <w:t>Fotografías y registros</w:t>
            </w:r>
          </w:p>
          <w:p w14:paraId="50DABDBE" w14:textId="7B64A667" w:rsidR="00CC139D" w:rsidRDefault="00CC139D" w:rsidP="00CC139D">
            <w:pPr>
              <w:jc w:val="center"/>
              <w:cnfStyle w:val="000000000000" w:firstRow="0" w:lastRow="0" w:firstColumn="0" w:lastColumn="0" w:oddVBand="0" w:evenVBand="0" w:oddHBand="0" w:evenHBand="0" w:firstRowFirstColumn="0" w:firstRowLastColumn="0" w:lastRowFirstColumn="0" w:lastRowLastColumn="0"/>
            </w:pPr>
            <w:r>
              <w:t>en bitácora</w:t>
            </w:r>
          </w:p>
        </w:tc>
        <w:tc>
          <w:tcPr>
            <w:tcW w:w="0" w:type="auto"/>
          </w:tcPr>
          <w:p w14:paraId="72AE145C" w14:textId="712D9BCA" w:rsidR="00CC139D" w:rsidRDefault="00D31AAF" w:rsidP="00CC139D">
            <w:pPr>
              <w:cnfStyle w:val="000000000000" w:firstRow="0" w:lastRow="0" w:firstColumn="0" w:lastColumn="0" w:oddVBand="0" w:evenVBand="0" w:oddHBand="0" w:evenHBand="0" w:firstRowFirstColumn="0" w:firstRowLastColumn="0" w:lastRowFirstColumn="0" w:lastRowLastColumn="0"/>
            </w:pPr>
            <w:r>
              <w:t>Permanente</w:t>
            </w:r>
          </w:p>
        </w:tc>
      </w:tr>
      <w:tr w:rsidR="00CC139D" w:rsidRPr="00AB1975" w14:paraId="03EF7A4F" w14:textId="77777777" w:rsidTr="002E26AB">
        <w:trPr>
          <w:cnfStyle w:val="000000100000" w:firstRow="0" w:lastRow="0" w:firstColumn="0" w:lastColumn="0" w:oddVBand="0" w:evenVBand="0" w:oddHBand="1" w:evenHBand="0" w:firstRowFirstColumn="0" w:firstRowLastColumn="0" w:lastRowFirstColumn="0" w:lastRowLastColumn="0"/>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3E3EE25F" w14:textId="77777777" w:rsidR="00CC139D" w:rsidRPr="00D31AAF" w:rsidRDefault="00CC139D" w:rsidP="00CC139D">
            <w:pPr>
              <w:jc w:val="both"/>
              <w:rPr>
                <w:bCs w:val="0"/>
              </w:rPr>
            </w:pPr>
            <w:r w:rsidRPr="00D31AAF">
              <w:rPr>
                <w:bCs w:val="0"/>
              </w:rPr>
              <w:t>Elaborar el Programa de</w:t>
            </w:r>
          </w:p>
          <w:p w14:paraId="38EB0299" w14:textId="0D7F1F7F" w:rsidR="00CC139D" w:rsidRPr="00AB1975" w:rsidRDefault="00CC139D" w:rsidP="00CC139D">
            <w:r w:rsidRPr="00D31AAF">
              <w:rPr>
                <w:bCs w:val="0"/>
              </w:rPr>
              <w:t>Vida Saludable</w:t>
            </w:r>
          </w:p>
        </w:tc>
        <w:tc>
          <w:tcPr>
            <w:tcW w:w="3220" w:type="dxa"/>
          </w:tcPr>
          <w:p w14:paraId="4ABFAAFF" w14:textId="77777777" w:rsidR="00CC139D" w:rsidRDefault="00CC139D" w:rsidP="00CC139D">
            <w:pPr>
              <w:cnfStyle w:val="000000100000" w:firstRow="0" w:lastRow="0" w:firstColumn="0" w:lastColumn="0" w:oddVBand="0" w:evenVBand="0" w:oddHBand="1" w:evenHBand="0" w:firstRowFirstColumn="0" w:firstRowLastColumn="0" w:lastRowFirstColumn="0" w:lastRowLastColumn="0"/>
            </w:pPr>
            <w:r>
              <w:t>Comisionar al personal que operará el programa</w:t>
            </w:r>
          </w:p>
          <w:p w14:paraId="2ACF8A1D" w14:textId="77777777" w:rsidR="00CC139D" w:rsidRDefault="00CC139D" w:rsidP="00CC139D">
            <w:pPr>
              <w:cnfStyle w:val="000000100000" w:firstRow="0" w:lastRow="0" w:firstColumn="0" w:lastColumn="0" w:oddVBand="0" w:evenVBand="0" w:oddHBand="1" w:evenHBand="0" w:firstRowFirstColumn="0" w:firstRowLastColumn="0" w:lastRowFirstColumn="0" w:lastRowLastColumn="0"/>
            </w:pPr>
          </w:p>
        </w:tc>
        <w:tc>
          <w:tcPr>
            <w:tcW w:w="0" w:type="auto"/>
          </w:tcPr>
          <w:p w14:paraId="360FDFD0" w14:textId="77777777" w:rsidR="00CC139D" w:rsidRDefault="00CC139D" w:rsidP="00CC139D">
            <w:pPr>
              <w:jc w:val="center"/>
              <w:cnfStyle w:val="000000100000" w:firstRow="0" w:lastRow="0" w:firstColumn="0" w:lastColumn="0" w:oddVBand="0" w:evenVBand="0" w:oddHBand="1" w:evenHBand="0" w:firstRowFirstColumn="0" w:firstRowLastColumn="0" w:lastRowFirstColumn="0" w:lastRowLastColumn="0"/>
            </w:pPr>
            <w:r>
              <w:t>Acta digital de reunión de</w:t>
            </w:r>
          </w:p>
          <w:p w14:paraId="76F24EE7" w14:textId="1A0A0CFA" w:rsidR="00CC139D" w:rsidRDefault="00CC139D" w:rsidP="00CC139D">
            <w:pPr>
              <w:jc w:val="center"/>
              <w:cnfStyle w:val="000000100000" w:firstRow="0" w:lastRow="0" w:firstColumn="0" w:lastColumn="0" w:oddVBand="0" w:evenVBand="0" w:oddHBand="1" w:evenHBand="0" w:firstRowFirstColumn="0" w:firstRowLastColumn="0" w:lastRowFirstColumn="0" w:lastRowLastColumn="0"/>
            </w:pPr>
            <w:r>
              <w:t>integración</w:t>
            </w:r>
          </w:p>
        </w:tc>
        <w:tc>
          <w:tcPr>
            <w:tcW w:w="0" w:type="auto"/>
          </w:tcPr>
          <w:p w14:paraId="48C9E1FD" w14:textId="21A74AE1" w:rsidR="00CC139D" w:rsidRDefault="00CC139D" w:rsidP="00CC139D">
            <w:pPr>
              <w:cnfStyle w:val="000000100000" w:firstRow="0" w:lastRow="0" w:firstColumn="0" w:lastColumn="0" w:oddVBand="0" w:evenVBand="0" w:oddHBand="1" w:evenHBand="0" w:firstRowFirstColumn="0" w:firstRowLastColumn="0" w:lastRowFirstColumn="0" w:lastRowLastColumn="0"/>
            </w:pPr>
            <w:r>
              <w:t>Agosto/ Septiembre /202</w:t>
            </w:r>
            <w:ins w:id="81" w:author="BACHILLERATO GENERAL ALFONSO DE LA MADRID VIDAURRETA" w:date="2025-09-18T23:21:00Z">
              <w:r w:rsidR="007A4D70">
                <w:t>5</w:t>
              </w:r>
            </w:ins>
            <w:del w:id="82" w:author="BACHILLERATO GENERAL ALFONSO DE LA MADRID VIDAURRETA" w:date="2025-09-18T23:21:00Z">
              <w:r w:rsidR="00D31AAF" w:rsidDel="007A4D70">
                <w:delText>4</w:delText>
              </w:r>
            </w:del>
          </w:p>
        </w:tc>
      </w:tr>
      <w:tr w:rsidR="00CC139D" w:rsidRPr="00AB1975" w14:paraId="27208987" w14:textId="77777777" w:rsidTr="002E26AB">
        <w:trPr>
          <w:trHeight w:val="1269"/>
          <w:jc w:val="center"/>
        </w:trPr>
        <w:tc>
          <w:tcPr>
            <w:cnfStyle w:val="001000000000" w:firstRow="0" w:lastRow="0" w:firstColumn="1" w:lastColumn="0" w:oddVBand="0" w:evenVBand="0" w:oddHBand="0" w:evenHBand="0" w:firstRowFirstColumn="0" w:firstRowLastColumn="0" w:lastRowFirstColumn="0" w:lastRowLastColumn="0"/>
            <w:tcW w:w="5240" w:type="dxa"/>
          </w:tcPr>
          <w:p w14:paraId="58E90260" w14:textId="41385F8F" w:rsidR="00CC139D" w:rsidRPr="00D31AAF" w:rsidRDefault="00CC139D" w:rsidP="00CC139D">
            <w:pPr>
              <w:jc w:val="both"/>
              <w:rPr>
                <w:bCs w:val="0"/>
              </w:rPr>
            </w:pPr>
            <w:r w:rsidRPr="00D31AAF">
              <w:rPr>
                <w:bCs w:val="0"/>
              </w:rPr>
              <w:t>Programa de Nutrición</w:t>
            </w:r>
          </w:p>
        </w:tc>
        <w:tc>
          <w:tcPr>
            <w:tcW w:w="3220" w:type="dxa"/>
          </w:tcPr>
          <w:p w14:paraId="7E0CFE47" w14:textId="0EA08134" w:rsidR="00CC139D" w:rsidRDefault="00CC139D" w:rsidP="00CC139D">
            <w:pPr>
              <w:cnfStyle w:val="000000000000" w:firstRow="0" w:lastRow="0" w:firstColumn="0" w:lastColumn="0" w:oddVBand="0" w:evenVBand="0" w:oddHBand="0" w:evenHBand="0" w:firstRowFirstColumn="0" w:firstRowLastColumn="0" w:lastRowFirstColumn="0" w:lastRowLastColumn="0"/>
            </w:pPr>
            <w:r>
              <w:t>Aplicar el programa de cuidado de la salud.</w:t>
            </w:r>
          </w:p>
        </w:tc>
        <w:tc>
          <w:tcPr>
            <w:tcW w:w="0" w:type="auto"/>
          </w:tcPr>
          <w:p w14:paraId="5383EF17" w14:textId="32D91E03" w:rsidR="00CC139D" w:rsidRDefault="00D31AAF" w:rsidP="00CC139D">
            <w:pPr>
              <w:jc w:val="center"/>
              <w:cnfStyle w:val="000000000000" w:firstRow="0" w:lastRow="0" w:firstColumn="0" w:lastColumn="0" w:oddVBand="0" w:evenVBand="0" w:oddHBand="0" w:evenHBand="0" w:firstRowFirstColumn="0" w:firstRowLastColumn="0" w:lastRowFirstColumn="0" w:lastRowLastColumn="0"/>
            </w:pPr>
            <w:r>
              <w:t xml:space="preserve">Carteles </w:t>
            </w:r>
          </w:p>
        </w:tc>
        <w:tc>
          <w:tcPr>
            <w:tcW w:w="0" w:type="auto"/>
          </w:tcPr>
          <w:p w14:paraId="07782498" w14:textId="4E612DD5" w:rsidR="00CC139D" w:rsidRDefault="00D31AAF" w:rsidP="00CC139D">
            <w:pPr>
              <w:cnfStyle w:val="000000000000" w:firstRow="0" w:lastRow="0" w:firstColumn="0" w:lastColumn="0" w:oddVBand="0" w:evenVBand="0" w:oddHBand="0" w:evenHBand="0" w:firstRowFirstColumn="0" w:firstRowLastColumn="0" w:lastRowFirstColumn="0" w:lastRowLastColumn="0"/>
            </w:pPr>
            <w:r>
              <w:t>Permanente</w:t>
            </w:r>
          </w:p>
        </w:tc>
      </w:tr>
    </w:tbl>
    <w:p w14:paraId="46F720AD" w14:textId="77777777" w:rsidR="00D31AAF" w:rsidRDefault="00D31AAF" w:rsidP="00351D47">
      <w:pPr>
        <w:ind w:left="-567"/>
        <w:rPr>
          <w:b/>
          <w:bCs/>
        </w:rPr>
      </w:pPr>
    </w:p>
    <w:p w14:paraId="37AABB60" w14:textId="77777777" w:rsidR="00D31AAF" w:rsidRDefault="00D31AAF" w:rsidP="00351D47">
      <w:pPr>
        <w:ind w:left="-567"/>
        <w:rPr>
          <w:b/>
          <w:bCs/>
        </w:rPr>
      </w:pPr>
    </w:p>
    <w:p w14:paraId="7DC4A61A" w14:textId="77777777" w:rsidR="00DC44D7" w:rsidRDefault="00DC44D7" w:rsidP="00351D47">
      <w:pPr>
        <w:ind w:left="-567"/>
        <w:rPr>
          <w:b/>
          <w:bCs/>
        </w:rPr>
      </w:pPr>
    </w:p>
    <w:p w14:paraId="3ACDD288" w14:textId="77777777" w:rsidR="00DC44D7" w:rsidRDefault="00DC44D7" w:rsidP="00351D47">
      <w:pPr>
        <w:ind w:left="-567"/>
        <w:rPr>
          <w:b/>
          <w:bCs/>
        </w:rPr>
      </w:pPr>
    </w:p>
    <w:p w14:paraId="31D69BD6" w14:textId="77777777" w:rsidR="00DC44D7" w:rsidRDefault="00DC44D7" w:rsidP="00351D47">
      <w:pPr>
        <w:ind w:left="-567"/>
        <w:rPr>
          <w:b/>
          <w:bCs/>
        </w:rPr>
      </w:pPr>
    </w:p>
    <w:p w14:paraId="5B7C00DA" w14:textId="77777777" w:rsidR="00DC44D7" w:rsidRDefault="00DC44D7" w:rsidP="00351D47">
      <w:pPr>
        <w:ind w:left="-567"/>
        <w:rPr>
          <w:b/>
          <w:bCs/>
        </w:rPr>
      </w:pPr>
    </w:p>
    <w:p w14:paraId="16F36BAD" w14:textId="7207FE11" w:rsidR="00351D47" w:rsidRPr="00CB0C0F" w:rsidRDefault="00351D47" w:rsidP="00351D47">
      <w:pPr>
        <w:ind w:left="-567"/>
        <w:rPr>
          <w:b/>
          <w:bCs/>
        </w:rPr>
      </w:pPr>
      <w:r w:rsidRPr="00CB0C0F">
        <w:rPr>
          <w:b/>
          <w:bCs/>
        </w:rPr>
        <w:lastRenderedPageBreak/>
        <w:t>Categoría</w:t>
      </w:r>
      <w:r>
        <w:rPr>
          <w:b/>
          <w:bCs/>
        </w:rPr>
        <w:t xml:space="preserve"> 3</w:t>
      </w:r>
      <w:r w:rsidRPr="00CB0C0F">
        <w:rPr>
          <w:b/>
          <w:bCs/>
        </w:rPr>
        <w:t xml:space="preserve">: </w:t>
      </w:r>
      <w:r>
        <w:rPr>
          <w:b/>
          <w:bCs/>
        </w:rPr>
        <w:t>Desarrollo socioemocional y prevención de la violencia en la comunidad escolar</w:t>
      </w:r>
    </w:p>
    <w:p w14:paraId="1DF1350C" w14:textId="66CA610E" w:rsidR="002032B0" w:rsidRDefault="00036CAA" w:rsidP="009B3CE5">
      <w:pPr>
        <w:ind w:left="-567"/>
      </w:pPr>
      <w:r>
        <w:t xml:space="preserve">Meta: </w:t>
      </w:r>
      <w:r w:rsidR="00AB4C0C">
        <w:t xml:space="preserve"> Cumplir con el 100% de las actividades programadas para la implementación de tareas y proyectos que promuevan el trabajo colaborativo y entre disciplinas, con base en 4 ejes transversales (social, ambiental, de salud y de habilidades lectoras).</w:t>
      </w:r>
    </w:p>
    <w:tbl>
      <w:tblPr>
        <w:tblStyle w:val="Listaclara-nfasis3"/>
        <w:tblpPr w:leftFromText="141" w:rightFromText="141" w:vertAnchor="text" w:horzAnchor="page" w:tblpXSpec="center" w:tblpY="56"/>
        <w:tblW w:w="13604" w:type="dxa"/>
        <w:tblLook w:val="04A0" w:firstRow="1" w:lastRow="0" w:firstColumn="1" w:lastColumn="0" w:noHBand="0" w:noVBand="1"/>
      </w:tblPr>
      <w:tblGrid>
        <w:gridCol w:w="2825"/>
        <w:gridCol w:w="7142"/>
        <w:gridCol w:w="1525"/>
        <w:gridCol w:w="2112"/>
      </w:tblGrid>
      <w:tr w:rsidR="00AD17A4" w14:paraId="528F837C" w14:textId="77777777" w:rsidTr="00020F1B">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2825" w:type="dxa"/>
            <w:tcBorders>
              <w:top w:val="single" w:sz="8" w:space="0" w:color="auto"/>
              <w:left w:val="single" w:sz="8" w:space="0" w:color="auto"/>
              <w:bottom w:val="single" w:sz="4" w:space="0" w:color="auto"/>
              <w:right w:val="single" w:sz="8" w:space="0" w:color="auto"/>
            </w:tcBorders>
            <w:shd w:val="clear" w:color="auto" w:fill="632423" w:themeFill="accent2" w:themeFillShade="80"/>
          </w:tcPr>
          <w:p w14:paraId="2551E0C8" w14:textId="4F6563F5" w:rsidR="006D6BC8" w:rsidRDefault="006D6BC8" w:rsidP="00C363E7">
            <w:pPr>
              <w:jc w:val="center"/>
            </w:pPr>
            <w:r w:rsidRPr="00465B9E">
              <w:rPr>
                <w:color w:val="auto"/>
                <w:sz w:val="32"/>
              </w:rPr>
              <w:t>L</w:t>
            </w:r>
            <w:r w:rsidR="00020F1B">
              <w:rPr>
                <w:color w:val="auto"/>
                <w:sz w:val="32"/>
              </w:rPr>
              <w:t>Í</w:t>
            </w:r>
            <w:r w:rsidRPr="00465B9E">
              <w:rPr>
                <w:color w:val="auto"/>
                <w:sz w:val="32"/>
              </w:rPr>
              <w:t>NEAS DE ACCI</w:t>
            </w:r>
            <w:r w:rsidR="00020F1B">
              <w:rPr>
                <w:color w:val="auto"/>
                <w:sz w:val="32"/>
              </w:rPr>
              <w:t>Ó</w:t>
            </w:r>
            <w:r w:rsidRPr="00465B9E">
              <w:rPr>
                <w:color w:val="auto"/>
                <w:sz w:val="32"/>
              </w:rPr>
              <w:t>N</w:t>
            </w:r>
          </w:p>
        </w:tc>
        <w:tc>
          <w:tcPr>
            <w:tcW w:w="7142" w:type="dxa"/>
            <w:tcBorders>
              <w:top w:val="single" w:sz="8" w:space="0" w:color="auto"/>
              <w:left w:val="single" w:sz="8" w:space="0" w:color="auto"/>
              <w:bottom w:val="single" w:sz="8" w:space="0" w:color="auto"/>
              <w:right w:val="single" w:sz="8" w:space="0" w:color="auto"/>
            </w:tcBorders>
            <w:shd w:val="clear" w:color="auto" w:fill="632423" w:themeFill="accent2" w:themeFillShade="80"/>
          </w:tcPr>
          <w:p w14:paraId="512916B2" w14:textId="77777777" w:rsidR="006D6BC8" w:rsidRPr="00465B9E" w:rsidRDefault="006D6BC8" w:rsidP="00C363E7">
            <w:pPr>
              <w:jc w:val="center"/>
              <w:cnfStyle w:val="100000000000" w:firstRow="1" w:lastRow="0" w:firstColumn="0" w:lastColumn="0" w:oddVBand="0" w:evenVBand="0" w:oddHBand="0" w:evenHBand="0" w:firstRowFirstColumn="0" w:firstRowLastColumn="0" w:lastRowFirstColumn="0" w:lastRowLastColumn="0"/>
              <w:rPr>
                <w:color w:val="auto"/>
                <w:sz w:val="28"/>
              </w:rPr>
            </w:pPr>
            <w:r w:rsidRPr="00465B9E">
              <w:rPr>
                <w:color w:val="auto"/>
                <w:sz w:val="28"/>
              </w:rPr>
              <w:t>ACTIVIDADES</w:t>
            </w:r>
          </w:p>
        </w:tc>
        <w:tc>
          <w:tcPr>
            <w:tcW w:w="0" w:type="auto"/>
            <w:tcBorders>
              <w:top w:val="single" w:sz="8" w:space="0" w:color="auto"/>
              <w:left w:val="single" w:sz="8" w:space="0" w:color="auto"/>
              <w:bottom w:val="single" w:sz="8" w:space="0" w:color="auto"/>
              <w:right w:val="single" w:sz="8" w:space="0" w:color="auto"/>
            </w:tcBorders>
            <w:shd w:val="clear" w:color="auto" w:fill="632423" w:themeFill="accent2" w:themeFillShade="80"/>
          </w:tcPr>
          <w:p w14:paraId="305893CA" w14:textId="77777777" w:rsidR="006D6BC8" w:rsidRPr="00465B9E" w:rsidRDefault="006D6BC8" w:rsidP="00C363E7">
            <w:pPr>
              <w:jc w:val="center"/>
              <w:cnfStyle w:val="100000000000" w:firstRow="1" w:lastRow="0" w:firstColumn="0" w:lastColumn="0" w:oddVBand="0" w:evenVBand="0" w:oddHBand="0" w:evenHBand="0" w:firstRowFirstColumn="0" w:firstRowLastColumn="0" w:lastRowFirstColumn="0" w:lastRowLastColumn="0"/>
              <w:rPr>
                <w:color w:val="auto"/>
                <w:sz w:val="28"/>
              </w:rPr>
            </w:pPr>
            <w:r w:rsidRPr="00465B9E">
              <w:rPr>
                <w:color w:val="auto"/>
                <w:sz w:val="28"/>
              </w:rPr>
              <w:t>EVIDENCIA</w:t>
            </w:r>
          </w:p>
        </w:tc>
        <w:tc>
          <w:tcPr>
            <w:tcW w:w="0" w:type="auto"/>
            <w:tcBorders>
              <w:top w:val="single" w:sz="8" w:space="0" w:color="auto"/>
              <w:left w:val="single" w:sz="8" w:space="0" w:color="auto"/>
              <w:bottom w:val="single" w:sz="4" w:space="0" w:color="auto"/>
              <w:right w:val="single" w:sz="8" w:space="0" w:color="auto"/>
            </w:tcBorders>
            <w:shd w:val="clear" w:color="auto" w:fill="632423" w:themeFill="accent2" w:themeFillShade="80"/>
          </w:tcPr>
          <w:p w14:paraId="512A8027" w14:textId="77777777" w:rsidR="006D6BC8" w:rsidRPr="00465B9E" w:rsidRDefault="006D6BC8" w:rsidP="00C363E7">
            <w:pPr>
              <w:jc w:val="center"/>
              <w:cnfStyle w:val="100000000000" w:firstRow="1" w:lastRow="0" w:firstColumn="0" w:lastColumn="0" w:oddVBand="0" w:evenVBand="0" w:oddHBand="0" w:evenHBand="0" w:firstRowFirstColumn="0" w:firstRowLastColumn="0" w:lastRowFirstColumn="0" w:lastRowLastColumn="0"/>
              <w:rPr>
                <w:color w:val="auto"/>
                <w:sz w:val="28"/>
              </w:rPr>
            </w:pPr>
            <w:r w:rsidRPr="00465B9E">
              <w:rPr>
                <w:color w:val="auto"/>
                <w:sz w:val="28"/>
              </w:rPr>
              <w:t>FECHA DE</w:t>
            </w:r>
          </w:p>
          <w:p w14:paraId="668334DA" w14:textId="77777777" w:rsidR="006D6BC8" w:rsidRPr="00465B9E" w:rsidRDefault="006D6BC8" w:rsidP="00C363E7">
            <w:pPr>
              <w:jc w:val="center"/>
              <w:cnfStyle w:val="100000000000" w:firstRow="1" w:lastRow="0" w:firstColumn="0" w:lastColumn="0" w:oddVBand="0" w:evenVBand="0" w:oddHBand="0" w:evenHBand="0" w:firstRowFirstColumn="0" w:firstRowLastColumn="0" w:lastRowFirstColumn="0" w:lastRowLastColumn="0"/>
              <w:rPr>
                <w:color w:val="auto"/>
                <w:sz w:val="28"/>
              </w:rPr>
            </w:pPr>
            <w:r w:rsidRPr="00465B9E">
              <w:rPr>
                <w:color w:val="auto"/>
                <w:sz w:val="28"/>
              </w:rPr>
              <w:t>CUMPLIMIENTO</w:t>
            </w:r>
          </w:p>
        </w:tc>
      </w:tr>
      <w:tr w:rsidR="00AD17A4" w:rsidRPr="009013BE" w14:paraId="0FDB0D57" w14:textId="77777777" w:rsidTr="00020F1B">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2E7A90FD" w14:textId="4C204FBB" w:rsidR="00750EB2" w:rsidRPr="00D31AAF" w:rsidRDefault="00750EB2" w:rsidP="00C363E7">
            <w:pPr>
              <w:jc w:val="both"/>
            </w:pPr>
            <w:r w:rsidRPr="00D31AAF">
              <w:t>Campaña de la inclusión, igualdad, derechos humanos y la paz</w:t>
            </w:r>
            <w:r w:rsidR="00036CAA" w:rsidRPr="00D31AAF">
              <w:t>.</w:t>
            </w:r>
          </w:p>
        </w:tc>
        <w:tc>
          <w:tcPr>
            <w:tcW w:w="7142" w:type="dxa"/>
            <w:tcBorders>
              <w:top w:val="single" w:sz="8" w:space="0" w:color="auto"/>
              <w:left w:val="single" w:sz="4" w:space="0" w:color="auto"/>
              <w:bottom w:val="single" w:sz="8" w:space="0" w:color="auto"/>
              <w:right w:val="single" w:sz="8" w:space="0" w:color="auto"/>
            </w:tcBorders>
          </w:tcPr>
          <w:p w14:paraId="2F191360" w14:textId="2E10B0BE" w:rsidR="00750EB2" w:rsidRPr="009013BE" w:rsidRDefault="00750EB2" w:rsidP="00C363E7">
            <w:pPr>
              <w:jc w:val="both"/>
              <w:cnfStyle w:val="000000100000" w:firstRow="0" w:lastRow="0" w:firstColumn="0" w:lastColumn="0" w:oddVBand="0" w:evenVBand="0" w:oddHBand="1" w:evenHBand="0" w:firstRowFirstColumn="0" w:firstRowLastColumn="0" w:lastRowFirstColumn="0" w:lastRowLastColumn="0"/>
            </w:pPr>
            <w:r w:rsidRPr="009013BE">
              <w:t>Establecer una campaña permanente para realizar actividades relacionadas con temas como: inclusión, igualdad, paz, derechos humanos, entre otros temas; pueden incluir carteles, periódicos murales, talleres, conferencias, concursos, etc.</w:t>
            </w:r>
          </w:p>
        </w:tc>
        <w:tc>
          <w:tcPr>
            <w:tcW w:w="0" w:type="auto"/>
            <w:tcBorders>
              <w:top w:val="single" w:sz="8" w:space="0" w:color="auto"/>
              <w:left w:val="single" w:sz="8" w:space="0" w:color="auto"/>
              <w:bottom w:val="single" w:sz="8" w:space="0" w:color="auto"/>
              <w:right w:val="single" w:sz="4" w:space="0" w:color="auto"/>
            </w:tcBorders>
          </w:tcPr>
          <w:p w14:paraId="70091F11" w14:textId="31B87F4C" w:rsidR="00750EB2" w:rsidRPr="009013BE" w:rsidRDefault="00750EB2" w:rsidP="00C363E7">
            <w:pPr>
              <w:jc w:val="center"/>
              <w:cnfStyle w:val="000000100000" w:firstRow="0" w:lastRow="0" w:firstColumn="0" w:lastColumn="0" w:oddVBand="0" w:evenVBand="0" w:oddHBand="1" w:evenHBand="0" w:firstRowFirstColumn="0" w:firstRowLastColumn="0" w:lastRowFirstColumn="0" w:lastRowLastColumn="0"/>
            </w:pPr>
            <w:r w:rsidRPr="009013BE">
              <w:t xml:space="preserve">Carteles, </w:t>
            </w:r>
            <w:r w:rsidR="00DC44D7">
              <w:t xml:space="preserve">fotografías </w:t>
            </w:r>
          </w:p>
        </w:tc>
        <w:tc>
          <w:tcPr>
            <w:tcW w:w="0" w:type="auto"/>
            <w:tcBorders>
              <w:top w:val="single" w:sz="4" w:space="0" w:color="auto"/>
              <w:left w:val="single" w:sz="4" w:space="0" w:color="auto"/>
              <w:bottom w:val="single" w:sz="4" w:space="0" w:color="auto"/>
              <w:right w:val="single" w:sz="4" w:space="0" w:color="auto"/>
            </w:tcBorders>
          </w:tcPr>
          <w:p w14:paraId="28F9BD2C" w14:textId="346BD604" w:rsidR="00750EB2" w:rsidRPr="009013BE" w:rsidRDefault="00750EB2" w:rsidP="00C363E7">
            <w:pPr>
              <w:jc w:val="center"/>
              <w:cnfStyle w:val="000000100000" w:firstRow="0" w:lastRow="0" w:firstColumn="0" w:lastColumn="0" w:oddVBand="0" w:evenVBand="0" w:oddHBand="1" w:evenHBand="0" w:firstRowFirstColumn="0" w:firstRowLastColumn="0" w:lastRowFirstColumn="0" w:lastRowLastColumn="0"/>
            </w:pPr>
            <w:r w:rsidRPr="009013BE">
              <w:t>permanente</w:t>
            </w:r>
          </w:p>
        </w:tc>
      </w:tr>
      <w:tr w:rsidR="00AD17A4" w:rsidRPr="009013BE" w14:paraId="4E7ECCC2" w14:textId="77777777" w:rsidTr="00020F1B">
        <w:trPr>
          <w:trHeight w:val="675"/>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6737F3C5" w14:textId="17C0A1DF" w:rsidR="00750EB2" w:rsidRPr="00D31AAF" w:rsidRDefault="00AD17A4" w:rsidP="00C363E7">
            <w:pPr>
              <w:jc w:val="both"/>
            </w:pPr>
            <w:r w:rsidRPr="00D31AAF">
              <w:t>Seguimiento al programa Haciendo las paces con la madre tierra</w:t>
            </w:r>
            <w:r w:rsidR="00036CAA" w:rsidRPr="00D31AAF">
              <w:t>.</w:t>
            </w:r>
          </w:p>
        </w:tc>
        <w:tc>
          <w:tcPr>
            <w:tcW w:w="7142" w:type="dxa"/>
            <w:tcBorders>
              <w:top w:val="single" w:sz="8" w:space="0" w:color="auto"/>
              <w:left w:val="single" w:sz="4" w:space="0" w:color="auto"/>
              <w:bottom w:val="single" w:sz="8" w:space="0" w:color="auto"/>
              <w:right w:val="single" w:sz="8" w:space="0" w:color="auto"/>
            </w:tcBorders>
          </w:tcPr>
          <w:p w14:paraId="688FCA4B" w14:textId="1B4B2D06" w:rsidR="009B3752" w:rsidRPr="009013BE" w:rsidRDefault="00AD17A4" w:rsidP="00C363E7">
            <w:pPr>
              <w:jc w:val="both"/>
              <w:cnfStyle w:val="000000000000" w:firstRow="0" w:lastRow="0" w:firstColumn="0" w:lastColumn="0" w:oddVBand="0" w:evenVBand="0" w:oddHBand="0" w:evenHBand="0" w:firstRowFirstColumn="0" w:firstRowLastColumn="0" w:lastRowFirstColumn="0" w:lastRowLastColumn="0"/>
            </w:pPr>
            <w:r w:rsidRPr="009013BE">
              <w:t>A</w:t>
            </w:r>
            <w:r w:rsidR="00036CAA" w:rsidRPr="009013BE">
              <w:t>doptar un área verde dentro del plantel o alrededores y mantenerla en buenas condiciones.</w:t>
            </w:r>
          </w:p>
        </w:tc>
        <w:tc>
          <w:tcPr>
            <w:tcW w:w="0" w:type="auto"/>
            <w:tcBorders>
              <w:top w:val="single" w:sz="8" w:space="0" w:color="auto"/>
              <w:left w:val="single" w:sz="8" w:space="0" w:color="auto"/>
              <w:bottom w:val="single" w:sz="8" w:space="0" w:color="auto"/>
              <w:right w:val="single" w:sz="4" w:space="0" w:color="auto"/>
            </w:tcBorders>
          </w:tcPr>
          <w:p w14:paraId="6F509781" w14:textId="4749B2EF" w:rsidR="00750EB2" w:rsidRPr="009013BE" w:rsidRDefault="00036CAA" w:rsidP="00C363E7">
            <w:pPr>
              <w:jc w:val="center"/>
              <w:cnfStyle w:val="000000000000" w:firstRow="0" w:lastRow="0" w:firstColumn="0" w:lastColumn="0" w:oddVBand="0" w:evenVBand="0" w:oddHBand="0" w:evenHBand="0" w:firstRowFirstColumn="0" w:firstRowLastColumn="0" w:lastRowFirstColumn="0" w:lastRowLastColumn="0"/>
            </w:pPr>
            <w:r w:rsidRPr="009013BE">
              <w:t>fotografías</w:t>
            </w:r>
          </w:p>
        </w:tc>
        <w:tc>
          <w:tcPr>
            <w:tcW w:w="0" w:type="auto"/>
            <w:tcBorders>
              <w:top w:val="single" w:sz="4" w:space="0" w:color="auto"/>
              <w:left w:val="single" w:sz="4" w:space="0" w:color="auto"/>
              <w:bottom w:val="single" w:sz="4" w:space="0" w:color="auto"/>
              <w:right w:val="single" w:sz="4" w:space="0" w:color="auto"/>
            </w:tcBorders>
          </w:tcPr>
          <w:p w14:paraId="01D11E29" w14:textId="2F41A364" w:rsidR="00750EB2" w:rsidRPr="009013BE" w:rsidRDefault="00036CAA" w:rsidP="00C363E7">
            <w:pPr>
              <w:jc w:val="center"/>
              <w:cnfStyle w:val="000000000000" w:firstRow="0" w:lastRow="0" w:firstColumn="0" w:lastColumn="0" w:oddVBand="0" w:evenVBand="0" w:oddHBand="0" w:evenHBand="0" w:firstRowFirstColumn="0" w:firstRowLastColumn="0" w:lastRowFirstColumn="0" w:lastRowLastColumn="0"/>
            </w:pPr>
            <w:r w:rsidRPr="009013BE">
              <w:t>permanente</w:t>
            </w:r>
          </w:p>
        </w:tc>
      </w:tr>
      <w:tr w:rsidR="00AB1975" w:rsidRPr="009013BE" w14:paraId="6CEE4B34" w14:textId="77777777" w:rsidTr="00020F1B">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154BA59D" w14:textId="30121572" w:rsidR="00AB1975" w:rsidRPr="009013BE" w:rsidRDefault="00AB1975" w:rsidP="00AB1975">
            <w:pPr>
              <w:jc w:val="both"/>
              <w:rPr>
                <w:b w:val="0"/>
                <w:bCs w:val="0"/>
              </w:rPr>
            </w:pPr>
            <w:r w:rsidRPr="00D31AAF">
              <w:rPr>
                <w:bCs w:val="0"/>
              </w:rPr>
              <w:t>Apoyo socioemocional para docentes y estudiantes</w:t>
            </w:r>
            <w:r w:rsidRPr="00140FE7">
              <w:rPr>
                <w:b w:val="0"/>
              </w:rPr>
              <w:t>.</w:t>
            </w:r>
          </w:p>
        </w:tc>
        <w:tc>
          <w:tcPr>
            <w:tcW w:w="7142" w:type="dxa"/>
            <w:tcBorders>
              <w:top w:val="single" w:sz="8" w:space="0" w:color="auto"/>
              <w:left w:val="single" w:sz="4" w:space="0" w:color="auto"/>
              <w:bottom w:val="single" w:sz="8" w:space="0" w:color="auto"/>
              <w:right w:val="single" w:sz="8" w:space="0" w:color="auto"/>
            </w:tcBorders>
          </w:tcPr>
          <w:p w14:paraId="40CD870A" w14:textId="77777777" w:rsidR="00AB1975" w:rsidRPr="00140FE7" w:rsidRDefault="00AB1975" w:rsidP="00AB1975">
            <w:pPr>
              <w:jc w:val="both"/>
              <w:cnfStyle w:val="000000100000" w:firstRow="0" w:lastRow="0" w:firstColumn="0" w:lastColumn="0" w:oddVBand="0" w:evenVBand="0" w:oddHBand="1" w:evenHBand="0" w:firstRowFirstColumn="0" w:firstRowLastColumn="0" w:lastRowFirstColumn="0" w:lastRowLastColumn="0"/>
            </w:pPr>
            <w:r w:rsidRPr="00140FE7">
              <w:t>Mostrar empatía en casos identificar estados socioemocionales, dialogando de forma particular según el caso.</w:t>
            </w:r>
          </w:p>
          <w:p w14:paraId="121D4271" w14:textId="1D38111E" w:rsidR="00AB1975" w:rsidRPr="009013BE" w:rsidRDefault="00AB1975" w:rsidP="00AB1975">
            <w:pPr>
              <w:jc w:val="both"/>
              <w:cnfStyle w:val="000000100000" w:firstRow="0" w:lastRow="0" w:firstColumn="0" w:lastColumn="0" w:oddVBand="0" w:evenVBand="0" w:oddHBand="1" w:evenHBand="0" w:firstRowFirstColumn="0" w:firstRowLastColumn="0" w:lastRowFirstColumn="0" w:lastRowLastColumn="0"/>
            </w:pPr>
            <w:r w:rsidRPr="00140FE7">
              <w:t>Dar las facilidades de tiempo para la resolución de su situación emocional y la tolerancia en la entrega de trabajo</w:t>
            </w:r>
            <w:r w:rsidR="00DC44D7">
              <w:t xml:space="preserve">s </w:t>
            </w:r>
            <w:r w:rsidRPr="00140FE7">
              <w:t>o actividades.</w:t>
            </w:r>
          </w:p>
        </w:tc>
        <w:tc>
          <w:tcPr>
            <w:tcW w:w="0" w:type="auto"/>
            <w:tcBorders>
              <w:top w:val="single" w:sz="8" w:space="0" w:color="auto"/>
              <w:left w:val="single" w:sz="8" w:space="0" w:color="auto"/>
              <w:bottom w:val="single" w:sz="8" w:space="0" w:color="auto"/>
              <w:right w:val="single" w:sz="4" w:space="0" w:color="auto"/>
            </w:tcBorders>
          </w:tcPr>
          <w:p w14:paraId="6464EC5B" w14:textId="77777777" w:rsidR="00AB1975" w:rsidRPr="00140FE7" w:rsidRDefault="00AB1975" w:rsidP="00AB1975">
            <w:pPr>
              <w:jc w:val="center"/>
              <w:cnfStyle w:val="000000100000" w:firstRow="0" w:lastRow="0" w:firstColumn="0" w:lastColumn="0" w:oddVBand="0" w:evenVBand="0" w:oddHBand="1" w:evenHBand="0" w:firstRowFirstColumn="0" w:firstRowLastColumn="0" w:lastRowFirstColumn="0" w:lastRowLastColumn="0"/>
            </w:pPr>
            <w:r w:rsidRPr="00140FE7">
              <w:t>Registro de incidentes</w:t>
            </w:r>
          </w:p>
          <w:p w14:paraId="0ECC4BEF" w14:textId="77777777" w:rsidR="00AB1975" w:rsidRPr="00140FE7" w:rsidRDefault="00AB1975" w:rsidP="00AB1975">
            <w:pPr>
              <w:jc w:val="center"/>
              <w:cnfStyle w:val="000000100000" w:firstRow="0" w:lastRow="0" w:firstColumn="0" w:lastColumn="0" w:oddVBand="0" w:evenVBand="0" w:oddHBand="1" w:evenHBand="0" w:firstRowFirstColumn="0" w:firstRowLastColumn="0" w:lastRowFirstColumn="0" w:lastRowLastColumn="0"/>
            </w:pPr>
          </w:p>
          <w:p w14:paraId="078AAAB1" w14:textId="50CF3FBD" w:rsidR="00AB1975" w:rsidRPr="009013BE" w:rsidRDefault="00AB1975" w:rsidP="00AB1975">
            <w:pPr>
              <w:jc w:val="cente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space="0" w:color="auto"/>
              <w:left w:val="single" w:sz="4" w:space="0" w:color="auto"/>
              <w:bottom w:val="single" w:sz="4" w:space="0" w:color="auto"/>
              <w:right w:val="single" w:sz="4" w:space="0" w:color="auto"/>
            </w:tcBorders>
          </w:tcPr>
          <w:p w14:paraId="6DC30045" w14:textId="4E89C061" w:rsidR="00AB1975" w:rsidRPr="009013BE" w:rsidRDefault="00AB1975" w:rsidP="00AB1975">
            <w:pPr>
              <w:jc w:val="center"/>
              <w:cnfStyle w:val="000000100000" w:firstRow="0" w:lastRow="0" w:firstColumn="0" w:lastColumn="0" w:oddVBand="0" w:evenVBand="0" w:oddHBand="1" w:evenHBand="0" w:firstRowFirstColumn="0" w:firstRowLastColumn="0" w:lastRowFirstColumn="0" w:lastRowLastColumn="0"/>
            </w:pPr>
            <w:r w:rsidRPr="00140FE7">
              <w:t>Permanente</w:t>
            </w:r>
          </w:p>
        </w:tc>
      </w:tr>
      <w:tr w:rsidR="00AD17A4" w:rsidRPr="009013BE" w14:paraId="0FBAA4DD" w14:textId="77777777" w:rsidTr="00020F1B">
        <w:trPr>
          <w:trHeight w:val="675"/>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0BAEC1B2" w14:textId="194E669D" w:rsidR="00036CAA" w:rsidRPr="00D31AAF" w:rsidRDefault="00036CAA" w:rsidP="00C363E7">
            <w:pPr>
              <w:jc w:val="both"/>
            </w:pPr>
            <w:r w:rsidRPr="00D31AAF">
              <w:t>Torneos deportivos</w:t>
            </w:r>
          </w:p>
        </w:tc>
        <w:tc>
          <w:tcPr>
            <w:tcW w:w="7142" w:type="dxa"/>
            <w:tcBorders>
              <w:top w:val="single" w:sz="8" w:space="0" w:color="auto"/>
              <w:left w:val="single" w:sz="4" w:space="0" w:color="auto"/>
              <w:bottom w:val="single" w:sz="8" w:space="0" w:color="auto"/>
              <w:right w:val="single" w:sz="8" w:space="0" w:color="auto"/>
            </w:tcBorders>
          </w:tcPr>
          <w:p w14:paraId="4A4991AB" w14:textId="1E6130F9" w:rsidR="00036CAA" w:rsidRPr="009013BE" w:rsidRDefault="00036CAA" w:rsidP="00C363E7">
            <w:pPr>
              <w:jc w:val="both"/>
              <w:cnfStyle w:val="000000000000" w:firstRow="0" w:lastRow="0" w:firstColumn="0" w:lastColumn="0" w:oddVBand="0" w:evenVBand="0" w:oddHBand="0" w:evenHBand="0" w:firstRowFirstColumn="0" w:firstRowLastColumn="0" w:lastRowFirstColumn="0" w:lastRowLastColumn="0"/>
            </w:pPr>
            <w:r w:rsidRPr="009013BE">
              <w:t>Organizar torneos entre distintos equipos de la misma escuela o de diferentes planteles</w:t>
            </w:r>
            <w:r w:rsidR="001C740B" w:rsidRPr="009013BE">
              <w:t>, torneos de futbol, volibol</w:t>
            </w:r>
            <w:r w:rsidR="00DC44D7">
              <w:t>,</w:t>
            </w:r>
            <w:r w:rsidR="001C740B" w:rsidRPr="009013BE">
              <w:t xml:space="preserve"> basquetbol</w:t>
            </w:r>
            <w:r w:rsidR="001B6579" w:rsidRPr="009013BE">
              <w:t xml:space="preserve"> y ajedrez.</w:t>
            </w:r>
            <w:r w:rsidR="001C740B" w:rsidRPr="009013BE">
              <w:t xml:space="preserve"> </w:t>
            </w:r>
          </w:p>
        </w:tc>
        <w:tc>
          <w:tcPr>
            <w:tcW w:w="0" w:type="auto"/>
            <w:tcBorders>
              <w:top w:val="single" w:sz="8" w:space="0" w:color="auto"/>
              <w:left w:val="single" w:sz="8" w:space="0" w:color="auto"/>
              <w:bottom w:val="single" w:sz="8" w:space="0" w:color="auto"/>
              <w:right w:val="single" w:sz="4" w:space="0" w:color="auto"/>
            </w:tcBorders>
          </w:tcPr>
          <w:p w14:paraId="03663C52" w14:textId="20AB5C54" w:rsidR="00036CAA" w:rsidRPr="009013BE" w:rsidRDefault="001C740B" w:rsidP="00C363E7">
            <w:pPr>
              <w:jc w:val="center"/>
              <w:cnfStyle w:val="000000000000" w:firstRow="0" w:lastRow="0" w:firstColumn="0" w:lastColumn="0" w:oddVBand="0" w:evenVBand="0" w:oddHBand="0" w:evenHBand="0" w:firstRowFirstColumn="0" w:firstRowLastColumn="0" w:lastRowFirstColumn="0" w:lastRowLastColumn="0"/>
            </w:pPr>
            <w:r w:rsidRPr="009013BE">
              <w:t xml:space="preserve">Convocatorias </w:t>
            </w:r>
          </w:p>
        </w:tc>
        <w:tc>
          <w:tcPr>
            <w:tcW w:w="0" w:type="auto"/>
            <w:tcBorders>
              <w:top w:val="single" w:sz="4" w:space="0" w:color="auto"/>
              <w:left w:val="single" w:sz="4" w:space="0" w:color="auto"/>
              <w:bottom w:val="single" w:sz="4" w:space="0" w:color="auto"/>
              <w:right w:val="single" w:sz="4" w:space="0" w:color="auto"/>
            </w:tcBorders>
          </w:tcPr>
          <w:p w14:paraId="0424B82F" w14:textId="2D13418B" w:rsidR="00036CAA" w:rsidRPr="009013BE" w:rsidRDefault="001B6579" w:rsidP="00C363E7">
            <w:pPr>
              <w:jc w:val="center"/>
              <w:cnfStyle w:val="000000000000" w:firstRow="0" w:lastRow="0" w:firstColumn="0" w:lastColumn="0" w:oddVBand="0" w:evenVBand="0" w:oddHBand="0" w:evenHBand="0" w:firstRowFirstColumn="0" w:firstRowLastColumn="0" w:lastRowFirstColumn="0" w:lastRowLastColumn="0"/>
            </w:pPr>
            <w:r w:rsidRPr="009013BE">
              <w:t>Septiembre- diciembre</w:t>
            </w:r>
          </w:p>
        </w:tc>
      </w:tr>
      <w:tr w:rsidR="00AD17A4" w:rsidRPr="009013BE" w14:paraId="2D6A1E54" w14:textId="77777777" w:rsidTr="00020F1B">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18CACCAC" w14:textId="7AC281DF" w:rsidR="00036CAA" w:rsidRPr="00D31AAF" w:rsidRDefault="00B91B41" w:rsidP="00C363E7">
            <w:pPr>
              <w:jc w:val="both"/>
            </w:pPr>
            <w:r w:rsidRPr="00D31AAF">
              <w:t>Cultural artístico</w:t>
            </w:r>
          </w:p>
        </w:tc>
        <w:tc>
          <w:tcPr>
            <w:tcW w:w="7142" w:type="dxa"/>
            <w:tcBorders>
              <w:top w:val="single" w:sz="8" w:space="0" w:color="auto"/>
              <w:left w:val="single" w:sz="4" w:space="0" w:color="auto"/>
              <w:bottom w:val="single" w:sz="8" w:space="0" w:color="auto"/>
              <w:right w:val="single" w:sz="8" w:space="0" w:color="auto"/>
            </w:tcBorders>
          </w:tcPr>
          <w:p w14:paraId="371AA984" w14:textId="71A298F0" w:rsidR="00036CAA" w:rsidRPr="009013BE" w:rsidRDefault="00B91B41" w:rsidP="00C363E7">
            <w:pPr>
              <w:jc w:val="both"/>
              <w:cnfStyle w:val="000000100000" w:firstRow="0" w:lastRow="0" w:firstColumn="0" w:lastColumn="0" w:oddVBand="0" w:evenVBand="0" w:oddHBand="1" w:evenHBand="0" w:firstRowFirstColumn="0" w:firstRowLastColumn="0" w:lastRowFirstColumn="0" w:lastRowLastColumn="0"/>
            </w:pPr>
            <w:r w:rsidRPr="009013BE">
              <w:t xml:space="preserve">Creación y adaptación de obras </w:t>
            </w:r>
            <w:r w:rsidR="000C4AD7" w:rsidRPr="009013BE">
              <w:t>literarias, los</w:t>
            </w:r>
            <w:r w:rsidRPr="009013BE">
              <w:t xml:space="preserve"> estudiantes partirán de la lectura de una obra para adaptarla, representarla o crear otras, poniendo en práctica sus habilidades de lectura, escritura y expresión oral.</w:t>
            </w:r>
          </w:p>
        </w:tc>
        <w:tc>
          <w:tcPr>
            <w:tcW w:w="0" w:type="auto"/>
            <w:tcBorders>
              <w:top w:val="single" w:sz="8" w:space="0" w:color="auto"/>
              <w:left w:val="single" w:sz="8" w:space="0" w:color="auto"/>
              <w:bottom w:val="single" w:sz="8" w:space="0" w:color="auto"/>
              <w:right w:val="single" w:sz="4" w:space="0" w:color="auto"/>
            </w:tcBorders>
          </w:tcPr>
          <w:p w14:paraId="14E60E4A" w14:textId="733D2E1B" w:rsidR="00036CAA" w:rsidRPr="009013BE" w:rsidRDefault="00B91B41" w:rsidP="00C363E7">
            <w:pPr>
              <w:jc w:val="center"/>
              <w:cnfStyle w:val="000000100000" w:firstRow="0" w:lastRow="0" w:firstColumn="0" w:lastColumn="0" w:oddVBand="0" w:evenVBand="0" w:oddHBand="1" w:evenHBand="0" w:firstRowFirstColumn="0" w:firstRowLastColumn="0" w:lastRowFirstColumn="0" w:lastRowLastColumn="0"/>
            </w:pPr>
            <w:r w:rsidRPr="009013BE">
              <w:t>Fotografías</w:t>
            </w:r>
          </w:p>
        </w:tc>
        <w:tc>
          <w:tcPr>
            <w:tcW w:w="0" w:type="auto"/>
            <w:tcBorders>
              <w:top w:val="single" w:sz="4" w:space="0" w:color="auto"/>
              <w:left w:val="single" w:sz="4" w:space="0" w:color="auto"/>
              <w:bottom w:val="single" w:sz="4" w:space="0" w:color="auto"/>
              <w:right w:val="single" w:sz="4" w:space="0" w:color="auto"/>
            </w:tcBorders>
          </w:tcPr>
          <w:p w14:paraId="58BEDE7C" w14:textId="7511FAC6" w:rsidR="00036CAA" w:rsidRPr="009013BE" w:rsidRDefault="00B91B41" w:rsidP="00C363E7">
            <w:pPr>
              <w:jc w:val="center"/>
              <w:cnfStyle w:val="000000100000" w:firstRow="0" w:lastRow="0" w:firstColumn="0" w:lastColumn="0" w:oddVBand="0" w:evenVBand="0" w:oddHBand="1" w:evenHBand="0" w:firstRowFirstColumn="0" w:firstRowLastColumn="0" w:lastRowFirstColumn="0" w:lastRowLastColumn="0"/>
            </w:pPr>
            <w:r w:rsidRPr="009013BE">
              <w:t>diciembre</w:t>
            </w:r>
          </w:p>
        </w:tc>
      </w:tr>
      <w:tr w:rsidR="00733582" w:rsidRPr="009013BE" w14:paraId="08D46283" w14:textId="77777777" w:rsidTr="00020F1B">
        <w:trPr>
          <w:trHeight w:val="675"/>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76D5F01D" w14:textId="7E869DD0" w:rsidR="00733582" w:rsidRPr="00D31AAF" w:rsidRDefault="00733582" w:rsidP="00733582">
            <w:pPr>
              <w:jc w:val="both"/>
            </w:pPr>
            <w:r w:rsidRPr="00D31AAF">
              <w:t>Fortalecer la identidad escolar con el alumnado en general, mediante el enriquecimiento de las actividades o eventos de integración, convivencia e interacción.</w:t>
            </w:r>
          </w:p>
        </w:tc>
        <w:tc>
          <w:tcPr>
            <w:tcW w:w="7142" w:type="dxa"/>
            <w:tcBorders>
              <w:top w:val="single" w:sz="8" w:space="0" w:color="auto"/>
              <w:left w:val="single" w:sz="4" w:space="0" w:color="auto"/>
              <w:bottom w:val="single" w:sz="8" w:space="0" w:color="auto"/>
              <w:right w:val="single" w:sz="8" w:space="0" w:color="auto"/>
            </w:tcBorders>
          </w:tcPr>
          <w:p w14:paraId="08698C30" w14:textId="0D612F26" w:rsidR="00733582" w:rsidRPr="009013BE" w:rsidRDefault="00733582" w:rsidP="00733582">
            <w:pPr>
              <w:jc w:val="both"/>
              <w:cnfStyle w:val="000000000000" w:firstRow="0" w:lastRow="0" w:firstColumn="0" w:lastColumn="0" w:oddVBand="0" w:evenVBand="0" w:oddHBand="0" w:evenHBand="0" w:firstRowFirstColumn="0" w:firstRowLastColumn="0" w:lastRowFirstColumn="0" w:lastRowLastColumn="0"/>
            </w:pPr>
            <w:r w:rsidRPr="009013BE">
              <w:t xml:space="preserve">Llevar a cabo actividades encaminadas para la integración de los estudiantes en los grupos de, ballet </w:t>
            </w:r>
            <w:proofErr w:type="spellStart"/>
            <w:r w:rsidRPr="009013BE">
              <w:t>folcklórico</w:t>
            </w:r>
            <w:proofErr w:type="spellEnd"/>
            <w:r w:rsidRPr="009013BE">
              <w:t xml:space="preserve"> y equipos deportivos del plantel</w:t>
            </w:r>
          </w:p>
        </w:tc>
        <w:tc>
          <w:tcPr>
            <w:tcW w:w="0" w:type="auto"/>
            <w:tcBorders>
              <w:top w:val="single" w:sz="8" w:space="0" w:color="auto"/>
              <w:left w:val="single" w:sz="8" w:space="0" w:color="auto"/>
              <w:bottom w:val="single" w:sz="8" w:space="0" w:color="auto"/>
              <w:right w:val="single" w:sz="4" w:space="0" w:color="auto"/>
            </w:tcBorders>
          </w:tcPr>
          <w:p w14:paraId="5433C675" w14:textId="645A7E93" w:rsidR="00733582" w:rsidRPr="009013BE" w:rsidRDefault="00733582" w:rsidP="00733582">
            <w:pPr>
              <w:jc w:val="center"/>
              <w:cnfStyle w:val="000000000000" w:firstRow="0" w:lastRow="0" w:firstColumn="0" w:lastColumn="0" w:oddVBand="0" w:evenVBand="0" w:oddHBand="0" w:evenHBand="0" w:firstRowFirstColumn="0" w:firstRowLastColumn="0" w:lastRowFirstColumn="0" w:lastRowLastColumn="0"/>
            </w:pPr>
            <w:r w:rsidRPr="009013BE">
              <w:t xml:space="preserve">Fotografías </w:t>
            </w:r>
          </w:p>
        </w:tc>
        <w:tc>
          <w:tcPr>
            <w:tcW w:w="0" w:type="auto"/>
            <w:tcBorders>
              <w:top w:val="single" w:sz="4" w:space="0" w:color="auto"/>
              <w:left w:val="single" w:sz="4" w:space="0" w:color="auto"/>
              <w:bottom w:val="single" w:sz="4" w:space="0" w:color="auto"/>
              <w:right w:val="single" w:sz="4" w:space="0" w:color="auto"/>
            </w:tcBorders>
          </w:tcPr>
          <w:p w14:paraId="6151591C" w14:textId="7EB6A8F6" w:rsidR="00733582" w:rsidRPr="009013BE" w:rsidRDefault="00733582" w:rsidP="00733582">
            <w:pPr>
              <w:jc w:val="center"/>
              <w:cnfStyle w:val="000000000000" w:firstRow="0" w:lastRow="0" w:firstColumn="0" w:lastColumn="0" w:oddVBand="0" w:evenVBand="0" w:oddHBand="0" w:evenHBand="0" w:firstRowFirstColumn="0" w:firstRowLastColumn="0" w:lastRowFirstColumn="0" w:lastRowLastColumn="0"/>
            </w:pPr>
            <w:r w:rsidRPr="009013BE">
              <w:t xml:space="preserve">Permanente </w:t>
            </w:r>
          </w:p>
        </w:tc>
      </w:tr>
      <w:tr w:rsidR="00733582" w:rsidRPr="009013BE" w14:paraId="428E5519" w14:textId="77777777" w:rsidTr="00020F1B">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18FBA62C" w14:textId="4F5C3450" w:rsidR="00733582" w:rsidRPr="00D31AAF" w:rsidRDefault="00733582" w:rsidP="00733582">
            <w:pPr>
              <w:jc w:val="both"/>
            </w:pPr>
            <w:r w:rsidRPr="00D31AAF">
              <w:t xml:space="preserve">Actividades para escolares y Ballet </w:t>
            </w:r>
            <w:proofErr w:type="spellStart"/>
            <w:r w:rsidRPr="00D31AAF">
              <w:t>folcklórico</w:t>
            </w:r>
            <w:proofErr w:type="spellEnd"/>
            <w:r w:rsidRPr="00D31AAF">
              <w:t>, equipos deportivos.</w:t>
            </w:r>
          </w:p>
        </w:tc>
        <w:tc>
          <w:tcPr>
            <w:tcW w:w="7142" w:type="dxa"/>
            <w:tcBorders>
              <w:top w:val="single" w:sz="8" w:space="0" w:color="auto"/>
              <w:left w:val="single" w:sz="4" w:space="0" w:color="auto"/>
              <w:bottom w:val="single" w:sz="8" w:space="0" w:color="auto"/>
              <w:right w:val="single" w:sz="8" w:space="0" w:color="auto"/>
            </w:tcBorders>
          </w:tcPr>
          <w:p w14:paraId="0922AEF8" w14:textId="1F4FAE51" w:rsidR="00733582" w:rsidRPr="009013BE" w:rsidRDefault="00733582" w:rsidP="00733582">
            <w:pPr>
              <w:jc w:val="both"/>
              <w:cnfStyle w:val="000000100000" w:firstRow="0" w:lastRow="0" w:firstColumn="0" w:lastColumn="0" w:oddVBand="0" w:evenVBand="0" w:oddHBand="1" w:evenHBand="0" w:firstRowFirstColumn="0" w:firstRowLastColumn="0" w:lastRowFirstColumn="0" w:lastRowLastColumn="0"/>
            </w:pPr>
            <w:r w:rsidRPr="009013BE">
              <w:t xml:space="preserve">Llevar a cabo actividades encaminadas para la integración de los estudiantes en los grupos de, ballet </w:t>
            </w:r>
            <w:proofErr w:type="spellStart"/>
            <w:r w:rsidRPr="009013BE">
              <w:t>folcklórico</w:t>
            </w:r>
            <w:proofErr w:type="spellEnd"/>
            <w:r w:rsidRPr="009013BE">
              <w:t xml:space="preserve"> y equipos deportivos del plantel</w:t>
            </w:r>
          </w:p>
        </w:tc>
        <w:tc>
          <w:tcPr>
            <w:tcW w:w="0" w:type="auto"/>
            <w:tcBorders>
              <w:top w:val="single" w:sz="8" w:space="0" w:color="auto"/>
              <w:left w:val="single" w:sz="8" w:space="0" w:color="auto"/>
              <w:bottom w:val="single" w:sz="8" w:space="0" w:color="auto"/>
              <w:right w:val="single" w:sz="4" w:space="0" w:color="auto"/>
            </w:tcBorders>
          </w:tcPr>
          <w:p w14:paraId="129F106D" w14:textId="4EDF1751" w:rsidR="00733582" w:rsidRPr="009013BE" w:rsidRDefault="00733582" w:rsidP="00733582">
            <w:pPr>
              <w:jc w:val="center"/>
              <w:cnfStyle w:val="000000100000" w:firstRow="0" w:lastRow="0" w:firstColumn="0" w:lastColumn="0" w:oddVBand="0" w:evenVBand="0" w:oddHBand="1" w:evenHBand="0" w:firstRowFirstColumn="0" w:firstRowLastColumn="0" w:lastRowFirstColumn="0" w:lastRowLastColumn="0"/>
            </w:pPr>
            <w:r w:rsidRPr="009013BE">
              <w:t xml:space="preserve">Fotografías </w:t>
            </w:r>
          </w:p>
        </w:tc>
        <w:tc>
          <w:tcPr>
            <w:tcW w:w="0" w:type="auto"/>
            <w:tcBorders>
              <w:top w:val="single" w:sz="4" w:space="0" w:color="auto"/>
              <w:left w:val="single" w:sz="4" w:space="0" w:color="auto"/>
              <w:bottom w:val="single" w:sz="4" w:space="0" w:color="auto"/>
              <w:right w:val="single" w:sz="4" w:space="0" w:color="auto"/>
            </w:tcBorders>
          </w:tcPr>
          <w:p w14:paraId="7B45DF24" w14:textId="5F8E599D" w:rsidR="00733582" w:rsidRPr="009013BE" w:rsidRDefault="00733582" w:rsidP="00733582">
            <w:pPr>
              <w:jc w:val="center"/>
              <w:cnfStyle w:val="000000100000" w:firstRow="0" w:lastRow="0" w:firstColumn="0" w:lastColumn="0" w:oddVBand="0" w:evenVBand="0" w:oddHBand="1" w:evenHBand="0" w:firstRowFirstColumn="0" w:firstRowLastColumn="0" w:lastRowFirstColumn="0" w:lastRowLastColumn="0"/>
            </w:pPr>
            <w:r w:rsidRPr="009013BE">
              <w:t xml:space="preserve">Permanente </w:t>
            </w:r>
          </w:p>
        </w:tc>
      </w:tr>
      <w:tr w:rsidR="00AF6284" w:rsidRPr="009013BE" w14:paraId="313A6BED" w14:textId="77777777" w:rsidTr="00020F1B">
        <w:trPr>
          <w:trHeight w:val="675"/>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bottom w:val="single" w:sz="4" w:space="0" w:color="auto"/>
              <w:right w:val="single" w:sz="4" w:space="0" w:color="auto"/>
            </w:tcBorders>
          </w:tcPr>
          <w:p w14:paraId="59154EFB" w14:textId="02986B1D" w:rsidR="00AF6284" w:rsidRPr="00D31AAF" w:rsidRDefault="00AF6284" w:rsidP="00AF6284">
            <w:pPr>
              <w:jc w:val="both"/>
            </w:pPr>
            <w:del w:id="83" w:author="BACHILLERATO GENERAL ALFONSO DE LA MADRID VIDAURRETA" w:date="2025-09-18T23:23:00Z">
              <w:r w:rsidRPr="00D31AAF" w:rsidDel="007A4D70">
                <w:lastRenderedPageBreak/>
                <w:delText>Promover  encuentros</w:delText>
              </w:r>
            </w:del>
            <w:ins w:id="84" w:author="BACHILLERATO GENERAL ALFONSO DE LA MADRID VIDAURRETA" w:date="2025-09-18T23:23:00Z">
              <w:r w:rsidR="007A4D70" w:rsidRPr="00D31AAF">
                <w:t>Promover encuentros</w:t>
              </w:r>
            </w:ins>
            <w:r w:rsidRPr="00D31AAF">
              <w:t xml:space="preserve"> deportivos, artísticos, culturales y sociales.</w:t>
            </w:r>
          </w:p>
        </w:tc>
        <w:tc>
          <w:tcPr>
            <w:tcW w:w="7142" w:type="dxa"/>
            <w:tcBorders>
              <w:top w:val="single" w:sz="8" w:space="0" w:color="auto"/>
              <w:left w:val="single" w:sz="4" w:space="0" w:color="auto"/>
              <w:bottom w:val="single" w:sz="8" w:space="0" w:color="auto"/>
              <w:right w:val="single" w:sz="8" w:space="0" w:color="auto"/>
            </w:tcBorders>
          </w:tcPr>
          <w:p w14:paraId="2183D2A5" w14:textId="7CDED893" w:rsidR="00AF6284" w:rsidRPr="009013BE" w:rsidRDefault="00AF6284" w:rsidP="00AF6284">
            <w:pPr>
              <w:jc w:val="both"/>
              <w:cnfStyle w:val="000000000000" w:firstRow="0" w:lastRow="0" w:firstColumn="0" w:lastColumn="0" w:oddVBand="0" w:evenVBand="0" w:oddHBand="0" w:evenHBand="0" w:firstRowFirstColumn="0" w:firstRowLastColumn="0" w:lastRowFirstColumn="0" w:lastRowLastColumn="0"/>
            </w:pPr>
            <w:r w:rsidRPr="009013BE">
              <w:t xml:space="preserve">Llevar a cabo actividades encaminadas para la integración de los estudiantes en los grupos de, ballet </w:t>
            </w:r>
            <w:proofErr w:type="spellStart"/>
            <w:r w:rsidRPr="009013BE">
              <w:t>folcklórico</w:t>
            </w:r>
            <w:proofErr w:type="spellEnd"/>
            <w:r w:rsidRPr="009013BE">
              <w:t xml:space="preserve"> y equipos deportivos del plantel.</w:t>
            </w:r>
          </w:p>
        </w:tc>
        <w:tc>
          <w:tcPr>
            <w:tcW w:w="0" w:type="auto"/>
            <w:tcBorders>
              <w:top w:val="single" w:sz="8" w:space="0" w:color="auto"/>
              <w:left w:val="single" w:sz="8" w:space="0" w:color="auto"/>
              <w:bottom w:val="single" w:sz="8" w:space="0" w:color="auto"/>
              <w:right w:val="single" w:sz="4" w:space="0" w:color="auto"/>
            </w:tcBorders>
          </w:tcPr>
          <w:p w14:paraId="5934C727" w14:textId="0C278201" w:rsidR="00AF6284" w:rsidRPr="009013BE" w:rsidRDefault="00AF6284" w:rsidP="00AF6284">
            <w:pPr>
              <w:jc w:val="center"/>
              <w:cnfStyle w:val="000000000000" w:firstRow="0" w:lastRow="0" w:firstColumn="0" w:lastColumn="0" w:oddVBand="0" w:evenVBand="0" w:oddHBand="0" w:evenHBand="0" w:firstRowFirstColumn="0" w:firstRowLastColumn="0" w:lastRowFirstColumn="0" w:lastRowLastColumn="0"/>
            </w:pPr>
            <w:r w:rsidRPr="009013BE">
              <w:t xml:space="preserve">Fotografías </w:t>
            </w:r>
          </w:p>
        </w:tc>
        <w:tc>
          <w:tcPr>
            <w:tcW w:w="0" w:type="auto"/>
            <w:tcBorders>
              <w:top w:val="single" w:sz="4" w:space="0" w:color="auto"/>
              <w:left w:val="single" w:sz="4" w:space="0" w:color="auto"/>
              <w:bottom w:val="single" w:sz="4" w:space="0" w:color="auto"/>
              <w:right w:val="single" w:sz="4" w:space="0" w:color="auto"/>
            </w:tcBorders>
          </w:tcPr>
          <w:p w14:paraId="58C8FA62" w14:textId="62B32AEA" w:rsidR="00AF6284" w:rsidRPr="009013BE" w:rsidRDefault="00AF6284" w:rsidP="00AF6284">
            <w:pPr>
              <w:jc w:val="center"/>
              <w:cnfStyle w:val="000000000000" w:firstRow="0" w:lastRow="0" w:firstColumn="0" w:lastColumn="0" w:oddVBand="0" w:evenVBand="0" w:oddHBand="0" w:evenHBand="0" w:firstRowFirstColumn="0" w:firstRowLastColumn="0" w:lastRowFirstColumn="0" w:lastRowLastColumn="0"/>
            </w:pPr>
            <w:r w:rsidRPr="009013BE">
              <w:t xml:space="preserve">Permanente </w:t>
            </w:r>
          </w:p>
        </w:tc>
      </w:tr>
    </w:tbl>
    <w:p w14:paraId="1A06F174" w14:textId="77777777" w:rsidR="009D2C4D" w:rsidRDefault="009D2C4D"/>
    <w:p w14:paraId="121FBA9D" w14:textId="77777777" w:rsidR="00736B0D" w:rsidRPr="00736B0D" w:rsidRDefault="00736B0D" w:rsidP="00736B0D">
      <w:pPr>
        <w:rPr>
          <w:b/>
          <w:bCs/>
        </w:rPr>
      </w:pPr>
      <w:r w:rsidRPr="00736B0D">
        <w:rPr>
          <w:b/>
          <w:bCs/>
        </w:rPr>
        <w:t>Categoría: PROGRAMA DE SEGURIDAD ESCOLAR ANTE RIESGOS</w:t>
      </w:r>
    </w:p>
    <w:p w14:paraId="17B9BB65" w14:textId="77777777" w:rsidR="001D2B54" w:rsidRPr="007562D2" w:rsidRDefault="007562D2">
      <w:pPr>
        <w:rPr>
          <w:sz w:val="40"/>
        </w:rPr>
      </w:pPr>
      <w:r w:rsidRPr="007562D2">
        <w:rPr>
          <w:sz w:val="40"/>
        </w:rPr>
        <w:t>ORGANIZACIÓN</w:t>
      </w:r>
    </w:p>
    <w:p w14:paraId="4B56DE0B" w14:textId="3A797AB5" w:rsidR="007562D2" w:rsidRDefault="007562D2">
      <w:r>
        <w:t xml:space="preserve">Categoría: </w:t>
      </w:r>
      <w:r w:rsidRPr="0019535F">
        <w:rPr>
          <w:b/>
        </w:rPr>
        <w:t>INDICADORES ACAD</w:t>
      </w:r>
      <w:r w:rsidR="007453ED">
        <w:rPr>
          <w:b/>
        </w:rPr>
        <w:t>É</w:t>
      </w:r>
      <w:r w:rsidRPr="0019535F">
        <w:rPr>
          <w:b/>
        </w:rPr>
        <w:t>MICOS.</w:t>
      </w:r>
    </w:p>
    <w:p w14:paraId="5E91295B" w14:textId="281F0ABA" w:rsidR="007562D2" w:rsidRDefault="007562D2">
      <w:r>
        <w:t>Línea de acción: Brindar atención a los estudiant</w:t>
      </w:r>
      <w:r w:rsidR="00596B74">
        <w:t>es con problemas de entrega de actividades</w:t>
      </w:r>
      <w:r>
        <w:t>.</w:t>
      </w:r>
    </w:p>
    <w:tbl>
      <w:tblPr>
        <w:tblStyle w:val="Tablaconcuadrcula"/>
        <w:tblW w:w="12250" w:type="dxa"/>
        <w:jc w:val="center"/>
        <w:tblLook w:val="04A0" w:firstRow="1" w:lastRow="0" w:firstColumn="1" w:lastColumn="0" w:noHBand="0" w:noVBand="1"/>
      </w:tblPr>
      <w:tblGrid>
        <w:gridCol w:w="2980"/>
        <w:gridCol w:w="2178"/>
        <w:gridCol w:w="639"/>
        <w:gridCol w:w="545"/>
        <w:gridCol w:w="591"/>
        <w:gridCol w:w="640"/>
        <w:gridCol w:w="530"/>
        <w:gridCol w:w="576"/>
        <w:gridCol w:w="548"/>
        <w:gridCol w:w="666"/>
        <w:gridCol w:w="597"/>
        <w:gridCol w:w="656"/>
        <w:gridCol w:w="578"/>
        <w:gridCol w:w="526"/>
      </w:tblGrid>
      <w:tr w:rsidR="00596B74" w14:paraId="53EA3F98" w14:textId="77777777" w:rsidTr="001248A8">
        <w:trPr>
          <w:trHeight w:val="440"/>
          <w:jc w:val="center"/>
        </w:trPr>
        <w:tc>
          <w:tcPr>
            <w:tcW w:w="0" w:type="auto"/>
            <w:vMerge w:val="restart"/>
            <w:shd w:val="clear" w:color="auto" w:fill="632423" w:themeFill="accent2" w:themeFillShade="80"/>
          </w:tcPr>
          <w:p w14:paraId="6651B0C2" w14:textId="77777777" w:rsidR="00B42783" w:rsidRDefault="00B42783" w:rsidP="007562D2">
            <w:pPr>
              <w:jc w:val="center"/>
              <w:rPr>
                <w:b/>
              </w:rPr>
            </w:pPr>
          </w:p>
          <w:p w14:paraId="66F6E24F" w14:textId="77777777" w:rsidR="007562D2" w:rsidRPr="007562D2" w:rsidRDefault="007562D2" w:rsidP="007562D2">
            <w:pPr>
              <w:jc w:val="center"/>
              <w:rPr>
                <w:b/>
              </w:rPr>
            </w:pPr>
            <w:r w:rsidRPr="007562D2">
              <w:rPr>
                <w:b/>
              </w:rPr>
              <w:t>ACTIVIDADES</w:t>
            </w:r>
          </w:p>
        </w:tc>
        <w:tc>
          <w:tcPr>
            <w:tcW w:w="0" w:type="auto"/>
            <w:vMerge w:val="restart"/>
            <w:shd w:val="clear" w:color="auto" w:fill="632423" w:themeFill="accent2" w:themeFillShade="80"/>
          </w:tcPr>
          <w:p w14:paraId="2854EDC2" w14:textId="77777777" w:rsidR="00B42783" w:rsidRDefault="00B42783" w:rsidP="007562D2">
            <w:pPr>
              <w:jc w:val="center"/>
              <w:rPr>
                <w:b/>
              </w:rPr>
            </w:pPr>
          </w:p>
          <w:p w14:paraId="5D31E505" w14:textId="77777777" w:rsidR="007562D2" w:rsidRPr="007562D2" w:rsidRDefault="007562D2" w:rsidP="007562D2">
            <w:pPr>
              <w:jc w:val="center"/>
              <w:rPr>
                <w:b/>
              </w:rPr>
            </w:pPr>
            <w:r w:rsidRPr="007562D2">
              <w:rPr>
                <w:b/>
              </w:rPr>
              <w:t>RESPONSABLE</w:t>
            </w:r>
          </w:p>
        </w:tc>
        <w:tc>
          <w:tcPr>
            <w:tcW w:w="0" w:type="auto"/>
            <w:gridSpan w:val="12"/>
            <w:shd w:val="clear" w:color="auto" w:fill="632423" w:themeFill="accent2" w:themeFillShade="80"/>
          </w:tcPr>
          <w:p w14:paraId="5E2BDDD6" w14:textId="3BAFA758" w:rsidR="007562D2" w:rsidRPr="007562D2" w:rsidRDefault="00E96ED9" w:rsidP="00B25B32">
            <w:pPr>
              <w:jc w:val="center"/>
              <w:rPr>
                <w:b/>
              </w:rPr>
            </w:pPr>
            <w:r>
              <w:rPr>
                <w:b/>
              </w:rPr>
              <w:t>CICLO ESCOLAR 202</w:t>
            </w:r>
            <w:ins w:id="85" w:author="BACHILLERATO GENERAL ALFONSO DE LA MADRID VIDAURRETA" w:date="2025-09-18T23:25:00Z">
              <w:r w:rsidR="007A4D70">
                <w:rPr>
                  <w:b/>
                </w:rPr>
                <w:t>5</w:t>
              </w:r>
            </w:ins>
            <w:del w:id="86" w:author="BACHILLERATO GENERAL ALFONSO DE LA MADRID VIDAURRETA" w:date="2025-09-18T23:25:00Z">
              <w:r w:rsidR="00D31AAF" w:rsidDel="007A4D70">
                <w:rPr>
                  <w:b/>
                </w:rPr>
                <w:delText>4</w:delText>
              </w:r>
            </w:del>
            <w:r>
              <w:rPr>
                <w:b/>
              </w:rPr>
              <w:t>- 202</w:t>
            </w:r>
            <w:ins w:id="87" w:author="BACHILLERATO GENERAL ALFONSO DE LA MADRID VIDAURRETA" w:date="2025-09-18T23:25:00Z">
              <w:r w:rsidR="007A4D70">
                <w:rPr>
                  <w:b/>
                </w:rPr>
                <w:t>6</w:t>
              </w:r>
            </w:ins>
            <w:del w:id="88" w:author="BACHILLERATO GENERAL ALFONSO DE LA MADRID VIDAURRETA" w:date="2025-09-18T23:25:00Z">
              <w:r w:rsidR="00D31AAF" w:rsidDel="007A4D70">
                <w:rPr>
                  <w:b/>
                </w:rPr>
                <w:delText>5</w:delText>
              </w:r>
            </w:del>
          </w:p>
        </w:tc>
      </w:tr>
      <w:tr w:rsidR="003A20F8" w14:paraId="556C6022" w14:textId="77777777" w:rsidTr="001248A8">
        <w:trPr>
          <w:trHeight w:val="234"/>
          <w:jc w:val="center"/>
        </w:trPr>
        <w:tc>
          <w:tcPr>
            <w:tcW w:w="0" w:type="auto"/>
            <w:vMerge/>
            <w:shd w:val="clear" w:color="auto" w:fill="632423" w:themeFill="accent2" w:themeFillShade="80"/>
          </w:tcPr>
          <w:p w14:paraId="5C9696CA" w14:textId="77777777" w:rsidR="007562D2" w:rsidRPr="007562D2" w:rsidRDefault="007562D2" w:rsidP="007562D2">
            <w:pPr>
              <w:jc w:val="center"/>
              <w:rPr>
                <w:b/>
              </w:rPr>
            </w:pPr>
          </w:p>
        </w:tc>
        <w:tc>
          <w:tcPr>
            <w:tcW w:w="0" w:type="auto"/>
            <w:vMerge/>
            <w:shd w:val="clear" w:color="auto" w:fill="632423" w:themeFill="accent2" w:themeFillShade="80"/>
          </w:tcPr>
          <w:p w14:paraId="1823A4CB" w14:textId="77777777" w:rsidR="007562D2" w:rsidRPr="007562D2" w:rsidRDefault="007562D2" w:rsidP="007562D2">
            <w:pPr>
              <w:jc w:val="center"/>
              <w:rPr>
                <w:b/>
              </w:rPr>
            </w:pPr>
          </w:p>
        </w:tc>
        <w:tc>
          <w:tcPr>
            <w:tcW w:w="0" w:type="auto"/>
            <w:shd w:val="clear" w:color="auto" w:fill="632423" w:themeFill="accent2" w:themeFillShade="80"/>
          </w:tcPr>
          <w:p w14:paraId="2A75B852" w14:textId="77777777" w:rsidR="007562D2" w:rsidRPr="007562D2" w:rsidRDefault="007562D2" w:rsidP="007562D2">
            <w:pPr>
              <w:jc w:val="center"/>
              <w:rPr>
                <w:b/>
              </w:rPr>
            </w:pPr>
            <w:r w:rsidRPr="007562D2">
              <w:rPr>
                <w:b/>
              </w:rPr>
              <w:t>AGO</w:t>
            </w:r>
          </w:p>
        </w:tc>
        <w:tc>
          <w:tcPr>
            <w:tcW w:w="0" w:type="auto"/>
            <w:shd w:val="clear" w:color="auto" w:fill="632423" w:themeFill="accent2" w:themeFillShade="80"/>
          </w:tcPr>
          <w:p w14:paraId="012CDA97" w14:textId="77777777" w:rsidR="007562D2" w:rsidRPr="007562D2" w:rsidRDefault="007562D2" w:rsidP="007562D2">
            <w:pPr>
              <w:jc w:val="center"/>
              <w:rPr>
                <w:b/>
              </w:rPr>
            </w:pPr>
            <w:r w:rsidRPr="007562D2">
              <w:rPr>
                <w:b/>
              </w:rPr>
              <w:t>SEP</w:t>
            </w:r>
          </w:p>
        </w:tc>
        <w:tc>
          <w:tcPr>
            <w:tcW w:w="0" w:type="auto"/>
            <w:shd w:val="clear" w:color="auto" w:fill="632423" w:themeFill="accent2" w:themeFillShade="80"/>
          </w:tcPr>
          <w:p w14:paraId="30CA7A32" w14:textId="77777777" w:rsidR="007562D2" w:rsidRPr="007562D2" w:rsidRDefault="007562D2" w:rsidP="007562D2">
            <w:pPr>
              <w:jc w:val="center"/>
              <w:rPr>
                <w:b/>
              </w:rPr>
            </w:pPr>
            <w:r w:rsidRPr="007562D2">
              <w:rPr>
                <w:b/>
              </w:rPr>
              <w:t>OCT</w:t>
            </w:r>
          </w:p>
        </w:tc>
        <w:tc>
          <w:tcPr>
            <w:tcW w:w="0" w:type="auto"/>
            <w:shd w:val="clear" w:color="auto" w:fill="632423" w:themeFill="accent2" w:themeFillShade="80"/>
          </w:tcPr>
          <w:p w14:paraId="62BE9180" w14:textId="77777777" w:rsidR="007562D2" w:rsidRPr="007562D2" w:rsidRDefault="007562D2" w:rsidP="007562D2">
            <w:pPr>
              <w:jc w:val="center"/>
              <w:rPr>
                <w:b/>
              </w:rPr>
            </w:pPr>
            <w:r w:rsidRPr="007562D2">
              <w:rPr>
                <w:b/>
              </w:rPr>
              <w:t>NOV</w:t>
            </w:r>
          </w:p>
        </w:tc>
        <w:tc>
          <w:tcPr>
            <w:tcW w:w="0" w:type="auto"/>
            <w:shd w:val="clear" w:color="auto" w:fill="632423" w:themeFill="accent2" w:themeFillShade="80"/>
          </w:tcPr>
          <w:p w14:paraId="43E0CFD4" w14:textId="77777777" w:rsidR="007562D2" w:rsidRPr="007562D2" w:rsidRDefault="007562D2" w:rsidP="007562D2">
            <w:pPr>
              <w:jc w:val="center"/>
              <w:rPr>
                <w:b/>
              </w:rPr>
            </w:pPr>
            <w:r w:rsidRPr="007562D2">
              <w:rPr>
                <w:b/>
              </w:rPr>
              <w:t>DIC</w:t>
            </w:r>
          </w:p>
        </w:tc>
        <w:tc>
          <w:tcPr>
            <w:tcW w:w="0" w:type="auto"/>
            <w:shd w:val="clear" w:color="auto" w:fill="632423" w:themeFill="accent2" w:themeFillShade="80"/>
          </w:tcPr>
          <w:p w14:paraId="2291BE9A" w14:textId="77777777" w:rsidR="007562D2" w:rsidRPr="007562D2" w:rsidRDefault="007562D2" w:rsidP="007562D2">
            <w:pPr>
              <w:jc w:val="center"/>
              <w:rPr>
                <w:b/>
              </w:rPr>
            </w:pPr>
            <w:r w:rsidRPr="007562D2">
              <w:rPr>
                <w:b/>
              </w:rPr>
              <w:t>ENE</w:t>
            </w:r>
          </w:p>
        </w:tc>
        <w:tc>
          <w:tcPr>
            <w:tcW w:w="0" w:type="auto"/>
            <w:shd w:val="clear" w:color="auto" w:fill="632423" w:themeFill="accent2" w:themeFillShade="80"/>
          </w:tcPr>
          <w:p w14:paraId="4C49D177" w14:textId="77777777" w:rsidR="007562D2" w:rsidRPr="007562D2" w:rsidRDefault="007562D2" w:rsidP="007562D2">
            <w:pPr>
              <w:jc w:val="center"/>
              <w:rPr>
                <w:b/>
              </w:rPr>
            </w:pPr>
            <w:r w:rsidRPr="007562D2">
              <w:rPr>
                <w:b/>
              </w:rPr>
              <w:t>FEB</w:t>
            </w:r>
          </w:p>
        </w:tc>
        <w:tc>
          <w:tcPr>
            <w:tcW w:w="0" w:type="auto"/>
            <w:shd w:val="clear" w:color="auto" w:fill="632423" w:themeFill="accent2" w:themeFillShade="80"/>
          </w:tcPr>
          <w:p w14:paraId="46F5B2EC" w14:textId="77777777" w:rsidR="007562D2" w:rsidRPr="007562D2" w:rsidRDefault="007562D2" w:rsidP="007562D2">
            <w:pPr>
              <w:jc w:val="center"/>
              <w:rPr>
                <w:b/>
              </w:rPr>
            </w:pPr>
            <w:r w:rsidRPr="007562D2">
              <w:rPr>
                <w:b/>
              </w:rPr>
              <w:t>MAR</w:t>
            </w:r>
          </w:p>
        </w:tc>
        <w:tc>
          <w:tcPr>
            <w:tcW w:w="0" w:type="auto"/>
            <w:shd w:val="clear" w:color="auto" w:fill="632423" w:themeFill="accent2" w:themeFillShade="80"/>
          </w:tcPr>
          <w:p w14:paraId="5ADDE8C4" w14:textId="77777777" w:rsidR="007562D2" w:rsidRPr="007562D2" w:rsidRDefault="007562D2" w:rsidP="007562D2">
            <w:pPr>
              <w:jc w:val="center"/>
              <w:rPr>
                <w:b/>
              </w:rPr>
            </w:pPr>
            <w:r w:rsidRPr="007562D2">
              <w:rPr>
                <w:b/>
              </w:rPr>
              <w:t>ABR</w:t>
            </w:r>
          </w:p>
        </w:tc>
        <w:tc>
          <w:tcPr>
            <w:tcW w:w="0" w:type="auto"/>
            <w:shd w:val="clear" w:color="auto" w:fill="632423" w:themeFill="accent2" w:themeFillShade="80"/>
          </w:tcPr>
          <w:p w14:paraId="0E3789AA" w14:textId="77777777" w:rsidR="007562D2" w:rsidRPr="007562D2" w:rsidRDefault="007562D2" w:rsidP="007562D2">
            <w:pPr>
              <w:jc w:val="center"/>
              <w:rPr>
                <w:b/>
              </w:rPr>
            </w:pPr>
            <w:r w:rsidRPr="007562D2">
              <w:rPr>
                <w:b/>
              </w:rPr>
              <w:t>MAY</w:t>
            </w:r>
          </w:p>
        </w:tc>
        <w:tc>
          <w:tcPr>
            <w:tcW w:w="0" w:type="auto"/>
            <w:shd w:val="clear" w:color="auto" w:fill="632423" w:themeFill="accent2" w:themeFillShade="80"/>
          </w:tcPr>
          <w:p w14:paraId="03A8E5CD" w14:textId="77777777" w:rsidR="007562D2" w:rsidRPr="007562D2" w:rsidRDefault="007562D2" w:rsidP="007562D2">
            <w:pPr>
              <w:jc w:val="center"/>
              <w:rPr>
                <w:b/>
              </w:rPr>
            </w:pPr>
            <w:r w:rsidRPr="007562D2">
              <w:rPr>
                <w:b/>
              </w:rPr>
              <w:t>JUN</w:t>
            </w:r>
          </w:p>
        </w:tc>
        <w:tc>
          <w:tcPr>
            <w:tcW w:w="0" w:type="auto"/>
            <w:shd w:val="clear" w:color="auto" w:fill="632423" w:themeFill="accent2" w:themeFillShade="80"/>
          </w:tcPr>
          <w:p w14:paraId="01848EF1" w14:textId="77777777" w:rsidR="007562D2" w:rsidRPr="007562D2" w:rsidRDefault="007562D2" w:rsidP="007562D2">
            <w:pPr>
              <w:jc w:val="center"/>
              <w:rPr>
                <w:b/>
              </w:rPr>
            </w:pPr>
            <w:r w:rsidRPr="007562D2">
              <w:rPr>
                <w:b/>
              </w:rPr>
              <w:t>JUL</w:t>
            </w:r>
          </w:p>
        </w:tc>
      </w:tr>
      <w:tr w:rsidR="00596B74" w14:paraId="2B8AC791" w14:textId="77777777" w:rsidTr="00334A3C">
        <w:trPr>
          <w:trHeight w:val="1436"/>
          <w:jc w:val="center"/>
        </w:trPr>
        <w:tc>
          <w:tcPr>
            <w:tcW w:w="0" w:type="auto"/>
          </w:tcPr>
          <w:p w14:paraId="39B0D51D" w14:textId="77777777" w:rsidR="007562D2" w:rsidRDefault="007562D2" w:rsidP="007562D2">
            <w:pPr>
              <w:jc w:val="center"/>
            </w:pPr>
          </w:p>
          <w:p w14:paraId="6C6D712C" w14:textId="403AE025" w:rsidR="007562D2" w:rsidRDefault="007562D2" w:rsidP="00DC15D8">
            <w:r>
              <w:t>Llevar un registro de</w:t>
            </w:r>
            <w:r w:rsidR="00FB70AE">
              <w:t xml:space="preserve"> los</w:t>
            </w:r>
            <w:r w:rsidR="00DC15D8">
              <w:t xml:space="preserve"> e</w:t>
            </w:r>
            <w:r w:rsidR="00FB70AE">
              <w:t>stu</w:t>
            </w:r>
            <w:r w:rsidR="00596B74">
              <w:t xml:space="preserve">diantes con </w:t>
            </w:r>
            <w:r w:rsidR="003A20F8">
              <w:t>atraso</w:t>
            </w:r>
            <w:r w:rsidR="00596B74">
              <w:t xml:space="preserve"> </w:t>
            </w:r>
            <w:r w:rsidR="003A20F8">
              <w:t>en el aprendizaje</w:t>
            </w:r>
          </w:p>
        </w:tc>
        <w:tc>
          <w:tcPr>
            <w:tcW w:w="0" w:type="auto"/>
          </w:tcPr>
          <w:p w14:paraId="3D9BA1BE" w14:textId="77777777" w:rsidR="007562D2" w:rsidRDefault="007562D2" w:rsidP="007562D2">
            <w:pPr>
              <w:jc w:val="center"/>
            </w:pPr>
          </w:p>
          <w:p w14:paraId="1698BA23" w14:textId="2AC42BD1" w:rsidR="007562D2" w:rsidRDefault="00596B74" w:rsidP="007562D2">
            <w:pPr>
              <w:jc w:val="center"/>
            </w:pPr>
            <w:r>
              <w:t>Director</w:t>
            </w:r>
          </w:p>
          <w:p w14:paraId="7C298875" w14:textId="77777777" w:rsidR="007562D2" w:rsidRDefault="007562D2" w:rsidP="007562D2">
            <w:pPr>
              <w:jc w:val="center"/>
            </w:pPr>
          </w:p>
          <w:p w14:paraId="6064F619" w14:textId="336C0526" w:rsidR="007562D2" w:rsidRDefault="007562D2" w:rsidP="007562D2">
            <w:pPr>
              <w:jc w:val="center"/>
            </w:pPr>
            <w:r>
              <w:t>Tutores</w:t>
            </w:r>
            <w:r w:rsidR="00B25059">
              <w:t xml:space="preserve"> </w:t>
            </w:r>
            <w:r w:rsidR="00596B74">
              <w:t>y personal docente</w:t>
            </w:r>
          </w:p>
        </w:tc>
        <w:tc>
          <w:tcPr>
            <w:tcW w:w="0" w:type="auto"/>
          </w:tcPr>
          <w:p w14:paraId="1C421831" w14:textId="77777777" w:rsidR="007562D2" w:rsidRPr="00B25059" w:rsidRDefault="007562D2" w:rsidP="007562D2">
            <w:pPr>
              <w:jc w:val="center"/>
              <w:rPr>
                <w:color w:val="4F6228" w:themeColor="accent3" w:themeShade="80"/>
              </w:rPr>
            </w:pPr>
          </w:p>
        </w:tc>
        <w:tc>
          <w:tcPr>
            <w:tcW w:w="0" w:type="auto"/>
            <w:shd w:val="clear" w:color="auto" w:fill="4F6228" w:themeFill="accent3" w:themeFillShade="80"/>
          </w:tcPr>
          <w:p w14:paraId="2EA6D3FD" w14:textId="77777777" w:rsidR="007562D2" w:rsidRPr="00B25059" w:rsidRDefault="007562D2" w:rsidP="007562D2">
            <w:pPr>
              <w:jc w:val="center"/>
              <w:rPr>
                <w:color w:val="4F6228" w:themeColor="accent3" w:themeShade="80"/>
                <w:highlight w:val="darkGreen"/>
              </w:rPr>
            </w:pPr>
          </w:p>
        </w:tc>
        <w:tc>
          <w:tcPr>
            <w:tcW w:w="0" w:type="auto"/>
            <w:shd w:val="clear" w:color="auto" w:fill="4F6228" w:themeFill="accent3" w:themeFillShade="80"/>
          </w:tcPr>
          <w:p w14:paraId="511F4FA0" w14:textId="77777777" w:rsidR="007562D2" w:rsidRPr="00B25059" w:rsidRDefault="007562D2" w:rsidP="007562D2">
            <w:pPr>
              <w:jc w:val="center"/>
              <w:rPr>
                <w:color w:val="4F6228" w:themeColor="accent3" w:themeShade="80"/>
                <w:highlight w:val="darkGreen"/>
              </w:rPr>
            </w:pPr>
          </w:p>
        </w:tc>
        <w:tc>
          <w:tcPr>
            <w:tcW w:w="0" w:type="auto"/>
            <w:shd w:val="clear" w:color="auto" w:fill="4F6228" w:themeFill="accent3" w:themeFillShade="80"/>
          </w:tcPr>
          <w:p w14:paraId="393E883D" w14:textId="77777777" w:rsidR="007562D2" w:rsidRPr="00B25059" w:rsidRDefault="007562D2" w:rsidP="007562D2">
            <w:pPr>
              <w:jc w:val="center"/>
              <w:rPr>
                <w:color w:val="4F6228" w:themeColor="accent3" w:themeShade="80"/>
                <w:highlight w:val="darkGreen"/>
              </w:rPr>
            </w:pPr>
          </w:p>
        </w:tc>
        <w:tc>
          <w:tcPr>
            <w:tcW w:w="0" w:type="auto"/>
            <w:shd w:val="clear" w:color="auto" w:fill="4F6228" w:themeFill="accent3" w:themeFillShade="80"/>
          </w:tcPr>
          <w:p w14:paraId="2EFD6135" w14:textId="77777777" w:rsidR="007562D2" w:rsidRPr="00B25059" w:rsidRDefault="007562D2" w:rsidP="007562D2">
            <w:pPr>
              <w:jc w:val="center"/>
              <w:rPr>
                <w:color w:val="4F6228" w:themeColor="accent3" w:themeShade="80"/>
                <w:highlight w:val="darkGreen"/>
              </w:rPr>
            </w:pPr>
          </w:p>
        </w:tc>
        <w:tc>
          <w:tcPr>
            <w:tcW w:w="0" w:type="auto"/>
            <w:shd w:val="clear" w:color="auto" w:fill="4F6228" w:themeFill="accent3" w:themeFillShade="80"/>
          </w:tcPr>
          <w:p w14:paraId="4986E7F3" w14:textId="77777777" w:rsidR="007562D2" w:rsidRPr="00B25059" w:rsidRDefault="007562D2" w:rsidP="007562D2">
            <w:pPr>
              <w:jc w:val="center"/>
              <w:rPr>
                <w:color w:val="4F6228" w:themeColor="accent3" w:themeShade="80"/>
                <w:highlight w:val="darkGreen"/>
              </w:rPr>
            </w:pPr>
          </w:p>
        </w:tc>
        <w:tc>
          <w:tcPr>
            <w:tcW w:w="0" w:type="auto"/>
            <w:shd w:val="clear" w:color="auto" w:fill="4F6228" w:themeFill="accent3" w:themeFillShade="80"/>
          </w:tcPr>
          <w:p w14:paraId="577D29DF" w14:textId="77777777" w:rsidR="007562D2" w:rsidRPr="00B25059" w:rsidRDefault="007562D2" w:rsidP="007562D2">
            <w:pPr>
              <w:jc w:val="center"/>
              <w:rPr>
                <w:color w:val="4F6228" w:themeColor="accent3" w:themeShade="80"/>
                <w:highlight w:val="darkGreen"/>
              </w:rPr>
            </w:pPr>
          </w:p>
        </w:tc>
        <w:tc>
          <w:tcPr>
            <w:tcW w:w="0" w:type="auto"/>
            <w:shd w:val="clear" w:color="auto" w:fill="4F6228" w:themeFill="accent3" w:themeFillShade="80"/>
          </w:tcPr>
          <w:p w14:paraId="77BC2C9F" w14:textId="77777777" w:rsidR="007562D2" w:rsidRPr="00B25059" w:rsidRDefault="007562D2" w:rsidP="007562D2">
            <w:pPr>
              <w:jc w:val="center"/>
              <w:rPr>
                <w:color w:val="4F6228" w:themeColor="accent3" w:themeShade="80"/>
                <w:highlight w:val="darkGreen"/>
              </w:rPr>
            </w:pPr>
          </w:p>
        </w:tc>
        <w:tc>
          <w:tcPr>
            <w:tcW w:w="0" w:type="auto"/>
            <w:shd w:val="clear" w:color="auto" w:fill="4F6228" w:themeFill="accent3" w:themeFillShade="80"/>
          </w:tcPr>
          <w:p w14:paraId="0908BD16" w14:textId="77777777" w:rsidR="007562D2" w:rsidRPr="00B25059" w:rsidRDefault="007562D2" w:rsidP="007562D2">
            <w:pPr>
              <w:jc w:val="center"/>
              <w:rPr>
                <w:color w:val="4F6228" w:themeColor="accent3" w:themeShade="80"/>
                <w:highlight w:val="darkGreen"/>
              </w:rPr>
            </w:pPr>
          </w:p>
        </w:tc>
        <w:tc>
          <w:tcPr>
            <w:tcW w:w="0" w:type="auto"/>
            <w:shd w:val="clear" w:color="auto" w:fill="4F6228" w:themeFill="accent3" w:themeFillShade="80"/>
          </w:tcPr>
          <w:p w14:paraId="2F4AA912" w14:textId="77777777" w:rsidR="007562D2" w:rsidRPr="00B25059" w:rsidRDefault="007562D2" w:rsidP="007562D2">
            <w:pPr>
              <w:jc w:val="center"/>
              <w:rPr>
                <w:color w:val="4F6228" w:themeColor="accent3" w:themeShade="80"/>
                <w:highlight w:val="darkGreen"/>
              </w:rPr>
            </w:pPr>
          </w:p>
        </w:tc>
        <w:tc>
          <w:tcPr>
            <w:tcW w:w="0" w:type="auto"/>
            <w:shd w:val="clear" w:color="auto" w:fill="4F6228" w:themeFill="accent3" w:themeFillShade="80"/>
          </w:tcPr>
          <w:p w14:paraId="5E44D43B" w14:textId="77777777" w:rsidR="007562D2" w:rsidRPr="00B25059" w:rsidRDefault="007562D2" w:rsidP="007562D2">
            <w:pPr>
              <w:jc w:val="center"/>
              <w:rPr>
                <w:color w:val="4F6228" w:themeColor="accent3" w:themeShade="80"/>
                <w:highlight w:val="darkGreen"/>
              </w:rPr>
            </w:pPr>
          </w:p>
        </w:tc>
        <w:tc>
          <w:tcPr>
            <w:tcW w:w="0" w:type="auto"/>
            <w:shd w:val="clear" w:color="auto" w:fill="4F6228" w:themeFill="accent3" w:themeFillShade="80"/>
          </w:tcPr>
          <w:p w14:paraId="118EBA39" w14:textId="77777777" w:rsidR="007562D2" w:rsidRPr="00B25059" w:rsidRDefault="007562D2" w:rsidP="007562D2">
            <w:pPr>
              <w:jc w:val="center"/>
              <w:rPr>
                <w:color w:val="4F6228" w:themeColor="accent3" w:themeShade="80"/>
                <w:highlight w:val="darkGreen"/>
              </w:rPr>
            </w:pPr>
          </w:p>
        </w:tc>
      </w:tr>
      <w:tr w:rsidR="00596B74" w14:paraId="1F6C16F2" w14:textId="77777777" w:rsidTr="00EA2E98">
        <w:trPr>
          <w:trHeight w:val="1735"/>
          <w:jc w:val="center"/>
        </w:trPr>
        <w:tc>
          <w:tcPr>
            <w:tcW w:w="0" w:type="auto"/>
          </w:tcPr>
          <w:p w14:paraId="71FCFD32" w14:textId="25959732" w:rsidR="007562D2" w:rsidRDefault="007562D2" w:rsidP="00DC15D8">
            <w:r>
              <w:t>Brindar tutorías</w:t>
            </w:r>
            <w:r w:rsidR="00DC15D8">
              <w:t xml:space="preserve"> p</w:t>
            </w:r>
            <w:r w:rsidR="00FC73C0">
              <w:t>ersonalizadas</w:t>
            </w:r>
          </w:p>
          <w:p w14:paraId="118A6EA3" w14:textId="77777777" w:rsidR="007562D2" w:rsidRDefault="007562D2" w:rsidP="007562D2">
            <w:pPr>
              <w:jc w:val="center"/>
            </w:pPr>
          </w:p>
        </w:tc>
        <w:tc>
          <w:tcPr>
            <w:tcW w:w="0" w:type="auto"/>
          </w:tcPr>
          <w:p w14:paraId="06C32648" w14:textId="77777777" w:rsidR="007562D2" w:rsidRDefault="007562D2" w:rsidP="007562D2">
            <w:pPr>
              <w:jc w:val="center"/>
            </w:pPr>
          </w:p>
          <w:p w14:paraId="2907141B" w14:textId="77777777" w:rsidR="007562D2" w:rsidRDefault="007562D2" w:rsidP="007562D2">
            <w:pPr>
              <w:jc w:val="center"/>
            </w:pPr>
            <w:r>
              <w:t>Director</w:t>
            </w:r>
          </w:p>
          <w:p w14:paraId="0F9B1F3C" w14:textId="77777777" w:rsidR="007562D2" w:rsidRDefault="007562D2" w:rsidP="007562D2">
            <w:pPr>
              <w:jc w:val="center"/>
            </w:pPr>
          </w:p>
          <w:p w14:paraId="4D0A08F4" w14:textId="504AB43D" w:rsidR="007562D2" w:rsidRDefault="007562D2" w:rsidP="007562D2">
            <w:pPr>
              <w:jc w:val="center"/>
            </w:pPr>
            <w:r>
              <w:t>Tutores</w:t>
            </w:r>
            <w:r w:rsidR="00596B74">
              <w:t xml:space="preserve"> y maestros de cada disciplina</w:t>
            </w:r>
          </w:p>
        </w:tc>
        <w:tc>
          <w:tcPr>
            <w:tcW w:w="0" w:type="auto"/>
          </w:tcPr>
          <w:p w14:paraId="15064F69" w14:textId="77777777" w:rsidR="007562D2" w:rsidRDefault="007562D2" w:rsidP="007562D2">
            <w:pPr>
              <w:jc w:val="center"/>
            </w:pPr>
          </w:p>
        </w:tc>
        <w:tc>
          <w:tcPr>
            <w:tcW w:w="0" w:type="auto"/>
            <w:shd w:val="clear" w:color="auto" w:fill="4F6228" w:themeFill="accent3" w:themeFillShade="80"/>
          </w:tcPr>
          <w:p w14:paraId="2E212FA9" w14:textId="77777777" w:rsidR="007562D2" w:rsidRDefault="007562D2" w:rsidP="007562D2">
            <w:pPr>
              <w:jc w:val="center"/>
            </w:pPr>
          </w:p>
        </w:tc>
        <w:tc>
          <w:tcPr>
            <w:tcW w:w="0" w:type="auto"/>
            <w:shd w:val="clear" w:color="auto" w:fill="4F6228" w:themeFill="accent3" w:themeFillShade="80"/>
          </w:tcPr>
          <w:p w14:paraId="4A2E28EE" w14:textId="77777777" w:rsidR="007562D2" w:rsidRDefault="007562D2" w:rsidP="007562D2">
            <w:pPr>
              <w:jc w:val="center"/>
            </w:pPr>
          </w:p>
        </w:tc>
        <w:tc>
          <w:tcPr>
            <w:tcW w:w="0" w:type="auto"/>
            <w:shd w:val="clear" w:color="auto" w:fill="4F6228" w:themeFill="accent3" w:themeFillShade="80"/>
          </w:tcPr>
          <w:p w14:paraId="67E517B0" w14:textId="77777777" w:rsidR="007562D2" w:rsidRDefault="007562D2" w:rsidP="007562D2">
            <w:pPr>
              <w:jc w:val="center"/>
            </w:pPr>
          </w:p>
        </w:tc>
        <w:tc>
          <w:tcPr>
            <w:tcW w:w="0" w:type="auto"/>
            <w:shd w:val="clear" w:color="auto" w:fill="4F6228" w:themeFill="accent3" w:themeFillShade="80"/>
          </w:tcPr>
          <w:p w14:paraId="5ACAA3FC" w14:textId="77777777" w:rsidR="007562D2" w:rsidRDefault="007562D2" w:rsidP="007562D2">
            <w:pPr>
              <w:jc w:val="center"/>
            </w:pPr>
          </w:p>
        </w:tc>
        <w:tc>
          <w:tcPr>
            <w:tcW w:w="0" w:type="auto"/>
            <w:shd w:val="clear" w:color="auto" w:fill="4F6228" w:themeFill="accent3" w:themeFillShade="80"/>
          </w:tcPr>
          <w:p w14:paraId="2B01EDB7" w14:textId="77777777" w:rsidR="007562D2" w:rsidRDefault="007562D2" w:rsidP="007562D2">
            <w:pPr>
              <w:jc w:val="center"/>
            </w:pPr>
          </w:p>
        </w:tc>
        <w:tc>
          <w:tcPr>
            <w:tcW w:w="0" w:type="auto"/>
            <w:shd w:val="clear" w:color="auto" w:fill="4F6228" w:themeFill="accent3" w:themeFillShade="80"/>
          </w:tcPr>
          <w:p w14:paraId="04093FEE" w14:textId="77777777" w:rsidR="007562D2" w:rsidRDefault="007562D2" w:rsidP="007562D2">
            <w:pPr>
              <w:jc w:val="center"/>
            </w:pPr>
          </w:p>
        </w:tc>
        <w:tc>
          <w:tcPr>
            <w:tcW w:w="0" w:type="auto"/>
            <w:shd w:val="clear" w:color="auto" w:fill="4F6228" w:themeFill="accent3" w:themeFillShade="80"/>
          </w:tcPr>
          <w:p w14:paraId="71E634A5" w14:textId="77777777" w:rsidR="007562D2" w:rsidRDefault="007562D2" w:rsidP="007562D2">
            <w:pPr>
              <w:jc w:val="center"/>
            </w:pPr>
          </w:p>
        </w:tc>
        <w:tc>
          <w:tcPr>
            <w:tcW w:w="0" w:type="auto"/>
            <w:shd w:val="clear" w:color="auto" w:fill="4F6228" w:themeFill="accent3" w:themeFillShade="80"/>
          </w:tcPr>
          <w:p w14:paraId="277E9E12" w14:textId="77777777" w:rsidR="007562D2" w:rsidRDefault="007562D2" w:rsidP="007562D2">
            <w:pPr>
              <w:jc w:val="center"/>
            </w:pPr>
          </w:p>
        </w:tc>
        <w:tc>
          <w:tcPr>
            <w:tcW w:w="0" w:type="auto"/>
            <w:shd w:val="clear" w:color="auto" w:fill="4F6228" w:themeFill="accent3" w:themeFillShade="80"/>
          </w:tcPr>
          <w:p w14:paraId="3F82E365" w14:textId="77777777" w:rsidR="007562D2" w:rsidRDefault="007562D2" w:rsidP="007562D2">
            <w:pPr>
              <w:jc w:val="center"/>
            </w:pPr>
          </w:p>
        </w:tc>
        <w:tc>
          <w:tcPr>
            <w:tcW w:w="0" w:type="auto"/>
            <w:shd w:val="clear" w:color="auto" w:fill="4F6228" w:themeFill="accent3" w:themeFillShade="80"/>
          </w:tcPr>
          <w:p w14:paraId="1B5A5EC7" w14:textId="77777777" w:rsidR="007562D2" w:rsidRDefault="007562D2" w:rsidP="007562D2">
            <w:pPr>
              <w:jc w:val="center"/>
            </w:pPr>
          </w:p>
        </w:tc>
        <w:tc>
          <w:tcPr>
            <w:tcW w:w="0" w:type="auto"/>
            <w:shd w:val="clear" w:color="auto" w:fill="4F6228" w:themeFill="accent3" w:themeFillShade="80"/>
          </w:tcPr>
          <w:p w14:paraId="74F2BDE6" w14:textId="77777777" w:rsidR="007562D2" w:rsidRDefault="007562D2" w:rsidP="007562D2">
            <w:pPr>
              <w:jc w:val="center"/>
            </w:pPr>
          </w:p>
        </w:tc>
      </w:tr>
      <w:tr w:rsidR="00596B74" w14:paraId="1C9F95CC" w14:textId="77777777" w:rsidTr="00827DF4">
        <w:trPr>
          <w:trHeight w:val="1759"/>
          <w:jc w:val="center"/>
        </w:trPr>
        <w:tc>
          <w:tcPr>
            <w:tcW w:w="0" w:type="auto"/>
          </w:tcPr>
          <w:p w14:paraId="10B8F518" w14:textId="77777777" w:rsidR="007562D2" w:rsidRDefault="007562D2" w:rsidP="007562D2">
            <w:pPr>
              <w:jc w:val="center"/>
            </w:pPr>
          </w:p>
          <w:p w14:paraId="54BA64D3" w14:textId="74718F57" w:rsidR="007562D2" w:rsidRDefault="00596B74" w:rsidP="00DC15D8">
            <w:r>
              <w:t>Comunicar</w:t>
            </w:r>
            <w:r w:rsidR="00827DF4">
              <w:t xml:space="preserve"> vía telefónica</w:t>
            </w:r>
            <w:r w:rsidR="007562D2">
              <w:t xml:space="preserve"> a los </w:t>
            </w:r>
            <w:r w:rsidR="00DC15D8">
              <w:t>p</w:t>
            </w:r>
            <w:r w:rsidR="007562D2">
              <w:t>adres de</w:t>
            </w:r>
            <w:r w:rsidR="00DC15D8">
              <w:t xml:space="preserve"> </w:t>
            </w:r>
            <w:r w:rsidR="007562D2">
              <w:t>familia para crear</w:t>
            </w:r>
          </w:p>
          <w:p w14:paraId="560C83DD" w14:textId="41F62E16" w:rsidR="007562D2" w:rsidRDefault="007562D2" w:rsidP="00DC15D8">
            <w:r>
              <w:t>compromisos de</w:t>
            </w:r>
            <w:r w:rsidR="00DC15D8">
              <w:t xml:space="preserve"> </w:t>
            </w:r>
            <w:r w:rsidR="0019535F">
              <w:t>atención</w:t>
            </w:r>
            <w:r>
              <w:t xml:space="preserve"> al problema.</w:t>
            </w:r>
          </w:p>
        </w:tc>
        <w:tc>
          <w:tcPr>
            <w:tcW w:w="0" w:type="auto"/>
          </w:tcPr>
          <w:p w14:paraId="392B86F5" w14:textId="77777777" w:rsidR="007562D2" w:rsidRDefault="007562D2" w:rsidP="007562D2">
            <w:pPr>
              <w:jc w:val="center"/>
            </w:pPr>
          </w:p>
          <w:p w14:paraId="55E53E64" w14:textId="77777777" w:rsidR="00B25059" w:rsidRDefault="00B25059" w:rsidP="007562D2">
            <w:pPr>
              <w:jc w:val="center"/>
            </w:pPr>
          </w:p>
          <w:p w14:paraId="569776EA" w14:textId="77777777" w:rsidR="00B25059" w:rsidRDefault="00B25059" w:rsidP="00B25059">
            <w:pPr>
              <w:jc w:val="center"/>
            </w:pPr>
            <w:r>
              <w:t xml:space="preserve">Tutores </w:t>
            </w:r>
          </w:p>
          <w:p w14:paraId="0BB9E121" w14:textId="77777777" w:rsidR="00B25059" w:rsidRDefault="00B25059" w:rsidP="007562D2">
            <w:pPr>
              <w:jc w:val="center"/>
            </w:pPr>
            <w:r>
              <w:t xml:space="preserve">Director </w:t>
            </w:r>
          </w:p>
          <w:p w14:paraId="74FE5499" w14:textId="77777777" w:rsidR="00B25059" w:rsidRDefault="00B25059" w:rsidP="007562D2">
            <w:pPr>
              <w:jc w:val="center"/>
            </w:pPr>
            <w:r>
              <w:t xml:space="preserve">Tutor escolar </w:t>
            </w:r>
          </w:p>
        </w:tc>
        <w:tc>
          <w:tcPr>
            <w:tcW w:w="0" w:type="auto"/>
          </w:tcPr>
          <w:p w14:paraId="5C0078D4" w14:textId="77777777" w:rsidR="007562D2" w:rsidRDefault="007562D2" w:rsidP="007562D2">
            <w:pPr>
              <w:jc w:val="center"/>
            </w:pPr>
          </w:p>
        </w:tc>
        <w:tc>
          <w:tcPr>
            <w:tcW w:w="0" w:type="auto"/>
            <w:shd w:val="clear" w:color="auto" w:fill="4F6228" w:themeFill="accent3" w:themeFillShade="80"/>
          </w:tcPr>
          <w:p w14:paraId="1928319D" w14:textId="77777777" w:rsidR="007562D2" w:rsidRDefault="007562D2" w:rsidP="007562D2">
            <w:pPr>
              <w:jc w:val="center"/>
            </w:pPr>
          </w:p>
        </w:tc>
        <w:tc>
          <w:tcPr>
            <w:tcW w:w="0" w:type="auto"/>
            <w:shd w:val="clear" w:color="auto" w:fill="76923C" w:themeFill="accent3" w:themeFillShade="BF"/>
          </w:tcPr>
          <w:p w14:paraId="36040A49" w14:textId="77777777" w:rsidR="007562D2" w:rsidRPr="00827DF4" w:rsidRDefault="007562D2" w:rsidP="007562D2">
            <w:pPr>
              <w:jc w:val="center"/>
              <w:rPr>
                <w:color w:val="FF0000"/>
              </w:rPr>
            </w:pPr>
          </w:p>
        </w:tc>
        <w:tc>
          <w:tcPr>
            <w:tcW w:w="0" w:type="auto"/>
            <w:shd w:val="clear" w:color="auto" w:fill="4F6228" w:themeFill="accent3" w:themeFillShade="80"/>
          </w:tcPr>
          <w:p w14:paraId="540B597A" w14:textId="77777777" w:rsidR="007562D2" w:rsidRDefault="007562D2" w:rsidP="007562D2">
            <w:pPr>
              <w:jc w:val="center"/>
            </w:pPr>
          </w:p>
        </w:tc>
        <w:tc>
          <w:tcPr>
            <w:tcW w:w="0" w:type="auto"/>
            <w:shd w:val="clear" w:color="auto" w:fill="4F6228" w:themeFill="accent3" w:themeFillShade="80"/>
          </w:tcPr>
          <w:p w14:paraId="527477AF" w14:textId="77777777" w:rsidR="007562D2" w:rsidRDefault="007562D2" w:rsidP="007562D2">
            <w:pPr>
              <w:jc w:val="center"/>
            </w:pPr>
          </w:p>
        </w:tc>
        <w:tc>
          <w:tcPr>
            <w:tcW w:w="0" w:type="auto"/>
            <w:shd w:val="clear" w:color="auto" w:fill="76923C" w:themeFill="accent3" w:themeFillShade="BF"/>
          </w:tcPr>
          <w:p w14:paraId="592050A9" w14:textId="77777777" w:rsidR="007562D2" w:rsidRDefault="007562D2" w:rsidP="007562D2">
            <w:pPr>
              <w:jc w:val="center"/>
            </w:pPr>
          </w:p>
        </w:tc>
        <w:tc>
          <w:tcPr>
            <w:tcW w:w="0" w:type="auto"/>
            <w:shd w:val="clear" w:color="auto" w:fill="76923C" w:themeFill="accent3" w:themeFillShade="BF"/>
          </w:tcPr>
          <w:p w14:paraId="47C3464D" w14:textId="77777777" w:rsidR="007562D2" w:rsidRDefault="007562D2" w:rsidP="007562D2">
            <w:pPr>
              <w:jc w:val="center"/>
            </w:pPr>
          </w:p>
        </w:tc>
        <w:tc>
          <w:tcPr>
            <w:tcW w:w="0" w:type="auto"/>
            <w:shd w:val="clear" w:color="auto" w:fill="4F6228" w:themeFill="accent3" w:themeFillShade="80"/>
          </w:tcPr>
          <w:p w14:paraId="296CC8D2" w14:textId="77777777" w:rsidR="007562D2" w:rsidRDefault="007562D2" w:rsidP="007562D2">
            <w:pPr>
              <w:jc w:val="center"/>
            </w:pPr>
          </w:p>
        </w:tc>
        <w:tc>
          <w:tcPr>
            <w:tcW w:w="0" w:type="auto"/>
            <w:shd w:val="clear" w:color="auto" w:fill="4F6228" w:themeFill="accent3" w:themeFillShade="80"/>
          </w:tcPr>
          <w:p w14:paraId="4D60F9C1" w14:textId="77777777" w:rsidR="007562D2" w:rsidRDefault="007562D2" w:rsidP="007562D2">
            <w:pPr>
              <w:jc w:val="center"/>
            </w:pPr>
          </w:p>
        </w:tc>
        <w:tc>
          <w:tcPr>
            <w:tcW w:w="0" w:type="auto"/>
            <w:shd w:val="clear" w:color="auto" w:fill="76923C" w:themeFill="accent3" w:themeFillShade="BF"/>
          </w:tcPr>
          <w:p w14:paraId="1C5A364F" w14:textId="77777777" w:rsidR="007562D2" w:rsidRDefault="007562D2" w:rsidP="007562D2">
            <w:pPr>
              <w:jc w:val="center"/>
            </w:pPr>
          </w:p>
        </w:tc>
        <w:tc>
          <w:tcPr>
            <w:tcW w:w="0" w:type="auto"/>
            <w:shd w:val="clear" w:color="auto" w:fill="4F6228" w:themeFill="accent3" w:themeFillShade="80"/>
          </w:tcPr>
          <w:p w14:paraId="4BE23C55" w14:textId="77777777" w:rsidR="007562D2" w:rsidRDefault="007562D2" w:rsidP="007562D2">
            <w:pPr>
              <w:jc w:val="center"/>
            </w:pPr>
          </w:p>
        </w:tc>
        <w:tc>
          <w:tcPr>
            <w:tcW w:w="0" w:type="auto"/>
            <w:shd w:val="clear" w:color="auto" w:fill="76923C" w:themeFill="accent3" w:themeFillShade="BF"/>
          </w:tcPr>
          <w:p w14:paraId="4131553B" w14:textId="77777777" w:rsidR="007562D2" w:rsidRDefault="007562D2" w:rsidP="007562D2">
            <w:pPr>
              <w:jc w:val="center"/>
            </w:pPr>
          </w:p>
        </w:tc>
      </w:tr>
    </w:tbl>
    <w:p w14:paraId="02468080" w14:textId="1092A13E" w:rsidR="001D2B54" w:rsidRDefault="003C430B">
      <w:r>
        <w:t xml:space="preserve">Categoría: </w:t>
      </w:r>
      <w:r w:rsidRPr="0019535F">
        <w:rPr>
          <w:b/>
        </w:rPr>
        <w:t>INDICADORES ACAD</w:t>
      </w:r>
      <w:r w:rsidR="007453ED">
        <w:rPr>
          <w:b/>
        </w:rPr>
        <w:t>É</w:t>
      </w:r>
      <w:r w:rsidRPr="0019535F">
        <w:rPr>
          <w:b/>
        </w:rPr>
        <w:t>MICOS</w:t>
      </w:r>
    </w:p>
    <w:p w14:paraId="65BC6E30" w14:textId="29F79860" w:rsidR="003C430B" w:rsidRDefault="003C430B">
      <w:r>
        <w:lastRenderedPageBreak/>
        <w:t xml:space="preserve">Línea de acción: Fortalecer la </w:t>
      </w:r>
      <w:r w:rsidR="0019535F">
        <w:t>ident</w:t>
      </w:r>
      <w:r w:rsidR="00827DF4">
        <w:t>idad escolar en los estudiantes cumpliendo con sus actividades</w:t>
      </w:r>
      <w:r w:rsidR="00FC73C0">
        <w:t xml:space="preserve"> aplicando el currículum ampliado</w:t>
      </w:r>
      <w:r w:rsidR="0077759A">
        <w:t>.</w:t>
      </w:r>
    </w:p>
    <w:tbl>
      <w:tblPr>
        <w:tblStyle w:val="Tablaconcuadrcula"/>
        <w:tblW w:w="12758" w:type="dxa"/>
        <w:jc w:val="center"/>
        <w:tblLook w:val="04A0" w:firstRow="1" w:lastRow="0" w:firstColumn="1" w:lastColumn="0" w:noHBand="0" w:noVBand="1"/>
      </w:tblPr>
      <w:tblGrid>
        <w:gridCol w:w="2717"/>
        <w:gridCol w:w="1846"/>
        <w:gridCol w:w="639"/>
        <w:gridCol w:w="545"/>
        <w:gridCol w:w="591"/>
        <w:gridCol w:w="640"/>
        <w:gridCol w:w="530"/>
        <w:gridCol w:w="576"/>
        <w:gridCol w:w="799"/>
        <w:gridCol w:w="709"/>
        <w:gridCol w:w="709"/>
        <w:gridCol w:w="992"/>
        <w:gridCol w:w="578"/>
        <w:gridCol w:w="887"/>
      </w:tblGrid>
      <w:tr w:rsidR="00827DF4" w14:paraId="7FD6540F" w14:textId="77777777" w:rsidTr="00540F86">
        <w:trPr>
          <w:trHeight w:val="440"/>
          <w:jc w:val="center"/>
        </w:trPr>
        <w:tc>
          <w:tcPr>
            <w:tcW w:w="2717" w:type="dxa"/>
            <w:vMerge w:val="restart"/>
            <w:shd w:val="clear" w:color="auto" w:fill="632423" w:themeFill="accent2" w:themeFillShade="80"/>
          </w:tcPr>
          <w:p w14:paraId="7D6E8F57" w14:textId="77777777" w:rsidR="00B42783" w:rsidRDefault="00B42783" w:rsidP="00B42783">
            <w:pPr>
              <w:jc w:val="center"/>
              <w:rPr>
                <w:b/>
              </w:rPr>
            </w:pPr>
          </w:p>
          <w:p w14:paraId="157DFED5" w14:textId="77777777" w:rsidR="003C430B" w:rsidRPr="007562D2" w:rsidRDefault="003C430B" w:rsidP="00B42783">
            <w:pPr>
              <w:jc w:val="center"/>
              <w:rPr>
                <w:b/>
              </w:rPr>
            </w:pPr>
            <w:r w:rsidRPr="007562D2">
              <w:rPr>
                <w:b/>
              </w:rPr>
              <w:t>ACTIVIDADES</w:t>
            </w:r>
          </w:p>
        </w:tc>
        <w:tc>
          <w:tcPr>
            <w:tcW w:w="0" w:type="auto"/>
            <w:vMerge w:val="restart"/>
            <w:shd w:val="clear" w:color="auto" w:fill="632423" w:themeFill="accent2" w:themeFillShade="80"/>
          </w:tcPr>
          <w:p w14:paraId="1DA5FF88" w14:textId="77777777" w:rsidR="00B42783" w:rsidRDefault="00B42783" w:rsidP="00B42783">
            <w:pPr>
              <w:jc w:val="center"/>
              <w:rPr>
                <w:b/>
              </w:rPr>
            </w:pPr>
          </w:p>
          <w:p w14:paraId="0448C932" w14:textId="47AC38D1" w:rsidR="003C430B" w:rsidRPr="007562D2" w:rsidRDefault="003C430B" w:rsidP="00B42783">
            <w:pPr>
              <w:jc w:val="center"/>
              <w:rPr>
                <w:b/>
              </w:rPr>
            </w:pPr>
            <w:r w:rsidRPr="007562D2">
              <w:rPr>
                <w:b/>
              </w:rPr>
              <w:t>RESPONSABLE</w:t>
            </w:r>
            <w:r w:rsidR="00827DF4">
              <w:rPr>
                <w:b/>
              </w:rPr>
              <w:t>S</w:t>
            </w:r>
          </w:p>
        </w:tc>
        <w:tc>
          <w:tcPr>
            <w:tcW w:w="8195" w:type="dxa"/>
            <w:gridSpan w:val="12"/>
            <w:shd w:val="clear" w:color="auto" w:fill="632423" w:themeFill="accent2" w:themeFillShade="80"/>
          </w:tcPr>
          <w:p w14:paraId="3CE29658" w14:textId="241E5A86" w:rsidR="003C430B" w:rsidRDefault="003C430B" w:rsidP="00B42783">
            <w:pPr>
              <w:jc w:val="center"/>
              <w:rPr>
                <w:b/>
              </w:rPr>
            </w:pPr>
            <w:r w:rsidRPr="007562D2">
              <w:rPr>
                <w:b/>
              </w:rPr>
              <w:t xml:space="preserve">CICLO ESCOLAR </w:t>
            </w:r>
            <w:r w:rsidR="00E96ED9">
              <w:rPr>
                <w:b/>
              </w:rPr>
              <w:t>202</w:t>
            </w:r>
            <w:ins w:id="89" w:author="BACHILLERATO GENERAL ALFONSO DE LA MADRID VIDAURRETA" w:date="2025-09-18T23:25:00Z">
              <w:r w:rsidR="007A4D70">
                <w:rPr>
                  <w:b/>
                </w:rPr>
                <w:t>5</w:t>
              </w:r>
            </w:ins>
            <w:del w:id="90" w:author="BACHILLERATO GENERAL ALFONSO DE LA MADRID VIDAURRETA" w:date="2025-09-18T23:25:00Z">
              <w:r w:rsidR="00D57E0C" w:rsidDel="007A4D70">
                <w:rPr>
                  <w:b/>
                </w:rPr>
                <w:delText>4</w:delText>
              </w:r>
            </w:del>
            <w:r w:rsidR="00E96ED9">
              <w:rPr>
                <w:b/>
              </w:rPr>
              <w:t>-202</w:t>
            </w:r>
            <w:ins w:id="91" w:author="BACHILLERATO GENERAL ALFONSO DE LA MADRID VIDAURRETA" w:date="2025-09-18T23:25:00Z">
              <w:r w:rsidR="007A4D70">
                <w:rPr>
                  <w:b/>
                </w:rPr>
                <w:t>6</w:t>
              </w:r>
            </w:ins>
            <w:del w:id="92" w:author="BACHILLERATO GENERAL ALFONSO DE LA MADRID VIDAURRETA" w:date="2025-09-18T23:25:00Z">
              <w:r w:rsidR="00D57E0C" w:rsidDel="007A4D70">
                <w:rPr>
                  <w:b/>
                </w:rPr>
                <w:delText>5</w:delText>
              </w:r>
            </w:del>
          </w:p>
          <w:p w14:paraId="775B2CE5" w14:textId="07F77F7D" w:rsidR="00540F86" w:rsidRPr="007562D2" w:rsidRDefault="00540F86" w:rsidP="00B42783">
            <w:pPr>
              <w:jc w:val="center"/>
              <w:rPr>
                <w:b/>
              </w:rPr>
            </w:pPr>
          </w:p>
        </w:tc>
      </w:tr>
      <w:tr w:rsidR="00827DF4" w14:paraId="4509D8FC" w14:textId="77777777" w:rsidTr="00540F86">
        <w:trPr>
          <w:trHeight w:val="234"/>
          <w:jc w:val="center"/>
        </w:trPr>
        <w:tc>
          <w:tcPr>
            <w:tcW w:w="2717" w:type="dxa"/>
            <w:vMerge/>
            <w:shd w:val="clear" w:color="auto" w:fill="632423" w:themeFill="accent2" w:themeFillShade="80"/>
          </w:tcPr>
          <w:p w14:paraId="5C63C1DA" w14:textId="77777777" w:rsidR="003C430B" w:rsidRPr="007562D2" w:rsidRDefault="003C430B" w:rsidP="00B42783">
            <w:pPr>
              <w:jc w:val="center"/>
              <w:rPr>
                <w:b/>
              </w:rPr>
            </w:pPr>
          </w:p>
        </w:tc>
        <w:tc>
          <w:tcPr>
            <w:tcW w:w="0" w:type="auto"/>
            <w:vMerge/>
            <w:shd w:val="clear" w:color="auto" w:fill="632423" w:themeFill="accent2" w:themeFillShade="80"/>
          </w:tcPr>
          <w:p w14:paraId="7A10B284" w14:textId="77777777" w:rsidR="003C430B" w:rsidRPr="007562D2" w:rsidRDefault="003C430B" w:rsidP="00B42783">
            <w:pPr>
              <w:jc w:val="center"/>
              <w:rPr>
                <w:b/>
              </w:rPr>
            </w:pPr>
          </w:p>
        </w:tc>
        <w:tc>
          <w:tcPr>
            <w:tcW w:w="0" w:type="auto"/>
            <w:shd w:val="clear" w:color="auto" w:fill="632423" w:themeFill="accent2" w:themeFillShade="80"/>
          </w:tcPr>
          <w:p w14:paraId="6D9D687D" w14:textId="77777777" w:rsidR="003C430B" w:rsidRPr="007562D2" w:rsidRDefault="003C430B" w:rsidP="00B42783">
            <w:pPr>
              <w:jc w:val="center"/>
              <w:rPr>
                <w:b/>
              </w:rPr>
            </w:pPr>
            <w:r w:rsidRPr="007562D2">
              <w:rPr>
                <w:b/>
              </w:rPr>
              <w:t>AGO</w:t>
            </w:r>
          </w:p>
        </w:tc>
        <w:tc>
          <w:tcPr>
            <w:tcW w:w="0" w:type="auto"/>
            <w:shd w:val="clear" w:color="auto" w:fill="632423" w:themeFill="accent2" w:themeFillShade="80"/>
          </w:tcPr>
          <w:p w14:paraId="4ABE6B09" w14:textId="77777777" w:rsidR="003C430B" w:rsidRPr="007562D2" w:rsidRDefault="003C430B" w:rsidP="00B42783">
            <w:pPr>
              <w:jc w:val="center"/>
              <w:rPr>
                <w:b/>
              </w:rPr>
            </w:pPr>
            <w:r w:rsidRPr="007562D2">
              <w:rPr>
                <w:b/>
              </w:rPr>
              <w:t>SEP</w:t>
            </w:r>
          </w:p>
        </w:tc>
        <w:tc>
          <w:tcPr>
            <w:tcW w:w="0" w:type="auto"/>
            <w:shd w:val="clear" w:color="auto" w:fill="632423" w:themeFill="accent2" w:themeFillShade="80"/>
          </w:tcPr>
          <w:p w14:paraId="061D1A34" w14:textId="77777777" w:rsidR="003C430B" w:rsidRPr="007562D2" w:rsidRDefault="003C430B" w:rsidP="00B42783">
            <w:pPr>
              <w:jc w:val="center"/>
              <w:rPr>
                <w:b/>
              </w:rPr>
            </w:pPr>
            <w:r w:rsidRPr="007562D2">
              <w:rPr>
                <w:b/>
              </w:rPr>
              <w:t>OCT</w:t>
            </w:r>
          </w:p>
        </w:tc>
        <w:tc>
          <w:tcPr>
            <w:tcW w:w="0" w:type="auto"/>
            <w:shd w:val="clear" w:color="auto" w:fill="632423" w:themeFill="accent2" w:themeFillShade="80"/>
          </w:tcPr>
          <w:p w14:paraId="2582FFE1" w14:textId="77777777" w:rsidR="003C430B" w:rsidRPr="007562D2" w:rsidRDefault="003C430B" w:rsidP="00B42783">
            <w:pPr>
              <w:jc w:val="center"/>
              <w:rPr>
                <w:b/>
              </w:rPr>
            </w:pPr>
            <w:r w:rsidRPr="007562D2">
              <w:rPr>
                <w:b/>
              </w:rPr>
              <w:t>NOV</w:t>
            </w:r>
          </w:p>
        </w:tc>
        <w:tc>
          <w:tcPr>
            <w:tcW w:w="0" w:type="auto"/>
            <w:shd w:val="clear" w:color="auto" w:fill="632423" w:themeFill="accent2" w:themeFillShade="80"/>
          </w:tcPr>
          <w:p w14:paraId="2D9F1D0D" w14:textId="77777777" w:rsidR="003C430B" w:rsidRPr="007562D2" w:rsidRDefault="003C430B" w:rsidP="00B42783">
            <w:pPr>
              <w:jc w:val="center"/>
              <w:rPr>
                <w:b/>
              </w:rPr>
            </w:pPr>
            <w:r w:rsidRPr="007562D2">
              <w:rPr>
                <w:b/>
              </w:rPr>
              <w:t>DIC</w:t>
            </w:r>
          </w:p>
        </w:tc>
        <w:tc>
          <w:tcPr>
            <w:tcW w:w="0" w:type="auto"/>
            <w:shd w:val="clear" w:color="auto" w:fill="632423" w:themeFill="accent2" w:themeFillShade="80"/>
          </w:tcPr>
          <w:p w14:paraId="4C2A4C0C" w14:textId="77777777" w:rsidR="003C430B" w:rsidRPr="007562D2" w:rsidRDefault="003C430B" w:rsidP="00B42783">
            <w:pPr>
              <w:jc w:val="center"/>
              <w:rPr>
                <w:b/>
              </w:rPr>
            </w:pPr>
            <w:r w:rsidRPr="007562D2">
              <w:rPr>
                <w:b/>
              </w:rPr>
              <w:t>ENE</w:t>
            </w:r>
          </w:p>
        </w:tc>
        <w:tc>
          <w:tcPr>
            <w:tcW w:w="799" w:type="dxa"/>
            <w:shd w:val="clear" w:color="auto" w:fill="632423" w:themeFill="accent2" w:themeFillShade="80"/>
          </w:tcPr>
          <w:p w14:paraId="0DB4376A" w14:textId="77777777" w:rsidR="003C430B" w:rsidRPr="007562D2" w:rsidRDefault="003C430B" w:rsidP="00B42783">
            <w:pPr>
              <w:jc w:val="center"/>
              <w:rPr>
                <w:b/>
              </w:rPr>
            </w:pPr>
            <w:r w:rsidRPr="007562D2">
              <w:rPr>
                <w:b/>
              </w:rPr>
              <w:t>FEB</w:t>
            </w:r>
          </w:p>
        </w:tc>
        <w:tc>
          <w:tcPr>
            <w:tcW w:w="709" w:type="dxa"/>
            <w:shd w:val="clear" w:color="auto" w:fill="632423" w:themeFill="accent2" w:themeFillShade="80"/>
          </w:tcPr>
          <w:p w14:paraId="55BE82D2" w14:textId="77777777" w:rsidR="003C430B" w:rsidRPr="007562D2" w:rsidRDefault="003C430B" w:rsidP="00B42783">
            <w:pPr>
              <w:jc w:val="center"/>
              <w:rPr>
                <w:b/>
              </w:rPr>
            </w:pPr>
            <w:r w:rsidRPr="007562D2">
              <w:rPr>
                <w:b/>
              </w:rPr>
              <w:t>MAR</w:t>
            </w:r>
          </w:p>
        </w:tc>
        <w:tc>
          <w:tcPr>
            <w:tcW w:w="709" w:type="dxa"/>
            <w:shd w:val="clear" w:color="auto" w:fill="632423" w:themeFill="accent2" w:themeFillShade="80"/>
          </w:tcPr>
          <w:p w14:paraId="08AD9DAA" w14:textId="77777777" w:rsidR="003C430B" w:rsidRPr="007562D2" w:rsidRDefault="003C430B" w:rsidP="00B42783">
            <w:pPr>
              <w:jc w:val="center"/>
              <w:rPr>
                <w:b/>
              </w:rPr>
            </w:pPr>
            <w:r w:rsidRPr="007562D2">
              <w:rPr>
                <w:b/>
              </w:rPr>
              <w:t>ABR</w:t>
            </w:r>
          </w:p>
        </w:tc>
        <w:tc>
          <w:tcPr>
            <w:tcW w:w="992" w:type="dxa"/>
            <w:shd w:val="clear" w:color="auto" w:fill="632423" w:themeFill="accent2" w:themeFillShade="80"/>
          </w:tcPr>
          <w:p w14:paraId="07864167" w14:textId="77777777" w:rsidR="003C430B" w:rsidRPr="007562D2" w:rsidRDefault="003C430B" w:rsidP="00B42783">
            <w:pPr>
              <w:jc w:val="center"/>
              <w:rPr>
                <w:b/>
              </w:rPr>
            </w:pPr>
            <w:r w:rsidRPr="007562D2">
              <w:rPr>
                <w:b/>
              </w:rPr>
              <w:t>MAY</w:t>
            </w:r>
          </w:p>
        </w:tc>
        <w:tc>
          <w:tcPr>
            <w:tcW w:w="0" w:type="auto"/>
            <w:shd w:val="clear" w:color="auto" w:fill="632423" w:themeFill="accent2" w:themeFillShade="80"/>
          </w:tcPr>
          <w:p w14:paraId="4487BA33" w14:textId="77777777" w:rsidR="003C430B" w:rsidRPr="007562D2" w:rsidRDefault="003C430B" w:rsidP="00B42783">
            <w:pPr>
              <w:jc w:val="center"/>
              <w:rPr>
                <w:b/>
              </w:rPr>
            </w:pPr>
            <w:r w:rsidRPr="007562D2">
              <w:rPr>
                <w:b/>
              </w:rPr>
              <w:t>JUN</w:t>
            </w:r>
          </w:p>
        </w:tc>
        <w:tc>
          <w:tcPr>
            <w:tcW w:w="887" w:type="dxa"/>
            <w:shd w:val="clear" w:color="auto" w:fill="632423" w:themeFill="accent2" w:themeFillShade="80"/>
          </w:tcPr>
          <w:p w14:paraId="25FF0FB2" w14:textId="77777777" w:rsidR="003C430B" w:rsidRPr="007562D2" w:rsidRDefault="003C430B" w:rsidP="00B42783">
            <w:pPr>
              <w:jc w:val="center"/>
              <w:rPr>
                <w:b/>
              </w:rPr>
            </w:pPr>
            <w:r w:rsidRPr="007562D2">
              <w:rPr>
                <w:b/>
              </w:rPr>
              <w:t>JUL</w:t>
            </w:r>
          </w:p>
        </w:tc>
      </w:tr>
      <w:tr w:rsidR="00827DF4" w14:paraId="1B3DB283" w14:textId="77777777" w:rsidTr="00540F86">
        <w:trPr>
          <w:trHeight w:val="1605"/>
          <w:jc w:val="center"/>
        </w:trPr>
        <w:tc>
          <w:tcPr>
            <w:tcW w:w="2717" w:type="dxa"/>
          </w:tcPr>
          <w:p w14:paraId="4CCEC9DF" w14:textId="36ED8213" w:rsidR="003C430B" w:rsidRDefault="00827DF4" w:rsidP="00DC15D8">
            <w:r>
              <w:t xml:space="preserve">Proporcionar </w:t>
            </w:r>
            <w:proofErr w:type="gramStart"/>
            <w:r>
              <w:t xml:space="preserve">las </w:t>
            </w:r>
            <w:r w:rsidR="00DC15D8">
              <w:t xml:space="preserve"> ac</w:t>
            </w:r>
            <w:r>
              <w:t>tividades</w:t>
            </w:r>
            <w:proofErr w:type="gramEnd"/>
            <w:r>
              <w:t xml:space="preserve"> y tareas de todas las </w:t>
            </w:r>
            <w:r w:rsidR="00FC73C0">
              <w:t>UACS</w:t>
            </w:r>
            <w:ins w:id="93" w:author="BACHILLERATO GENERAL ALFONSO DE LA MADRID VIDAURRETA" w:date="2025-09-18T23:24:00Z">
              <w:r w:rsidR="007A4D70">
                <w:t xml:space="preserve"> y asignaturas</w:t>
              </w:r>
            </w:ins>
            <w:r w:rsidR="00FC73C0">
              <w:t>, establecidas en el MCCEMS.</w:t>
            </w:r>
          </w:p>
        </w:tc>
        <w:tc>
          <w:tcPr>
            <w:tcW w:w="0" w:type="auto"/>
          </w:tcPr>
          <w:p w14:paraId="475C72CF" w14:textId="77777777" w:rsidR="003C430B" w:rsidRDefault="003C430B" w:rsidP="00B42783">
            <w:pPr>
              <w:jc w:val="center"/>
            </w:pPr>
          </w:p>
          <w:p w14:paraId="0C1B2F16" w14:textId="662244DF" w:rsidR="003C430B" w:rsidRDefault="00827DF4" w:rsidP="00B42783">
            <w:pPr>
              <w:jc w:val="center"/>
            </w:pPr>
            <w:r>
              <w:t>TODO EL PERSONAL DOCENTE</w:t>
            </w:r>
          </w:p>
        </w:tc>
        <w:tc>
          <w:tcPr>
            <w:tcW w:w="0" w:type="auto"/>
            <w:shd w:val="clear" w:color="auto" w:fill="4F6228" w:themeFill="accent3" w:themeFillShade="80"/>
          </w:tcPr>
          <w:p w14:paraId="09EA0A4E" w14:textId="77777777" w:rsidR="003C430B" w:rsidRDefault="003C430B" w:rsidP="00B42783">
            <w:pPr>
              <w:jc w:val="center"/>
            </w:pPr>
          </w:p>
        </w:tc>
        <w:tc>
          <w:tcPr>
            <w:tcW w:w="0" w:type="auto"/>
            <w:shd w:val="clear" w:color="auto" w:fill="4F6228" w:themeFill="accent3" w:themeFillShade="80"/>
          </w:tcPr>
          <w:p w14:paraId="729A055C" w14:textId="77777777" w:rsidR="003C430B" w:rsidRDefault="003C430B" w:rsidP="00B42783">
            <w:pPr>
              <w:jc w:val="center"/>
            </w:pPr>
          </w:p>
        </w:tc>
        <w:tc>
          <w:tcPr>
            <w:tcW w:w="0" w:type="auto"/>
            <w:shd w:val="clear" w:color="auto" w:fill="4F6228" w:themeFill="accent3" w:themeFillShade="80"/>
          </w:tcPr>
          <w:p w14:paraId="19CC8F03" w14:textId="77777777" w:rsidR="003C430B" w:rsidRDefault="003C430B" w:rsidP="00B42783">
            <w:pPr>
              <w:jc w:val="center"/>
            </w:pPr>
          </w:p>
        </w:tc>
        <w:tc>
          <w:tcPr>
            <w:tcW w:w="0" w:type="auto"/>
            <w:shd w:val="clear" w:color="auto" w:fill="4F6228" w:themeFill="accent3" w:themeFillShade="80"/>
          </w:tcPr>
          <w:p w14:paraId="579731D7" w14:textId="77777777" w:rsidR="003C430B" w:rsidRDefault="003C430B" w:rsidP="00B42783">
            <w:pPr>
              <w:jc w:val="center"/>
            </w:pPr>
          </w:p>
        </w:tc>
        <w:tc>
          <w:tcPr>
            <w:tcW w:w="0" w:type="auto"/>
            <w:shd w:val="clear" w:color="auto" w:fill="4F6228" w:themeFill="accent3" w:themeFillShade="80"/>
          </w:tcPr>
          <w:p w14:paraId="5E5FF772" w14:textId="77777777" w:rsidR="003C430B" w:rsidRDefault="003C430B" w:rsidP="00B42783">
            <w:pPr>
              <w:jc w:val="center"/>
            </w:pPr>
          </w:p>
        </w:tc>
        <w:tc>
          <w:tcPr>
            <w:tcW w:w="0" w:type="auto"/>
            <w:shd w:val="clear" w:color="auto" w:fill="4F6228" w:themeFill="accent3" w:themeFillShade="80"/>
          </w:tcPr>
          <w:p w14:paraId="22A4B14C" w14:textId="77777777" w:rsidR="003C430B" w:rsidRDefault="003C430B" w:rsidP="00B42783">
            <w:pPr>
              <w:jc w:val="center"/>
            </w:pPr>
          </w:p>
        </w:tc>
        <w:tc>
          <w:tcPr>
            <w:tcW w:w="799" w:type="dxa"/>
            <w:shd w:val="clear" w:color="auto" w:fill="76923C" w:themeFill="accent3" w:themeFillShade="BF"/>
          </w:tcPr>
          <w:p w14:paraId="23328521" w14:textId="77777777" w:rsidR="003C430B" w:rsidRDefault="003C430B" w:rsidP="00B42783">
            <w:pPr>
              <w:jc w:val="center"/>
            </w:pPr>
          </w:p>
        </w:tc>
        <w:tc>
          <w:tcPr>
            <w:tcW w:w="709" w:type="dxa"/>
            <w:shd w:val="clear" w:color="auto" w:fill="4F6228" w:themeFill="accent3" w:themeFillShade="80"/>
          </w:tcPr>
          <w:p w14:paraId="642A18A1" w14:textId="77777777" w:rsidR="003C430B" w:rsidRDefault="003C430B" w:rsidP="00B42783">
            <w:pPr>
              <w:jc w:val="center"/>
            </w:pPr>
          </w:p>
        </w:tc>
        <w:tc>
          <w:tcPr>
            <w:tcW w:w="709" w:type="dxa"/>
            <w:shd w:val="clear" w:color="auto" w:fill="76923C" w:themeFill="accent3" w:themeFillShade="BF"/>
          </w:tcPr>
          <w:p w14:paraId="3DFFC9EE" w14:textId="77777777" w:rsidR="003C430B" w:rsidRDefault="003C430B" w:rsidP="00B42783">
            <w:pPr>
              <w:jc w:val="center"/>
            </w:pPr>
          </w:p>
        </w:tc>
        <w:tc>
          <w:tcPr>
            <w:tcW w:w="992" w:type="dxa"/>
            <w:shd w:val="clear" w:color="auto" w:fill="4F6228" w:themeFill="accent3" w:themeFillShade="80"/>
          </w:tcPr>
          <w:p w14:paraId="18F28974" w14:textId="77777777" w:rsidR="003C430B" w:rsidRDefault="003C430B" w:rsidP="00B42783">
            <w:pPr>
              <w:jc w:val="center"/>
            </w:pPr>
          </w:p>
        </w:tc>
        <w:tc>
          <w:tcPr>
            <w:tcW w:w="0" w:type="auto"/>
            <w:shd w:val="clear" w:color="auto" w:fill="76923C" w:themeFill="accent3" w:themeFillShade="BF"/>
          </w:tcPr>
          <w:p w14:paraId="2B8FE063" w14:textId="77777777" w:rsidR="003C430B" w:rsidRDefault="003C430B" w:rsidP="00B42783">
            <w:pPr>
              <w:jc w:val="center"/>
            </w:pPr>
          </w:p>
        </w:tc>
        <w:tc>
          <w:tcPr>
            <w:tcW w:w="887" w:type="dxa"/>
            <w:shd w:val="clear" w:color="auto" w:fill="76923C" w:themeFill="accent3" w:themeFillShade="BF"/>
          </w:tcPr>
          <w:p w14:paraId="49A0071D" w14:textId="77777777" w:rsidR="003C430B" w:rsidRDefault="003C430B" w:rsidP="00B42783">
            <w:pPr>
              <w:jc w:val="center"/>
            </w:pPr>
          </w:p>
        </w:tc>
      </w:tr>
    </w:tbl>
    <w:p w14:paraId="6E0160DD" w14:textId="3D1177D0" w:rsidR="001D2B54" w:rsidRDefault="001D2B54"/>
    <w:p w14:paraId="64E8A3DF" w14:textId="1845A5FA" w:rsidR="003C430B" w:rsidRDefault="009B2B08">
      <w:r>
        <w:t xml:space="preserve">Categoría: </w:t>
      </w:r>
      <w:r w:rsidRPr="00684925">
        <w:rPr>
          <w:b/>
        </w:rPr>
        <w:t>INDICA</w:t>
      </w:r>
      <w:r w:rsidR="00F2542B">
        <w:rPr>
          <w:b/>
        </w:rPr>
        <w:t>DORE</w:t>
      </w:r>
      <w:r w:rsidRPr="00684925">
        <w:rPr>
          <w:b/>
        </w:rPr>
        <w:t>S ACAD</w:t>
      </w:r>
      <w:r w:rsidR="007453ED">
        <w:rPr>
          <w:b/>
        </w:rPr>
        <w:t>É</w:t>
      </w:r>
      <w:r w:rsidRPr="00684925">
        <w:rPr>
          <w:b/>
        </w:rPr>
        <w:t>MICOS</w:t>
      </w:r>
    </w:p>
    <w:p w14:paraId="4BE384C4" w14:textId="7BD6EBDA" w:rsidR="009B2B08" w:rsidRDefault="00B42783">
      <w:r>
        <w:t xml:space="preserve">Línea de acción: implementar entre los estudiantes el Plan de </w:t>
      </w:r>
      <w:r w:rsidR="003A20F8">
        <w:t>asesoría</w:t>
      </w:r>
      <w:r>
        <w:t xml:space="preserve"> grupal.</w:t>
      </w:r>
    </w:p>
    <w:tbl>
      <w:tblPr>
        <w:tblStyle w:val="Tablaconcuadrcula"/>
        <w:tblW w:w="12896" w:type="dxa"/>
        <w:jc w:val="center"/>
        <w:tblLook w:val="04A0" w:firstRow="1" w:lastRow="0" w:firstColumn="1" w:lastColumn="0" w:noHBand="0" w:noVBand="1"/>
      </w:tblPr>
      <w:tblGrid>
        <w:gridCol w:w="4080"/>
        <w:gridCol w:w="1724"/>
        <w:gridCol w:w="639"/>
        <w:gridCol w:w="545"/>
        <w:gridCol w:w="591"/>
        <w:gridCol w:w="640"/>
        <w:gridCol w:w="530"/>
        <w:gridCol w:w="576"/>
        <w:gridCol w:w="548"/>
        <w:gridCol w:w="666"/>
        <w:gridCol w:w="597"/>
        <w:gridCol w:w="656"/>
        <w:gridCol w:w="578"/>
        <w:gridCol w:w="526"/>
      </w:tblGrid>
      <w:tr w:rsidR="00ED0C7E" w14:paraId="021AFE24" w14:textId="77777777" w:rsidTr="001248A8">
        <w:trPr>
          <w:trHeight w:val="288"/>
          <w:jc w:val="center"/>
        </w:trPr>
        <w:tc>
          <w:tcPr>
            <w:tcW w:w="0" w:type="auto"/>
            <w:vMerge w:val="restart"/>
            <w:shd w:val="clear" w:color="auto" w:fill="632423" w:themeFill="accent2" w:themeFillShade="80"/>
          </w:tcPr>
          <w:p w14:paraId="4A41F607" w14:textId="77777777" w:rsidR="00B42783" w:rsidRDefault="00B42783" w:rsidP="00B42783">
            <w:pPr>
              <w:jc w:val="center"/>
              <w:rPr>
                <w:b/>
              </w:rPr>
            </w:pPr>
          </w:p>
          <w:p w14:paraId="5F883EFC" w14:textId="77777777" w:rsidR="00B42783" w:rsidRPr="007562D2" w:rsidRDefault="00B42783" w:rsidP="00B42783">
            <w:pPr>
              <w:jc w:val="center"/>
              <w:rPr>
                <w:b/>
              </w:rPr>
            </w:pPr>
            <w:r w:rsidRPr="007562D2">
              <w:rPr>
                <w:b/>
              </w:rPr>
              <w:t>ACTIVIDADES</w:t>
            </w:r>
          </w:p>
        </w:tc>
        <w:tc>
          <w:tcPr>
            <w:tcW w:w="0" w:type="auto"/>
            <w:vMerge w:val="restart"/>
            <w:shd w:val="clear" w:color="auto" w:fill="632423" w:themeFill="accent2" w:themeFillShade="80"/>
          </w:tcPr>
          <w:p w14:paraId="08E53E97" w14:textId="77777777" w:rsidR="00B42783" w:rsidRDefault="00B42783" w:rsidP="00B42783">
            <w:pPr>
              <w:jc w:val="center"/>
              <w:rPr>
                <w:b/>
              </w:rPr>
            </w:pPr>
          </w:p>
          <w:p w14:paraId="5D9ECFB1" w14:textId="77777777" w:rsidR="00B42783" w:rsidRPr="007562D2" w:rsidRDefault="00B42783" w:rsidP="00B42783">
            <w:pPr>
              <w:jc w:val="center"/>
              <w:rPr>
                <w:b/>
              </w:rPr>
            </w:pPr>
            <w:r w:rsidRPr="007562D2">
              <w:rPr>
                <w:b/>
              </w:rPr>
              <w:t>RESPONSABLE</w:t>
            </w:r>
          </w:p>
        </w:tc>
        <w:tc>
          <w:tcPr>
            <w:tcW w:w="0" w:type="auto"/>
            <w:gridSpan w:val="12"/>
            <w:shd w:val="clear" w:color="auto" w:fill="632423" w:themeFill="accent2" w:themeFillShade="80"/>
          </w:tcPr>
          <w:p w14:paraId="309292EB" w14:textId="3FAFAE28" w:rsidR="00B42783" w:rsidRPr="007562D2" w:rsidRDefault="00E96ED9" w:rsidP="00684925">
            <w:pPr>
              <w:jc w:val="center"/>
              <w:rPr>
                <w:b/>
              </w:rPr>
            </w:pPr>
            <w:r>
              <w:rPr>
                <w:b/>
              </w:rPr>
              <w:t>CICLO ESCOLAR 202</w:t>
            </w:r>
            <w:ins w:id="94" w:author="BACHILLERATO GENERAL ALFONSO DE LA MADRID VIDAURRETA" w:date="2025-09-18T23:25:00Z">
              <w:r w:rsidR="007A4D70">
                <w:rPr>
                  <w:b/>
                </w:rPr>
                <w:t>5</w:t>
              </w:r>
            </w:ins>
            <w:del w:id="95" w:author="BACHILLERATO GENERAL ALFONSO DE LA MADRID VIDAURRETA" w:date="2025-09-18T23:25:00Z">
              <w:r w:rsidR="00D57E0C" w:rsidDel="007A4D70">
                <w:rPr>
                  <w:b/>
                </w:rPr>
                <w:delText>4</w:delText>
              </w:r>
            </w:del>
            <w:r>
              <w:rPr>
                <w:b/>
              </w:rPr>
              <w:t>-202</w:t>
            </w:r>
            <w:ins w:id="96" w:author="BACHILLERATO GENERAL ALFONSO DE LA MADRID VIDAURRETA" w:date="2025-09-18T23:25:00Z">
              <w:r w:rsidR="007A4D70">
                <w:rPr>
                  <w:b/>
                </w:rPr>
                <w:t>6</w:t>
              </w:r>
            </w:ins>
            <w:del w:id="97" w:author="BACHILLERATO GENERAL ALFONSO DE LA MADRID VIDAURRETA" w:date="2025-09-18T23:25:00Z">
              <w:r w:rsidR="00D57E0C" w:rsidDel="007A4D70">
                <w:rPr>
                  <w:b/>
                </w:rPr>
                <w:delText>5</w:delText>
              </w:r>
            </w:del>
          </w:p>
        </w:tc>
      </w:tr>
      <w:tr w:rsidR="00ED0C7E" w14:paraId="0C03ACCF" w14:textId="77777777" w:rsidTr="001248A8">
        <w:trPr>
          <w:trHeight w:val="154"/>
          <w:jc w:val="center"/>
        </w:trPr>
        <w:tc>
          <w:tcPr>
            <w:tcW w:w="0" w:type="auto"/>
            <w:vMerge/>
            <w:shd w:val="clear" w:color="auto" w:fill="632423" w:themeFill="accent2" w:themeFillShade="80"/>
          </w:tcPr>
          <w:p w14:paraId="60946A77" w14:textId="77777777" w:rsidR="00B42783" w:rsidRPr="007562D2" w:rsidRDefault="00B42783" w:rsidP="00B42783">
            <w:pPr>
              <w:jc w:val="center"/>
              <w:rPr>
                <w:b/>
              </w:rPr>
            </w:pPr>
          </w:p>
        </w:tc>
        <w:tc>
          <w:tcPr>
            <w:tcW w:w="0" w:type="auto"/>
            <w:vMerge/>
            <w:shd w:val="clear" w:color="auto" w:fill="632423" w:themeFill="accent2" w:themeFillShade="80"/>
          </w:tcPr>
          <w:p w14:paraId="38C54AB3" w14:textId="77777777" w:rsidR="00B42783" w:rsidRPr="007562D2" w:rsidRDefault="00B42783" w:rsidP="00B42783">
            <w:pPr>
              <w:jc w:val="center"/>
              <w:rPr>
                <w:b/>
              </w:rPr>
            </w:pPr>
          </w:p>
        </w:tc>
        <w:tc>
          <w:tcPr>
            <w:tcW w:w="0" w:type="auto"/>
            <w:shd w:val="clear" w:color="auto" w:fill="632423" w:themeFill="accent2" w:themeFillShade="80"/>
          </w:tcPr>
          <w:p w14:paraId="03CF7BFD" w14:textId="77777777" w:rsidR="00B42783" w:rsidRPr="007562D2" w:rsidRDefault="00B42783" w:rsidP="00B42783">
            <w:pPr>
              <w:jc w:val="center"/>
              <w:rPr>
                <w:b/>
              </w:rPr>
            </w:pPr>
            <w:r w:rsidRPr="007562D2">
              <w:rPr>
                <w:b/>
              </w:rPr>
              <w:t>AGO</w:t>
            </w:r>
          </w:p>
        </w:tc>
        <w:tc>
          <w:tcPr>
            <w:tcW w:w="0" w:type="auto"/>
            <w:shd w:val="clear" w:color="auto" w:fill="632423" w:themeFill="accent2" w:themeFillShade="80"/>
          </w:tcPr>
          <w:p w14:paraId="49D44CE9" w14:textId="77777777" w:rsidR="00B42783" w:rsidRPr="007562D2" w:rsidRDefault="00B42783" w:rsidP="00B42783">
            <w:pPr>
              <w:jc w:val="center"/>
              <w:rPr>
                <w:b/>
              </w:rPr>
            </w:pPr>
            <w:r w:rsidRPr="007562D2">
              <w:rPr>
                <w:b/>
              </w:rPr>
              <w:t>SEP</w:t>
            </w:r>
          </w:p>
        </w:tc>
        <w:tc>
          <w:tcPr>
            <w:tcW w:w="0" w:type="auto"/>
            <w:shd w:val="clear" w:color="auto" w:fill="632423" w:themeFill="accent2" w:themeFillShade="80"/>
          </w:tcPr>
          <w:p w14:paraId="709762BB" w14:textId="77777777" w:rsidR="00B42783" w:rsidRPr="007562D2" w:rsidRDefault="00B42783" w:rsidP="00B42783">
            <w:pPr>
              <w:jc w:val="center"/>
              <w:rPr>
                <w:b/>
              </w:rPr>
            </w:pPr>
            <w:r w:rsidRPr="007562D2">
              <w:rPr>
                <w:b/>
              </w:rPr>
              <w:t>OCT</w:t>
            </w:r>
          </w:p>
        </w:tc>
        <w:tc>
          <w:tcPr>
            <w:tcW w:w="0" w:type="auto"/>
            <w:shd w:val="clear" w:color="auto" w:fill="632423" w:themeFill="accent2" w:themeFillShade="80"/>
          </w:tcPr>
          <w:p w14:paraId="7AB382D6" w14:textId="77777777" w:rsidR="00B42783" w:rsidRPr="007562D2" w:rsidRDefault="00B42783" w:rsidP="00B42783">
            <w:pPr>
              <w:jc w:val="center"/>
              <w:rPr>
                <w:b/>
              </w:rPr>
            </w:pPr>
            <w:r w:rsidRPr="007562D2">
              <w:rPr>
                <w:b/>
              </w:rPr>
              <w:t>NOV</w:t>
            </w:r>
          </w:p>
        </w:tc>
        <w:tc>
          <w:tcPr>
            <w:tcW w:w="0" w:type="auto"/>
            <w:shd w:val="clear" w:color="auto" w:fill="632423" w:themeFill="accent2" w:themeFillShade="80"/>
          </w:tcPr>
          <w:p w14:paraId="53AF42F4" w14:textId="77777777" w:rsidR="00B42783" w:rsidRPr="007562D2" w:rsidRDefault="00B42783" w:rsidP="00B42783">
            <w:pPr>
              <w:jc w:val="center"/>
              <w:rPr>
                <w:b/>
              </w:rPr>
            </w:pPr>
            <w:r w:rsidRPr="007562D2">
              <w:rPr>
                <w:b/>
              </w:rPr>
              <w:t>DIC</w:t>
            </w:r>
          </w:p>
        </w:tc>
        <w:tc>
          <w:tcPr>
            <w:tcW w:w="0" w:type="auto"/>
            <w:shd w:val="clear" w:color="auto" w:fill="632423" w:themeFill="accent2" w:themeFillShade="80"/>
          </w:tcPr>
          <w:p w14:paraId="05A8642F" w14:textId="77777777" w:rsidR="00B42783" w:rsidRPr="007562D2" w:rsidRDefault="00B42783" w:rsidP="00B42783">
            <w:pPr>
              <w:jc w:val="center"/>
              <w:rPr>
                <w:b/>
              </w:rPr>
            </w:pPr>
            <w:r w:rsidRPr="007562D2">
              <w:rPr>
                <w:b/>
              </w:rPr>
              <w:t>ENE</w:t>
            </w:r>
          </w:p>
        </w:tc>
        <w:tc>
          <w:tcPr>
            <w:tcW w:w="0" w:type="auto"/>
            <w:shd w:val="clear" w:color="auto" w:fill="632423" w:themeFill="accent2" w:themeFillShade="80"/>
          </w:tcPr>
          <w:p w14:paraId="281814E0" w14:textId="77777777" w:rsidR="00B42783" w:rsidRPr="007562D2" w:rsidRDefault="00B42783" w:rsidP="00B42783">
            <w:pPr>
              <w:jc w:val="center"/>
              <w:rPr>
                <w:b/>
              </w:rPr>
            </w:pPr>
            <w:r w:rsidRPr="007562D2">
              <w:rPr>
                <w:b/>
              </w:rPr>
              <w:t>FEB</w:t>
            </w:r>
          </w:p>
        </w:tc>
        <w:tc>
          <w:tcPr>
            <w:tcW w:w="0" w:type="auto"/>
            <w:shd w:val="clear" w:color="auto" w:fill="632423" w:themeFill="accent2" w:themeFillShade="80"/>
          </w:tcPr>
          <w:p w14:paraId="3EE598E3" w14:textId="77777777" w:rsidR="00B42783" w:rsidRPr="007562D2" w:rsidRDefault="00B42783" w:rsidP="00B42783">
            <w:pPr>
              <w:jc w:val="center"/>
              <w:rPr>
                <w:b/>
              </w:rPr>
            </w:pPr>
            <w:r w:rsidRPr="007562D2">
              <w:rPr>
                <w:b/>
              </w:rPr>
              <w:t>MAR</w:t>
            </w:r>
          </w:p>
        </w:tc>
        <w:tc>
          <w:tcPr>
            <w:tcW w:w="0" w:type="auto"/>
            <w:shd w:val="clear" w:color="auto" w:fill="632423" w:themeFill="accent2" w:themeFillShade="80"/>
          </w:tcPr>
          <w:p w14:paraId="09270932" w14:textId="77777777" w:rsidR="00B42783" w:rsidRPr="007562D2" w:rsidRDefault="00B42783" w:rsidP="00B42783">
            <w:pPr>
              <w:jc w:val="center"/>
              <w:rPr>
                <w:b/>
              </w:rPr>
            </w:pPr>
            <w:r w:rsidRPr="007562D2">
              <w:rPr>
                <w:b/>
              </w:rPr>
              <w:t>ABR</w:t>
            </w:r>
          </w:p>
        </w:tc>
        <w:tc>
          <w:tcPr>
            <w:tcW w:w="0" w:type="auto"/>
            <w:shd w:val="clear" w:color="auto" w:fill="632423" w:themeFill="accent2" w:themeFillShade="80"/>
          </w:tcPr>
          <w:p w14:paraId="399876A4" w14:textId="77777777" w:rsidR="00B42783" w:rsidRPr="007562D2" w:rsidRDefault="00B42783" w:rsidP="00B42783">
            <w:pPr>
              <w:jc w:val="center"/>
              <w:rPr>
                <w:b/>
              </w:rPr>
            </w:pPr>
            <w:r w:rsidRPr="007562D2">
              <w:rPr>
                <w:b/>
              </w:rPr>
              <w:t>MAY</w:t>
            </w:r>
          </w:p>
        </w:tc>
        <w:tc>
          <w:tcPr>
            <w:tcW w:w="0" w:type="auto"/>
            <w:shd w:val="clear" w:color="auto" w:fill="632423" w:themeFill="accent2" w:themeFillShade="80"/>
          </w:tcPr>
          <w:p w14:paraId="290C4340" w14:textId="77777777" w:rsidR="00B42783" w:rsidRPr="007562D2" w:rsidRDefault="00B42783" w:rsidP="00B42783">
            <w:pPr>
              <w:jc w:val="center"/>
              <w:rPr>
                <w:b/>
              </w:rPr>
            </w:pPr>
            <w:r w:rsidRPr="007562D2">
              <w:rPr>
                <w:b/>
              </w:rPr>
              <w:t>JUN</w:t>
            </w:r>
          </w:p>
        </w:tc>
        <w:tc>
          <w:tcPr>
            <w:tcW w:w="0" w:type="auto"/>
            <w:shd w:val="clear" w:color="auto" w:fill="632423" w:themeFill="accent2" w:themeFillShade="80"/>
          </w:tcPr>
          <w:p w14:paraId="567CC7A3" w14:textId="77777777" w:rsidR="00B42783" w:rsidRPr="007562D2" w:rsidRDefault="00B42783" w:rsidP="00B42783">
            <w:pPr>
              <w:jc w:val="center"/>
              <w:rPr>
                <w:b/>
              </w:rPr>
            </w:pPr>
            <w:r w:rsidRPr="007562D2">
              <w:rPr>
                <w:b/>
              </w:rPr>
              <w:t>JUL</w:t>
            </w:r>
          </w:p>
        </w:tc>
      </w:tr>
      <w:tr w:rsidR="00ED0C7E" w14:paraId="4FF5899D" w14:textId="77777777" w:rsidTr="00ED0C7E">
        <w:trPr>
          <w:trHeight w:val="1442"/>
          <w:jc w:val="center"/>
        </w:trPr>
        <w:tc>
          <w:tcPr>
            <w:tcW w:w="0" w:type="auto"/>
          </w:tcPr>
          <w:p w14:paraId="04092698" w14:textId="77777777" w:rsidR="00B42783" w:rsidRDefault="00B42783" w:rsidP="00B42783">
            <w:pPr>
              <w:jc w:val="center"/>
            </w:pPr>
          </w:p>
          <w:p w14:paraId="360E84EF" w14:textId="471B5580" w:rsidR="00B42783" w:rsidRDefault="00827DF4" w:rsidP="00DC15D8">
            <w:r>
              <w:t>Digitalizar e i</w:t>
            </w:r>
            <w:r w:rsidR="00B42783">
              <w:t>mprimir materiales de</w:t>
            </w:r>
            <w:r w:rsidR="00DC15D8">
              <w:t xml:space="preserve"> </w:t>
            </w:r>
            <w:r w:rsidR="00B42783">
              <w:t>apoyo para la Acción tutorial</w:t>
            </w:r>
          </w:p>
        </w:tc>
        <w:tc>
          <w:tcPr>
            <w:tcW w:w="0" w:type="auto"/>
          </w:tcPr>
          <w:p w14:paraId="660EA182" w14:textId="77777777" w:rsidR="00B42783" w:rsidRDefault="00B42783" w:rsidP="00B42783">
            <w:pPr>
              <w:jc w:val="center"/>
            </w:pPr>
          </w:p>
          <w:p w14:paraId="5A56EC84" w14:textId="77777777" w:rsidR="00B42783" w:rsidRDefault="00B42783" w:rsidP="00B42783">
            <w:pPr>
              <w:jc w:val="center"/>
            </w:pPr>
          </w:p>
          <w:p w14:paraId="53BC5A32" w14:textId="77777777" w:rsidR="00B42783" w:rsidRDefault="00ED0C7E" w:rsidP="00B42783">
            <w:pPr>
              <w:jc w:val="center"/>
            </w:pPr>
            <w:r>
              <w:t>Administrativo</w:t>
            </w:r>
          </w:p>
          <w:p w14:paraId="7BDD0C9F" w14:textId="77777777" w:rsidR="00ED0C7E" w:rsidRDefault="00ED0C7E" w:rsidP="00B42783">
            <w:pPr>
              <w:jc w:val="center"/>
            </w:pPr>
            <w:r>
              <w:t xml:space="preserve">Tutor escolar </w:t>
            </w:r>
          </w:p>
        </w:tc>
        <w:tc>
          <w:tcPr>
            <w:tcW w:w="0" w:type="auto"/>
          </w:tcPr>
          <w:p w14:paraId="6A3A3582" w14:textId="77777777" w:rsidR="00B42783" w:rsidRDefault="00B42783" w:rsidP="00B42783">
            <w:pPr>
              <w:jc w:val="center"/>
            </w:pPr>
          </w:p>
        </w:tc>
        <w:tc>
          <w:tcPr>
            <w:tcW w:w="0" w:type="auto"/>
            <w:shd w:val="clear" w:color="auto" w:fill="4F6228" w:themeFill="accent3" w:themeFillShade="80"/>
          </w:tcPr>
          <w:p w14:paraId="56239EE8" w14:textId="77777777" w:rsidR="00B42783" w:rsidRDefault="00B42783" w:rsidP="00B42783">
            <w:pPr>
              <w:jc w:val="center"/>
            </w:pPr>
          </w:p>
        </w:tc>
        <w:tc>
          <w:tcPr>
            <w:tcW w:w="0" w:type="auto"/>
            <w:shd w:val="clear" w:color="auto" w:fill="4F6228" w:themeFill="accent3" w:themeFillShade="80"/>
          </w:tcPr>
          <w:p w14:paraId="2F940C97" w14:textId="77777777" w:rsidR="00B42783" w:rsidRDefault="00B42783" w:rsidP="00B42783">
            <w:pPr>
              <w:jc w:val="center"/>
            </w:pPr>
          </w:p>
        </w:tc>
        <w:tc>
          <w:tcPr>
            <w:tcW w:w="0" w:type="auto"/>
            <w:shd w:val="clear" w:color="auto" w:fill="4F6228" w:themeFill="accent3" w:themeFillShade="80"/>
          </w:tcPr>
          <w:p w14:paraId="5DB3BC51" w14:textId="77777777" w:rsidR="00B42783" w:rsidRDefault="00B42783" w:rsidP="00B42783">
            <w:pPr>
              <w:jc w:val="center"/>
            </w:pPr>
          </w:p>
        </w:tc>
        <w:tc>
          <w:tcPr>
            <w:tcW w:w="0" w:type="auto"/>
            <w:shd w:val="clear" w:color="auto" w:fill="4F6228" w:themeFill="accent3" w:themeFillShade="80"/>
          </w:tcPr>
          <w:p w14:paraId="534C69DC" w14:textId="77777777" w:rsidR="00B42783" w:rsidRDefault="00B42783" w:rsidP="00B42783">
            <w:pPr>
              <w:jc w:val="center"/>
            </w:pPr>
          </w:p>
        </w:tc>
        <w:tc>
          <w:tcPr>
            <w:tcW w:w="0" w:type="auto"/>
            <w:shd w:val="clear" w:color="auto" w:fill="4F6228" w:themeFill="accent3" w:themeFillShade="80"/>
          </w:tcPr>
          <w:p w14:paraId="3585EF1F" w14:textId="77777777" w:rsidR="00B42783" w:rsidRDefault="00B42783" w:rsidP="00B42783">
            <w:pPr>
              <w:jc w:val="center"/>
            </w:pPr>
          </w:p>
        </w:tc>
        <w:tc>
          <w:tcPr>
            <w:tcW w:w="0" w:type="auto"/>
            <w:shd w:val="clear" w:color="auto" w:fill="4F6228" w:themeFill="accent3" w:themeFillShade="80"/>
          </w:tcPr>
          <w:p w14:paraId="6E3335B3" w14:textId="77777777" w:rsidR="00B42783" w:rsidRDefault="00B42783" w:rsidP="00B42783">
            <w:pPr>
              <w:jc w:val="center"/>
            </w:pPr>
          </w:p>
        </w:tc>
        <w:tc>
          <w:tcPr>
            <w:tcW w:w="0" w:type="auto"/>
            <w:shd w:val="clear" w:color="auto" w:fill="4F6228" w:themeFill="accent3" w:themeFillShade="80"/>
          </w:tcPr>
          <w:p w14:paraId="3DA01222" w14:textId="77777777" w:rsidR="00B42783" w:rsidRDefault="00B42783" w:rsidP="00B42783">
            <w:pPr>
              <w:jc w:val="center"/>
            </w:pPr>
          </w:p>
        </w:tc>
        <w:tc>
          <w:tcPr>
            <w:tcW w:w="0" w:type="auto"/>
            <w:shd w:val="clear" w:color="auto" w:fill="4F6228" w:themeFill="accent3" w:themeFillShade="80"/>
          </w:tcPr>
          <w:p w14:paraId="40E470CD" w14:textId="77777777" w:rsidR="00B42783" w:rsidRDefault="00B42783" w:rsidP="00B42783">
            <w:pPr>
              <w:jc w:val="center"/>
            </w:pPr>
          </w:p>
        </w:tc>
        <w:tc>
          <w:tcPr>
            <w:tcW w:w="0" w:type="auto"/>
            <w:shd w:val="clear" w:color="auto" w:fill="4F6228" w:themeFill="accent3" w:themeFillShade="80"/>
          </w:tcPr>
          <w:p w14:paraId="16C84922" w14:textId="77777777" w:rsidR="00B42783" w:rsidRDefault="00B42783" w:rsidP="00B42783">
            <w:pPr>
              <w:jc w:val="center"/>
            </w:pPr>
          </w:p>
        </w:tc>
        <w:tc>
          <w:tcPr>
            <w:tcW w:w="0" w:type="auto"/>
            <w:shd w:val="clear" w:color="auto" w:fill="4F6228" w:themeFill="accent3" w:themeFillShade="80"/>
          </w:tcPr>
          <w:p w14:paraId="1CAA5CF8" w14:textId="77777777" w:rsidR="00B42783" w:rsidRDefault="00B42783" w:rsidP="00B42783">
            <w:pPr>
              <w:jc w:val="center"/>
            </w:pPr>
          </w:p>
        </w:tc>
        <w:tc>
          <w:tcPr>
            <w:tcW w:w="0" w:type="auto"/>
            <w:shd w:val="clear" w:color="auto" w:fill="auto"/>
          </w:tcPr>
          <w:p w14:paraId="4EBD51BC" w14:textId="77777777" w:rsidR="00B42783" w:rsidRDefault="00B42783" w:rsidP="00B42783">
            <w:pPr>
              <w:jc w:val="center"/>
            </w:pPr>
          </w:p>
        </w:tc>
      </w:tr>
      <w:tr w:rsidR="00ED0C7E" w14:paraId="72475F8A" w14:textId="77777777" w:rsidTr="00B42783">
        <w:trPr>
          <w:trHeight w:val="1137"/>
          <w:jc w:val="center"/>
        </w:trPr>
        <w:tc>
          <w:tcPr>
            <w:tcW w:w="0" w:type="auto"/>
          </w:tcPr>
          <w:p w14:paraId="242DE18E" w14:textId="77777777" w:rsidR="00B42783" w:rsidRDefault="00B42783" w:rsidP="00DC15D8">
            <w:r>
              <w:t xml:space="preserve">Elaborar </w:t>
            </w:r>
            <w:r w:rsidR="00ED0C7E">
              <w:t xml:space="preserve">diagnóstico de estudiantes en riesgo de deserción y reprobación </w:t>
            </w:r>
          </w:p>
        </w:tc>
        <w:tc>
          <w:tcPr>
            <w:tcW w:w="0" w:type="auto"/>
          </w:tcPr>
          <w:p w14:paraId="0F32D01E" w14:textId="77777777" w:rsidR="00B42783" w:rsidRDefault="00B42783" w:rsidP="00B42783">
            <w:pPr>
              <w:jc w:val="center"/>
            </w:pPr>
          </w:p>
          <w:p w14:paraId="2B66C5F9" w14:textId="5AA94A8A" w:rsidR="00B42783" w:rsidRDefault="00B42783" w:rsidP="00B42783">
            <w:pPr>
              <w:jc w:val="center"/>
            </w:pPr>
            <w:r>
              <w:t>Tutores</w:t>
            </w:r>
            <w:r w:rsidR="00E96ED9">
              <w:t xml:space="preserve"> y docentes</w:t>
            </w:r>
          </w:p>
        </w:tc>
        <w:tc>
          <w:tcPr>
            <w:tcW w:w="0" w:type="auto"/>
          </w:tcPr>
          <w:p w14:paraId="20C5A857" w14:textId="77777777" w:rsidR="00B42783" w:rsidRDefault="00B42783" w:rsidP="00B42783">
            <w:pPr>
              <w:jc w:val="center"/>
            </w:pPr>
          </w:p>
        </w:tc>
        <w:tc>
          <w:tcPr>
            <w:tcW w:w="0" w:type="auto"/>
            <w:shd w:val="clear" w:color="auto" w:fill="948A54" w:themeFill="background2" w:themeFillShade="80"/>
          </w:tcPr>
          <w:p w14:paraId="59D7E500" w14:textId="77777777" w:rsidR="00B42783" w:rsidRDefault="00B42783" w:rsidP="00B42783">
            <w:pPr>
              <w:jc w:val="center"/>
            </w:pPr>
          </w:p>
        </w:tc>
        <w:tc>
          <w:tcPr>
            <w:tcW w:w="0" w:type="auto"/>
            <w:shd w:val="clear" w:color="auto" w:fill="948A54" w:themeFill="background2" w:themeFillShade="80"/>
          </w:tcPr>
          <w:p w14:paraId="4A791135" w14:textId="77777777" w:rsidR="00B42783" w:rsidRDefault="00B42783" w:rsidP="00B42783">
            <w:pPr>
              <w:jc w:val="center"/>
            </w:pPr>
          </w:p>
        </w:tc>
        <w:tc>
          <w:tcPr>
            <w:tcW w:w="0" w:type="auto"/>
            <w:shd w:val="clear" w:color="auto" w:fill="948A54" w:themeFill="background2" w:themeFillShade="80"/>
          </w:tcPr>
          <w:p w14:paraId="219600C9" w14:textId="77777777" w:rsidR="00B42783" w:rsidRDefault="00B42783" w:rsidP="00B42783">
            <w:pPr>
              <w:jc w:val="center"/>
            </w:pPr>
          </w:p>
        </w:tc>
        <w:tc>
          <w:tcPr>
            <w:tcW w:w="0" w:type="auto"/>
            <w:shd w:val="clear" w:color="auto" w:fill="948A54" w:themeFill="background2" w:themeFillShade="80"/>
          </w:tcPr>
          <w:p w14:paraId="12A8F364" w14:textId="77777777" w:rsidR="00B42783" w:rsidRDefault="00B42783" w:rsidP="00B42783">
            <w:pPr>
              <w:jc w:val="center"/>
            </w:pPr>
          </w:p>
        </w:tc>
        <w:tc>
          <w:tcPr>
            <w:tcW w:w="0" w:type="auto"/>
            <w:shd w:val="clear" w:color="auto" w:fill="948A54" w:themeFill="background2" w:themeFillShade="80"/>
          </w:tcPr>
          <w:p w14:paraId="768E0B08" w14:textId="77777777" w:rsidR="00B42783" w:rsidRDefault="00B42783" w:rsidP="00B42783">
            <w:pPr>
              <w:jc w:val="center"/>
            </w:pPr>
          </w:p>
        </w:tc>
        <w:tc>
          <w:tcPr>
            <w:tcW w:w="0" w:type="auto"/>
            <w:shd w:val="clear" w:color="auto" w:fill="948A54" w:themeFill="background2" w:themeFillShade="80"/>
          </w:tcPr>
          <w:p w14:paraId="424A2B97" w14:textId="77777777" w:rsidR="00B42783" w:rsidRDefault="00B42783" w:rsidP="00B42783">
            <w:pPr>
              <w:jc w:val="center"/>
            </w:pPr>
          </w:p>
        </w:tc>
        <w:tc>
          <w:tcPr>
            <w:tcW w:w="0" w:type="auto"/>
            <w:shd w:val="clear" w:color="auto" w:fill="948A54" w:themeFill="background2" w:themeFillShade="80"/>
          </w:tcPr>
          <w:p w14:paraId="32771919" w14:textId="77777777" w:rsidR="00B42783" w:rsidRDefault="00B42783" w:rsidP="00B42783">
            <w:pPr>
              <w:jc w:val="center"/>
            </w:pPr>
          </w:p>
        </w:tc>
        <w:tc>
          <w:tcPr>
            <w:tcW w:w="0" w:type="auto"/>
            <w:shd w:val="clear" w:color="auto" w:fill="948A54" w:themeFill="background2" w:themeFillShade="80"/>
          </w:tcPr>
          <w:p w14:paraId="1E0A945F" w14:textId="77777777" w:rsidR="00B42783" w:rsidRDefault="00B42783" w:rsidP="00B42783">
            <w:pPr>
              <w:jc w:val="center"/>
            </w:pPr>
          </w:p>
        </w:tc>
        <w:tc>
          <w:tcPr>
            <w:tcW w:w="0" w:type="auto"/>
            <w:shd w:val="clear" w:color="auto" w:fill="948A54" w:themeFill="background2" w:themeFillShade="80"/>
          </w:tcPr>
          <w:p w14:paraId="16EAD482" w14:textId="77777777" w:rsidR="00B42783" w:rsidRDefault="00B42783" w:rsidP="00B42783">
            <w:pPr>
              <w:jc w:val="center"/>
            </w:pPr>
          </w:p>
        </w:tc>
        <w:tc>
          <w:tcPr>
            <w:tcW w:w="0" w:type="auto"/>
            <w:shd w:val="clear" w:color="auto" w:fill="948A54" w:themeFill="background2" w:themeFillShade="80"/>
          </w:tcPr>
          <w:p w14:paraId="49E74A74" w14:textId="77777777" w:rsidR="00B42783" w:rsidRDefault="00B42783" w:rsidP="00B42783">
            <w:pPr>
              <w:jc w:val="center"/>
            </w:pPr>
          </w:p>
        </w:tc>
        <w:tc>
          <w:tcPr>
            <w:tcW w:w="0" w:type="auto"/>
            <w:shd w:val="clear" w:color="auto" w:fill="auto"/>
          </w:tcPr>
          <w:p w14:paraId="49202C11" w14:textId="77777777" w:rsidR="00B42783" w:rsidRDefault="00B42783" w:rsidP="00B42783">
            <w:pPr>
              <w:jc w:val="center"/>
            </w:pPr>
          </w:p>
        </w:tc>
      </w:tr>
    </w:tbl>
    <w:p w14:paraId="37292965" w14:textId="77777777" w:rsidR="004F45B5" w:rsidRDefault="004F45B5"/>
    <w:p w14:paraId="1A27E042" w14:textId="77777777" w:rsidR="00DB6E6B" w:rsidRDefault="00DB6E6B"/>
    <w:p w14:paraId="6E21E9C3" w14:textId="054ECA4A" w:rsidR="003C430B" w:rsidRDefault="00B42783">
      <w:r>
        <w:t xml:space="preserve">Categoría: </w:t>
      </w:r>
      <w:r w:rsidRPr="00684925">
        <w:rPr>
          <w:b/>
        </w:rPr>
        <w:t>INDICADORES ACAD</w:t>
      </w:r>
      <w:r w:rsidR="007453ED">
        <w:rPr>
          <w:b/>
        </w:rPr>
        <w:t>É</w:t>
      </w:r>
      <w:r w:rsidRPr="00684925">
        <w:rPr>
          <w:b/>
        </w:rPr>
        <w:t>MICOS</w:t>
      </w:r>
    </w:p>
    <w:p w14:paraId="2611E1DE" w14:textId="77777777" w:rsidR="00B42783" w:rsidRDefault="00DF0C31">
      <w:r>
        <w:lastRenderedPageBreak/>
        <w:t>Línea</w:t>
      </w:r>
      <w:r w:rsidR="00B42783">
        <w:t xml:space="preserve"> de acción: brindar tutorías personalizadas a los estudiantes en riesgo de reprobación.</w:t>
      </w:r>
    </w:p>
    <w:tbl>
      <w:tblPr>
        <w:tblStyle w:val="Tablaconcuadrcula"/>
        <w:tblW w:w="12250" w:type="dxa"/>
        <w:jc w:val="center"/>
        <w:tblLook w:val="04A0" w:firstRow="1" w:lastRow="0" w:firstColumn="1" w:lastColumn="0" w:noHBand="0" w:noVBand="1"/>
      </w:tblPr>
      <w:tblGrid>
        <w:gridCol w:w="3635"/>
        <w:gridCol w:w="1523"/>
        <w:gridCol w:w="639"/>
        <w:gridCol w:w="545"/>
        <w:gridCol w:w="591"/>
        <w:gridCol w:w="640"/>
        <w:gridCol w:w="530"/>
        <w:gridCol w:w="576"/>
        <w:gridCol w:w="548"/>
        <w:gridCol w:w="666"/>
        <w:gridCol w:w="597"/>
        <w:gridCol w:w="656"/>
        <w:gridCol w:w="578"/>
        <w:gridCol w:w="526"/>
      </w:tblGrid>
      <w:tr w:rsidR="00B42783" w14:paraId="4E864BD4" w14:textId="77777777" w:rsidTr="001248A8">
        <w:trPr>
          <w:trHeight w:val="440"/>
          <w:jc w:val="center"/>
        </w:trPr>
        <w:tc>
          <w:tcPr>
            <w:tcW w:w="0" w:type="auto"/>
            <w:vMerge w:val="restart"/>
            <w:shd w:val="clear" w:color="auto" w:fill="632423" w:themeFill="accent2" w:themeFillShade="80"/>
          </w:tcPr>
          <w:p w14:paraId="477B731A" w14:textId="77777777" w:rsidR="00B42783" w:rsidRDefault="00B42783" w:rsidP="00B42783">
            <w:pPr>
              <w:jc w:val="center"/>
              <w:rPr>
                <w:b/>
              </w:rPr>
            </w:pPr>
          </w:p>
          <w:p w14:paraId="65FB8A7A" w14:textId="77777777" w:rsidR="00B42783" w:rsidRPr="007562D2" w:rsidRDefault="00B42783" w:rsidP="00B42783">
            <w:pPr>
              <w:jc w:val="center"/>
              <w:rPr>
                <w:b/>
              </w:rPr>
            </w:pPr>
            <w:r w:rsidRPr="007562D2">
              <w:rPr>
                <w:b/>
              </w:rPr>
              <w:t>ACTIVIDADES</w:t>
            </w:r>
          </w:p>
        </w:tc>
        <w:tc>
          <w:tcPr>
            <w:tcW w:w="0" w:type="auto"/>
            <w:vMerge w:val="restart"/>
            <w:shd w:val="clear" w:color="auto" w:fill="632423" w:themeFill="accent2" w:themeFillShade="80"/>
          </w:tcPr>
          <w:p w14:paraId="7DFC68F2" w14:textId="77777777" w:rsidR="00B42783" w:rsidRDefault="00B42783" w:rsidP="00B42783">
            <w:pPr>
              <w:jc w:val="center"/>
              <w:rPr>
                <w:b/>
              </w:rPr>
            </w:pPr>
          </w:p>
          <w:p w14:paraId="57530B11" w14:textId="77777777" w:rsidR="00B42783" w:rsidRPr="007562D2" w:rsidRDefault="00B42783" w:rsidP="00B42783">
            <w:pPr>
              <w:jc w:val="center"/>
              <w:rPr>
                <w:b/>
              </w:rPr>
            </w:pPr>
            <w:r w:rsidRPr="007562D2">
              <w:rPr>
                <w:b/>
              </w:rPr>
              <w:t>RESPONSABLE</w:t>
            </w:r>
          </w:p>
        </w:tc>
        <w:tc>
          <w:tcPr>
            <w:tcW w:w="0" w:type="auto"/>
            <w:gridSpan w:val="12"/>
            <w:shd w:val="clear" w:color="auto" w:fill="632423" w:themeFill="accent2" w:themeFillShade="80"/>
          </w:tcPr>
          <w:p w14:paraId="27DC6E75" w14:textId="455A6DCF" w:rsidR="00B42783" w:rsidRPr="007562D2" w:rsidRDefault="00E96ED9" w:rsidP="00B42783">
            <w:pPr>
              <w:jc w:val="center"/>
              <w:rPr>
                <w:b/>
              </w:rPr>
            </w:pPr>
            <w:r>
              <w:rPr>
                <w:b/>
              </w:rPr>
              <w:t>CICLO ESCOLAR 202</w:t>
            </w:r>
            <w:ins w:id="98" w:author="BACHILLERATO GENERAL ALFONSO DE LA MADRID VIDAURRETA" w:date="2025-09-18T23:26:00Z">
              <w:r w:rsidR="007A4D70">
                <w:rPr>
                  <w:b/>
                </w:rPr>
                <w:t>5</w:t>
              </w:r>
            </w:ins>
            <w:del w:id="99" w:author="BACHILLERATO GENERAL ALFONSO DE LA MADRID VIDAURRETA" w:date="2025-09-18T23:26:00Z">
              <w:r w:rsidR="00D57E0C" w:rsidDel="007A4D70">
                <w:rPr>
                  <w:b/>
                </w:rPr>
                <w:delText>4</w:delText>
              </w:r>
            </w:del>
            <w:r>
              <w:rPr>
                <w:b/>
              </w:rPr>
              <w:t>-202</w:t>
            </w:r>
            <w:ins w:id="100" w:author="BACHILLERATO GENERAL ALFONSO DE LA MADRID VIDAURRETA" w:date="2025-09-18T23:26:00Z">
              <w:r w:rsidR="007A4D70">
                <w:rPr>
                  <w:b/>
                </w:rPr>
                <w:t>6</w:t>
              </w:r>
            </w:ins>
            <w:del w:id="101" w:author="BACHILLERATO GENERAL ALFONSO DE LA MADRID VIDAURRETA" w:date="2025-09-18T23:26:00Z">
              <w:r w:rsidR="00D57E0C" w:rsidDel="007A4D70">
                <w:rPr>
                  <w:b/>
                </w:rPr>
                <w:delText>5</w:delText>
              </w:r>
            </w:del>
          </w:p>
        </w:tc>
      </w:tr>
      <w:tr w:rsidR="00B42783" w14:paraId="2A72C885" w14:textId="77777777" w:rsidTr="001248A8">
        <w:trPr>
          <w:trHeight w:val="234"/>
          <w:jc w:val="center"/>
        </w:trPr>
        <w:tc>
          <w:tcPr>
            <w:tcW w:w="0" w:type="auto"/>
            <w:vMerge/>
            <w:shd w:val="clear" w:color="auto" w:fill="632423" w:themeFill="accent2" w:themeFillShade="80"/>
          </w:tcPr>
          <w:p w14:paraId="1117EF3E" w14:textId="77777777" w:rsidR="00B42783" w:rsidRPr="007562D2" w:rsidRDefault="00B42783" w:rsidP="00B42783">
            <w:pPr>
              <w:jc w:val="center"/>
              <w:rPr>
                <w:b/>
              </w:rPr>
            </w:pPr>
          </w:p>
        </w:tc>
        <w:tc>
          <w:tcPr>
            <w:tcW w:w="0" w:type="auto"/>
            <w:vMerge/>
            <w:shd w:val="clear" w:color="auto" w:fill="632423" w:themeFill="accent2" w:themeFillShade="80"/>
          </w:tcPr>
          <w:p w14:paraId="5E41CE3A" w14:textId="77777777" w:rsidR="00B42783" w:rsidRPr="007562D2" w:rsidRDefault="00B42783" w:rsidP="00B42783">
            <w:pPr>
              <w:jc w:val="center"/>
              <w:rPr>
                <w:b/>
              </w:rPr>
            </w:pPr>
          </w:p>
        </w:tc>
        <w:tc>
          <w:tcPr>
            <w:tcW w:w="0" w:type="auto"/>
            <w:shd w:val="clear" w:color="auto" w:fill="632423" w:themeFill="accent2" w:themeFillShade="80"/>
          </w:tcPr>
          <w:p w14:paraId="1D916376" w14:textId="77777777" w:rsidR="00B42783" w:rsidRPr="007562D2" w:rsidRDefault="00B42783" w:rsidP="00B42783">
            <w:pPr>
              <w:jc w:val="center"/>
              <w:rPr>
                <w:b/>
              </w:rPr>
            </w:pPr>
            <w:r w:rsidRPr="007562D2">
              <w:rPr>
                <w:b/>
              </w:rPr>
              <w:t>AGO</w:t>
            </w:r>
          </w:p>
        </w:tc>
        <w:tc>
          <w:tcPr>
            <w:tcW w:w="0" w:type="auto"/>
            <w:shd w:val="clear" w:color="auto" w:fill="632423" w:themeFill="accent2" w:themeFillShade="80"/>
          </w:tcPr>
          <w:p w14:paraId="6DA157EB" w14:textId="77777777" w:rsidR="00B42783" w:rsidRPr="007562D2" w:rsidRDefault="00B42783" w:rsidP="00B42783">
            <w:pPr>
              <w:jc w:val="center"/>
              <w:rPr>
                <w:b/>
              </w:rPr>
            </w:pPr>
            <w:r w:rsidRPr="007562D2">
              <w:rPr>
                <w:b/>
              </w:rPr>
              <w:t>SEP</w:t>
            </w:r>
          </w:p>
        </w:tc>
        <w:tc>
          <w:tcPr>
            <w:tcW w:w="0" w:type="auto"/>
            <w:shd w:val="clear" w:color="auto" w:fill="632423" w:themeFill="accent2" w:themeFillShade="80"/>
          </w:tcPr>
          <w:p w14:paraId="61B6B919" w14:textId="77777777" w:rsidR="00B42783" w:rsidRPr="007562D2" w:rsidRDefault="00B42783" w:rsidP="00B42783">
            <w:pPr>
              <w:jc w:val="center"/>
              <w:rPr>
                <w:b/>
              </w:rPr>
            </w:pPr>
            <w:r w:rsidRPr="007562D2">
              <w:rPr>
                <w:b/>
              </w:rPr>
              <w:t>OCT</w:t>
            </w:r>
          </w:p>
        </w:tc>
        <w:tc>
          <w:tcPr>
            <w:tcW w:w="0" w:type="auto"/>
            <w:shd w:val="clear" w:color="auto" w:fill="632423" w:themeFill="accent2" w:themeFillShade="80"/>
          </w:tcPr>
          <w:p w14:paraId="39E7CF1F" w14:textId="77777777" w:rsidR="00B42783" w:rsidRPr="007562D2" w:rsidRDefault="00B42783" w:rsidP="00B42783">
            <w:pPr>
              <w:jc w:val="center"/>
              <w:rPr>
                <w:b/>
              </w:rPr>
            </w:pPr>
            <w:r w:rsidRPr="007562D2">
              <w:rPr>
                <w:b/>
              </w:rPr>
              <w:t>NOV</w:t>
            </w:r>
          </w:p>
        </w:tc>
        <w:tc>
          <w:tcPr>
            <w:tcW w:w="0" w:type="auto"/>
            <w:shd w:val="clear" w:color="auto" w:fill="632423" w:themeFill="accent2" w:themeFillShade="80"/>
          </w:tcPr>
          <w:p w14:paraId="0D01A657" w14:textId="77777777" w:rsidR="00B42783" w:rsidRPr="007562D2" w:rsidRDefault="00B42783" w:rsidP="00B42783">
            <w:pPr>
              <w:jc w:val="center"/>
              <w:rPr>
                <w:b/>
              </w:rPr>
            </w:pPr>
            <w:r w:rsidRPr="007562D2">
              <w:rPr>
                <w:b/>
              </w:rPr>
              <w:t>DIC</w:t>
            </w:r>
          </w:p>
        </w:tc>
        <w:tc>
          <w:tcPr>
            <w:tcW w:w="0" w:type="auto"/>
            <w:shd w:val="clear" w:color="auto" w:fill="632423" w:themeFill="accent2" w:themeFillShade="80"/>
          </w:tcPr>
          <w:p w14:paraId="1357156D" w14:textId="77777777" w:rsidR="00B42783" w:rsidRPr="007562D2" w:rsidRDefault="00B42783" w:rsidP="00B42783">
            <w:pPr>
              <w:jc w:val="center"/>
              <w:rPr>
                <w:b/>
              </w:rPr>
            </w:pPr>
            <w:r w:rsidRPr="007562D2">
              <w:rPr>
                <w:b/>
              </w:rPr>
              <w:t>ENE</w:t>
            </w:r>
          </w:p>
        </w:tc>
        <w:tc>
          <w:tcPr>
            <w:tcW w:w="0" w:type="auto"/>
            <w:shd w:val="clear" w:color="auto" w:fill="632423" w:themeFill="accent2" w:themeFillShade="80"/>
          </w:tcPr>
          <w:p w14:paraId="0EDDA475" w14:textId="77777777" w:rsidR="00B42783" w:rsidRPr="007562D2" w:rsidRDefault="00B42783" w:rsidP="00B42783">
            <w:pPr>
              <w:jc w:val="center"/>
              <w:rPr>
                <w:b/>
              </w:rPr>
            </w:pPr>
            <w:r w:rsidRPr="007562D2">
              <w:rPr>
                <w:b/>
              </w:rPr>
              <w:t>FEB</w:t>
            </w:r>
          </w:p>
        </w:tc>
        <w:tc>
          <w:tcPr>
            <w:tcW w:w="0" w:type="auto"/>
            <w:shd w:val="clear" w:color="auto" w:fill="632423" w:themeFill="accent2" w:themeFillShade="80"/>
          </w:tcPr>
          <w:p w14:paraId="67FAD646" w14:textId="77777777" w:rsidR="00B42783" w:rsidRPr="007562D2" w:rsidRDefault="00B42783" w:rsidP="00B42783">
            <w:pPr>
              <w:jc w:val="center"/>
              <w:rPr>
                <w:b/>
              </w:rPr>
            </w:pPr>
            <w:r w:rsidRPr="007562D2">
              <w:rPr>
                <w:b/>
              </w:rPr>
              <w:t>MAR</w:t>
            </w:r>
          </w:p>
        </w:tc>
        <w:tc>
          <w:tcPr>
            <w:tcW w:w="0" w:type="auto"/>
            <w:shd w:val="clear" w:color="auto" w:fill="632423" w:themeFill="accent2" w:themeFillShade="80"/>
          </w:tcPr>
          <w:p w14:paraId="1CFB16FF" w14:textId="77777777" w:rsidR="00B42783" w:rsidRPr="007562D2" w:rsidRDefault="00B42783" w:rsidP="00B42783">
            <w:pPr>
              <w:jc w:val="center"/>
              <w:rPr>
                <w:b/>
              </w:rPr>
            </w:pPr>
            <w:r w:rsidRPr="007562D2">
              <w:rPr>
                <w:b/>
              </w:rPr>
              <w:t>ABR</w:t>
            </w:r>
          </w:p>
        </w:tc>
        <w:tc>
          <w:tcPr>
            <w:tcW w:w="0" w:type="auto"/>
            <w:shd w:val="clear" w:color="auto" w:fill="632423" w:themeFill="accent2" w:themeFillShade="80"/>
          </w:tcPr>
          <w:p w14:paraId="67ADE6C3" w14:textId="77777777" w:rsidR="00B42783" w:rsidRPr="007562D2" w:rsidRDefault="00B42783" w:rsidP="00B42783">
            <w:pPr>
              <w:jc w:val="center"/>
              <w:rPr>
                <w:b/>
              </w:rPr>
            </w:pPr>
            <w:r w:rsidRPr="007562D2">
              <w:rPr>
                <w:b/>
              </w:rPr>
              <w:t>MAY</w:t>
            </w:r>
          </w:p>
        </w:tc>
        <w:tc>
          <w:tcPr>
            <w:tcW w:w="0" w:type="auto"/>
            <w:shd w:val="clear" w:color="auto" w:fill="632423" w:themeFill="accent2" w:themeFillShade="80"/>
          </w:tcPr>
          <w:p w14:paraId="157AB48A" w14:textId="77777777" w:rsidR="00B42783" w:rsidRPr="007562D2" w:rsidRDefault="00B42783" w:rsidP="00B42783">
            <w:pPr>
              <w:jc w:val="center"/>
              <w:rPr>
                <w:b/>
              </w:rPr>
            </w:pPr>
            <w:r w:rsidRPr="007562D2">
              <w:rPr>
                <w:b/>
              </w:rPr>
              <w:t>JUN</w:t>
            </w:r>
          </w:p>
        </w:tc>
        <w:tc>
          <w:tcPr>
            <w:tcW w:w="0" w:type="auto"/>
            <w:shd w:val="clear" w:color="auto" w:fill="632423" w:themeFill="accent2" w:themeFillShade="80"/>
          </w:tcPr>
          <w:p w14:paraId="1F6CC29D" w14:textId="77777777" w:rsidR="00B42783" w:rsidRPr="007562D2" w:rsidRDefault="00B42783" w:rsidP="00B42783">
            <w:pPr>
              <w:jc w:val="center"/>
              <w:rPr>
                <w:b/>
              </w:rPr>
            </w:pPr>
            <w:r w:rsidRPr="007562D2">
              <w:rPr>
                <w:b/>
              </w:rPr>
              <w:t>JUL</w:t>
            </w:r>
          </w:p>
        </w:tc>
      </w:tr>
      <w:tr w:rsidR="00B42783" w14:paraId="5B82A436" w14:textId="77777777" w:rsidTr="00DB6E6B">
        <w:trPr>
          <w:trHeight w:val="1228"/>
          <w:jc w:val="center"/>
        </w:trPr>
        <w:tc>
          <w:tcPr>
            <w:tcW w:w="0" w:type="auto"/>
          </w:tcPr>
          <w:p w14:paraId="19566F8A" w14:textId="039A540E" w:rsidR="00B42783" w:rsidRDefault="00B42783" w:rsidP="00DC15D8">
            <w:r>
              <w:t>Hacer un diagn</w:t>
            </w:r>
            <w:r w:rsidR="00FB70AE">
              <w:t>ó</w:t>
            </w:r>
            <w:r>
              <w:t>stico</w:t>
            </w:r>
          </w:p>
          <w:p w14:paraId="2401C04D" w14:textId="77777777" w:rsidR="00B42783" w:rsidRDefault="00B42783" w:rsidP="00DC15D8">
            <w:r>
              <w:t>de los estudiantes en</w:t>
            </w:r>
          </w:p>
          <w:p w14:paraId="723B022B" w14:textId="77777777" w:rsidR="00B42783" w:rsidRDefault="00B42783" w:rsidP="00DC15D8">
            <w:r>
              <w:t>riesgo de reprobación.</w:t>
            </w:r>
          </w:p>
        </w:tc>
        <w:tc>
          <w:tcPr>
            <w:tcW w:w="0" w:type="auto"/>
          </w:tcPr>
          <w:p w14:paraId="5CCF0E4D" w14:textId="77777777" w:rsidR="00B42783" w:rsidRDefault="00B42783" w:rsidP="00B42783">
            <w:pPr>
              <w:jc w:val="center"/>
            </w:pPr>
          </w:p>
          <w:p w14:paraId="3BB9D3C7" w14:textId="13CECD49" w:rsidR="00B42783" w:rsidRDefault="009A064F" w:rsidP="00B42783">
            <w:pPr>
              <w:jc w:val="center"/>
            </w:pPr>
            <w:r>
              <w:t>Asesor de</w:t>
            </w:r>
          </w:p>
          <w:p w14:paraId="62FE5993" w14:textId="77777777" w:rsidR="00B42783" w:rsidRDefault="00B42783" w:rsidP="00B42783">
            <w:pPr>
              <w:jc w:val="center"/>
            </w:pPr>
            <w:r>
              <w:t>grupo</w:t>
            </w:r>
          </w:p>
          <w:p w14:paraId="52BF45E7" w14:textId="77777777" w:rsidR="00B42783" w:rsidRDefault="00B42783" w:rsidP="00B42783">
            <w:pPr>
              <w:jc w:val="center"/>
            </w:pPr>
          </w:p>
        </w:tc>
        <w:tc>
          <w:tcPr>
            <w:tcW w:w="0" w:type="auto"/>
            <w:shd w:val="clear" w:color="auto" w:fill="FFFFFF" w:themeFill="background1"/>
          </w:tcPr>
          <w:p w14:paraId="0EE97F2B" w14:textId="77777777" w:rsidR="00B42783" w:rsidRDefault="00B42783" w:rsidP="00B42783">
            <w:pPr>
              <w:jc w:val="center"/>
            </w:pPr>
          </w:p>
        </w:tc>
        <w:tc>
          <w:tcPr>
            <w:tcW w:w="0" w:type="auto"/>
            <w:shd w:val="clear" w:color="auto" w:fill="FFFF00"/>
          </w:tcPr>
          <w:p w14:paraId="2EC05CB4" w14:textId="77777777" w:rsidR="00B42783" w:rsidRDefault="00B42783" w:rsidP="00B42783">
            <w:pPr>
              <w:jc w:val="center"/>
            </w:pPr>
          </w:p>
        </w:tc>
        <w:tc>
          <w:tcPr>
            <w:tcW w:w="0" w:type="auto"/>
            <w:shd w:val="clear" w:color="auto" w:fill="FFFF00"/>
          </w:tcPr>
          <w:p w14:paraId="24B13531" w14:textId="77777777" w:rsidR="00B42783" w:rsidRDefault="00B42783" w:rsidP="00B42783">
            <w:pPr>
              <w:jc w:val="center"/>
            </w:pPr>
          </w:p>
        </w:tc>
        <w:tc>
          <w:tcPr>
            <w:tcW w:w="0" w:type="auto"/>
            <w:shd w:val="clear" w:color="auto" w:fill="FFFF00"/>
          </w:tcPr>
          <w:p w14:paraId="3D525D70" w14:textId="77777777" w:rsidR="00B42783" w:rsidRDefault="00B42783" w:rsidP="00B42783">
            <w:pPr>
              <w:jc w:val="center"/>
            </w:pPr>
          </w:p>
        </w:tc>
        <w:tc>
          <w:tcPr>
            <w:tcW w:w="0" w:type="auto"/>
            <w:shd w:val="clear" w:color="auto" w:fill="FFFF00"/>
          </w:tcPr>
          <w:p w14:paraId="1BD753DA" w14:textId="77777777" w:rsidR="00B42783" w:rsidRDefault="00B42783" w:rsidP="00B42783">
            <w:pPr>
              <w:jc w:val="center"/>
            </w:pPr>
          </w:p>
        </w:tc>
        <w:tc>
          <w:tcPr>
            <w:tcW w:w="0" w:type="auto"/>
            <w:shd w:val="clear" w:color="auto" w:fill="FFFF00"/>
          </w:tcPr>
          <w:p w14:paraId="2EB89495" w14:textId="77777777" w:rsidR="00B42783" w:rsidRDefault="00B42783" w:rsidP="00B42783">
            <w:pPr>
              <w:jc w:val="center"/>
            </w:pPr>
          </w:p>
        </w:tc>
        <w:tc>
          <w:tcPr>
            <w:tcW w:w="0" w:type="auto"/>
            <w:shd w:val="clear" w:color="auto" w:fill="FFFF00"/>
          </w:tcPr>
          <w:p w14:paraId="7A28EF6B" w14:textId="77777777" w:rsidR="00B42783" w:rsidRDefault="00B42783" w:rsidP="00B42783">
            <w:pPr>
              <w:jc w:val="center"/>
            </w:pPr>
          </w:p>
        </w:tc>
        <w:tc>
          <w:tcPr>
            <w:tcW w:w="0" w:type="auto"/>
            <w:shd w:val="clear" w:color="auto" w:fill="FFFF00"/>
          </w:tcPr>
          <w:p w14:paraId="0F75CD2A" w14:textId="77777777" w:rsidR="00B42783" w:rsidRDefault="00B42783" w:rsidP="00B42783">
            <w:pPr>
              <w:jc w:val="center"/>
            </w:pPr>
          </w:p>
        </w:tc>
        <w:tc>
          <w:tcPr>
            <w:tcW w:w="0" w:type="auto"/>
            <w:shd w:val="clear" w:color="auto" w:fill="FFFF00"/>
          </w:tcPr>
          <w:p w14:paraId="354C9050" w14:textId="77777777" w:rsidR="00B42783" w:rsidRDefault="00B42783" w:rsidP="00B42783">
            <w:pPr>
              <w:jc w:val="center"/>
            </w:pPr>
          </w:p>
        </w:tc>
        <w:tc>
          <w:tcPr>
            <w:tcW w:w="0" w:type="auto"/>
            <w:shd w:val="clear" w:color="auto" w:fill="FFFF00"/>
          </w:tcPr>
          <w:p w14:paraId="55490E8D" w14:textId="77777777" w:rsidR="00B42783" w:rsidRDefault="00B42783" w:rsidP="00B42783">
            <w:pPr>
              <w:jc w:val="center"/>
            </w:pPr>
          </w:p>
        </w:tc>
        <w:tc>
          <w:tcPr>
            <w:tcW w:w="0" w:type="auto"/>
            <w:shd w:val="clear" w:color="auto" w:fill="FFFF00"/>
          </w:tcPr>
          <w:p w14:paraId="6EC0079E" w14:textId="77777777" w:rsidR="00B42783" w:rsidRDefault="00B42783" w:rsidP="00B42783">
            <w:pPr>
              <w:jc w:val="center"/>
            </w:pPr>
          </w:p>
        </w:tc>
        <w:tc>
          <w:tcPr>
            <w:tcW w:w="0" w:type="auto"/>
          </w:tcPr>
          <w:p w14:paraId="57F134C7" w14:textId="77777777" w:rsidR="00B42783" w:rsidRDefault="00B42783" w:rsidP="00B42783">
            <w:pPr>
              <w:jc w:val="center"/>
            </w:pPr>
          </w:p>
        </w:tc>
      </w:tr>
      <w:tr w:rsidR="00B42783" w14:paraId="73865A03" w14:textId="77777777" w:rsidTr="00DB6E6B">
        <w:trPr>
          <w:trHeight w:val="1118"/>
          <w:jc w:val="center"/>
        </w:trPr>
        <w:tc>
          <w:tcPr>
            <w:tcW w:w="0" w:type="auto"/>
          </w:tcPr>
          <w:p w14:paraId="3DE2975D" w14:textId="77777777" w:rsidR="00B42783" w:rsidRDefault="00B42783" w:rsidP="00DC15D8"/>
          <w:p w14:paraId="5B3E677B" w14:textId="65B81980" w:rsidR="00B42783" w:rsidRDefault="00035063" w:rsidP="00DC15D8">
            <w:r>
              <w:t xml:space="preserve">Asignar un Asesor </w:t>
            </w:r>
            <w:r w:rsidR="00B42783">
              <w:t>individual para cada</w:t>
            </w:r>
            <w:r w:rsidR="00DC15D8">
              <w:t xml:space="preserve"> </w:t>
            </w:r>
            <w:r w:rsidR="00B42783">
              <w:t>alumno que lo</w:t>
            </w:r>
            <w:r w:rsidR="00DC15D8">
              <w:t xml:space="preserve"> </w:t>
            </w:r>
            <w:r w:rsidR="00B42783">
              <w:t>requiera.</w:t>
            </w:r>
          </w:p>
          <w:p w14:paraId="0414C4D6" w14:textId="77777777" w:rsidR="00B42783" w:rsidRDefault="00B42783" w:rsidP="00DC15D8"/>
        </w:tc>
        <w:tc>
          <w:tcPr>
            <w:tcW w:w="0" w:type="auto"/>
          </w:tcPr>
          <w:p w14:paraId="2BCFEF7B" w14:textId="77777777" w:rsidR="00B42783" w:rsidRDefault="00B42783" w:rsidP="00B42783">
            <w:pPr>
              <w:jc w:val="center"/>
            </w:pPr>
          </w:p>
          <w:p w14:paraId="6322FBD3" w14:textId="77777777" w:rsidR="00B42783" w:rsidRDefault="00B42783" w:rsidP="00B42783">
            <w:pPr>
              <w:jc w:val="center"/>
            </w:pPr>
          </w:p>
          <w:p w14:paraId="5023CC0E" w14:textId="77777777" w:rsidR="00B42783" w:rsidRDefault="00B42783" w:rsidP="00B42783">
            <w:pPr>
              <w:jc w:val="center"/>
            </w:pPr>
            <w:r>
              <w:t>Director</w:t>
            </w:r>
          </w:p>
          <w:p w14:paraId="08581F57" w14:textId="77777777" w:rsidR="00B42783" w:rsidRDefault="00B42783" w:rsidP="00B42783">
            <w:pPr>
              <w:jc w:val="center"/>
            </w:pPr>
          </w:p>
          <w:p w14:paraId="37B6EF73" w14:textId="77777777" w:rsidR="00B42783" w:rsidRDefault="00B42783" w:rsidP="00B42783">
            <w:pPr>
              <w:jc w:val="center"/>
            </w:pPr>
          </w:p>
        </w:tc>
        <w:tc>
          <w:tcPr>
            <w:tcW w:w="0" w:type="auto"/>
          </w:tcPr>
          <w:p w14:paraId="000CD404" w14:textId="77777777" w:rsidR="00B42783" w:rsidRDefault="00B42783" w:rsidP="00B42783">
            <w:pPr>
              <w:jc w:val="center"/>
            </w:pPr>
          </w:p>
        </w:tc>
        <w:tc>
          <w:tcPr>
            <w:tcW w:w="0" w:type="auto"/>
            <w:shd w:val="clear" w:color="auto" w:fill="FFFF00"/>
          </w:tcPr>
          <w:p w14:paraId="072E4AA4" w14:textId="77777777" w:rsidR="00B42783" w:rsidRDefault="00B42783" w:rsidP="00B42783">
            <w:pPr>
              <w:jc w:val="center"/>
            </w:pPr>
          </w:p>
        </w:tc>
        <w:tc>
          <w:tcPr>
            <w:tcW w:w="0" w:type="auto"/>
            <w:shd w:val="clear" w:color="auto" w:fill="FFFF00"/>
          </w:tcPr>
          <w:p w14:paraId="15F21700" w14:textId="77777777" w:rsidR="00B42783" w:rsidRDefault="00B42783" w:rsidP="00B42783">
            <w:pPr>
              <w:jc w:val="center"/>
            </w:pPr>
          </w:p>
        </w:tc>
        <w:tc>
          <w:tcPr>
            <w:tcW w:w="0" w:type="auto"/>
            <w:shd w:val="clear" w:color="auto" w:fill="FFFF00"/>
          </w:tcPr>
          <w:p w14:paraId="03691C96" w14:textId="77777777" w:rsidR="00B42783" w:rsidRDefault="00B42783" w:rsidP="00B42783">
            <w:pPr>
              <w:jc w:val="center"/>
            </w:pPr>
          </w:p>
        </w:tc>
        <w:tc>
          <w:tcPr>
            <w:tcW w:w="0" w:type="auto"/>
            <w:shd w:val="clear" w:color="auto" w:fill="FFFF00"/>
          </w:tcPr>
          <w:p w14:paraId="727A4FA5" w14:textId="77777777" w:rsidR="00B42783" w:rsidRDefault="00B42783" w:rsidP="00B42783">
            <w:pPr>
              <w:jc w:val="center"/>
            </w:pPr>
          </w:p>
        </w:tc>
        <w:tc>
          <w:tcPr>
            <w:tcW w:w="0" w:type="auto"/>
            <w:shd w:val="clear" w:color="auto" w:fill="FFFF00"/>
          </w:tcPr>
          <w:p w14:paraId="594E5A94" w14:textId="77777777" w:rsidR="00B42783" w:rsidRDefault="00B42783" w:rsidP="00B42783">
            <w:pPr>
              <w:jc w:val="center"/>
            </w:pPr>
          </w:p>
        </w:tc>
        <w:tc>
          <w:tcPr>
            <w:tcW w:w="0" w:type="auto"/>
            <w:shd w:val="clear" w:color="auto" w:fill="FFFF00"/>
          </w:tcPr>
          <w:p w14:paraId="2DF5CE49" w14:textId="77777777" w:rsidR="00B42783" w:rsidRDefault="00B42783" w:rsidP="00B42783">
            <w:pPr>
              <w:jc w:val="center"/>
            </w:pPr>
          </w:p>
        </w:tc>
        <w:tc>
          <w:tcPr>
            <w:tcW w:w="0" w:type="auto"/>
            <w:shd w:val="clear" w:color="auto" w:fill="FFFF00"/>
          </w:tcPr>
          <w:p w14:paraId="49F79D49" w14:textId="77777777" w:rsidR="00B42783" w:rsidRDefault="00B42783" w:rsidP="00B42783">
            <w:pPr>
              <w:jc w:val="center"/>
            </w:pPr>
          </w:p>
        </w:tc>
        <w:tc>
          <w:tcPr>
            <w:tcW w:w="0" w:type="auto"/>
            <w:shd w:val="clear" w:color="auto" w:fill="FFFF00"/>
          </w:tcPr>
          <w:p w14:paraId="3B59E066" w14:textId="77777777" w:rsidR="00B42783" w:rsidRDefault="00B42783" w:rsidP="00B42783">
            <w:pPr>
              <w:jc w:val="center"/>
            </w:pPr>
          </w:p>
        </w:tc>
        <w:tc>
          <w:tcPr>
            <w:tcW w:w="0" w:type="auto"/>
            <w:shd w:val="clear" w:color="auto" w:fill="FFFF00"/>
          </w:tcPr>
          <w:p w14:paraId="02026B98" w14:textId="77777777" w:rsidR="00B42783" w:rsidRDefault="00B42783" w:rsidP="00B42783">
            <w:pPr>
              <w:jc w:val="center"/>
            </w:pPr>
          </w:p>
        </w:tc>
        <w:tc>
          <w:tcPr>
            <w:tcW w:w="0" w:type="auto"/>
            <w:shd w:val="clear" w:color="auto" w:fill="FFFF00"/>
          </w:tcPr>
          <w:p w14:paraId="31E66516" w14:textId="77777777" w:rsidR="00B42783" w:rsidRDefault="00B42783" w:rsidP="00B42783">
            <w:pPr>
              <w:jc w:val="center"/>
            </w:pPr>
          </w:p>
        </w:tc>
        <w:tc>
          <w:tcPr>
            <w:tcW w:w="0" w:type="auto"/>
            <w:shd w:val="clear" w:color="auto" w:fill="FFFFFF" w:themeFill="background1"/>
          </w:tcPr>
          <w:p w14:paraId="6EC0BFAE" w14:textId="77777777" w:rsidR="00B42783" w:rsidRDefault="00B42783" w:rsidP="00B42783">
            <w:pPr>
              <w:jc w:val="center"/>
            </w:pPr>
          </w:p>
        </w:tc>
      </w:tr>
      <w:tr w:rsidR="00B42783" w14:paraId="5AE24A55" w14:textId="77777777" w:rsidTr="00DB6E6B">
        <w:trPr>
          <w:trHeight w:val="1181"/>
          <w:jc w:val="center"/>
        </w:trPr>
        <w:tc>
          <w:tcPr>
            <w:tcW w:w="0" w:type="auto"/>
          </w:tcPr>
          <w:p w14:paraId="04382333" w14:textId="77777777" w:rsidR="00B42783" w:rsidRDefault="00B42783" w:rsidP="00B42783">
            <w:pPr>
              <w:jc w:val="center"/>
            </w:pPr>
          </w:p>
          <w:p w14:paraId="53B67EB1" w14:textId="0C55CFA6" w:rsidR="00B42783" w:rsidRDefault="00B42783" w:rsidP="00DC15D8">
            <w:r>
              <w:t>Llevar un registro de</w:t>
            </w:r>
            <w:r w:rsidR="00DC15D8">
              <w:t xml:space="preserve"> </w:t>
            </w:r>
            <w:r>
              <w:t>intervención tutorial</w:t>
            </w:r>
            <w:r w:rsidR="007453ED">
              <w:t>.</w:t>
            </w:r>
          </w:p>
        </w:tc>
        <w:tc>
          <w:tcPr>
            <w:tcW w:w="0" w:type="auto"/>
          </w:tcPr>
          <w:p w14:paraId="1B27326E" w14:textId="77777777" w:rsidR="00B42783" w:rsidRDefault="00B42783" w:rsidP="00B42783">
            <w:pPr>
              <w:jc w:val="center"/>
            </w:pPr>
          </w:p>
          <w:p w14:paraId="49C66F8A" w14:textId="77777777" w:rsidR="00B42783" w:rsidRDefault="00B42783" w:rsidP="00B42783">
            <w:pPr>
              <w:jc w:val="center"/>
            </w:pPr>
          </w:p>
          <w:p w14:paraId="5CB1E935" w14:textId="7B873053" w:rsidR="00B42783" w:rsidRDefault="009A064F" w:rsidP="00B42783">
            <w:pPr>
              <w:jc w:val="center"/>
            </w:pPr>
            <w:r>
              <w:t>As</w:t>
            </w:r>
            <w:r w:rsidR="007453ED">
              <w:t>e</w:t>
            </w:r>
            <w:r>
              <w:t>sores</w:t>
            </w:r>
          </w:p>
        </w:tc>
        <w:tc>
          <w:tcPr>
            <w:tcW w:w="0" w:type="auto"/>
          </w:tcPr>
          <w:p w14:paraId="304C7B8F" w14:textId="77777777" w:rsidR="00B42783" w:rsidRDefault="00B42783" w:rsidP="00B42783">
            <w:pPr>
              <w:jc w:val="center"/>
            </w:pPr>
          </w:p>
        </w:tc>
        <w:tc>
          <w:tcPr>
            <w:tcW w:w="0" w:type="auto"/>
            <w:shd w:val="clear" w:color="auto" w:fill="FFFF00"/>
          </w:tcPr>
          <w:p w14:paraId="012CE69C" w14:textId="77777777" w:rsidR="00B42783" w:rsidRDefault="00B42783" w:rsidP="00B42783">
            <w:pPr>
              <w:jc w:val="center"/>
            </w:pPr>
          </w:p>
        </w:tc>
        <w:tc>
          <w:tcPr>
            <w:tcW w:w="0" w:type="auto"/>
            <w:shd w:val="clear" w:color="auto" w:fill="FFFF00"/>
          </w:tcPr>
          <w:p w14:paraId="329790FD" w14:textId="77777777" w:rsidR="00B42783" w:rsidRDefault="00B42783" w:rsidP="00B42783">
            <w:pPr>
              <w:jc w:val="center"/>
            </w:pPr>
          </w:p>
        </w:tc>
        <w:tc>
          <w:tcPr>
            <w:tcW w:w="0" w:type="auto"/>
            <w:shd w:val="clear" w:color="auto" w:fill="FFFF00"/>
          </w:tcPr>
          <w:p w14:paraId="7BA21B17" w14:textId="77777777" w:rsidR="00B42783" w:rsidRDefault="00B42783" w:rsidP="00B42783">
            <w:pPr>
              <w:jc w:val="center"/>
            </w:pPr>
          </w:p>
        </w:tc>
        <w:tc>
          <w:tcPr>
            <w:tcW w:w="0" w:type="auto"/>
            <w:shd w:val="clear" w:color="auto" w:fill="FFFF00"/>
          </w:tcPr>
          <w:p w14:paraId="14F63D41" w14:textId="77777777" w:rsidR="00B42783" w:rsidRDefault="00B42783" w:rsidP="00B42783">
            <w:pPr>
              <w:jc w:val="center"/>
            </w:pPr>
          </w:p>
        </w:tc>
        <w:tc>
          <w:tcPr>
            <w:tcW w:w="0" w:type="auto"/>
            <w:shd w:val="clear" w:color="auto" w:fill="FFFF00"/>
          </w:tcPr>
          <w:p w14:paraId="45989418" w14:textId="77777777" w:rsidR="00B42783" w:rsidRDefault="00B42783" w:rsidP="00B42783">
            <w:pPr>
              <w:jc w:val="center"/>
            </w:pPr>
          </w:p>
        </w:tc>
        <w:tc>
          <w:tcPr>
            <w:tcW w:w="0" w:type="auto"/>
            <w:shd w:val="clear" w:color="auto" w:fill="FFFF00"/>
          </w:tcPr>
          <w:p w14:paraId="09764061" w14:textId="77777777" w:rsidR="00B42783" w:rsidRDefault="00B42783" w:rsidP="00B42783">
            <w:pPr>
              <w:jc w:val="center"/>
            </w:pPr>
          </w:p>
        </w:tc>
        <w:tc>
          <w:tcPr>
            <w:tcW w:w="0" w:type="auto"/>
            <w:shd w:val="clear" w:color="auto" w:fill="FFFF00"/>
          </w:tcPr>
          <w:p w14:paraId="18906CAF" w14:textId="77777777" w:rsidR="00B42783" w:rsidRDefault="00B42783" w:rsidP="00B42783">
            <w:pPr>
              <w:jc w:val="center"/>
            </w:pPr>
          </w:p>
        </w:tc>
        <w:tc>
          <w:tcPr>
            <w:tcW w:w="0" w:type="auto"/>
            <w:shd w:val="clear" w:color="auto" w:fill="FFFF00"/>
          </w:tcPr>
          <w:p w14:paraId="77A625D3" w14:textId="77777777" w:rsidR="00B42783" w:rsidRDefault="00B42783" w:rsidP="00B42783">
            <w:pPr>
              <w:jc w:val="center"/>
            </w:pPr>
          </w:p>
        </w:tc>
        <w:tc>
          <w:tcPr>
            <w:tcW w:w="0" w:type="auto"/>
            <w:shd w:val="clear" w:color="auto" w:fill="FFFF00"/>
          </w:tcPr>
          <w:p w14:paraId="3C060EF5" w14:textId="77777777" w:rsidR="00B42783" w:rsidRDefault="00B42783" w:rsidP="00B42783">
            <w:pPr>
              <w:jc w:val="center"/>
            </w:pPr>
          </w:p>
        </w:tc>
        <w:tc>
          <w:tcPr>
            <w:tcW w:w="0" w:type="auto"/>
            <w:shd w:val="clear" w:color="auto" w:fill="FFFF00"/>
          </w:tcPr>
          <w:p w14:paraId="4F7897DB" w14:textId="77777777" w:rsidR="00B42783" w:rsidRDefault="00B42783" w:rsidP="00B42783">
            <w:pPr>
              <w:jc w:val="center"/>
            </w:pPr>
          </w:p>
        </w:tc>
        <w:tc>
          <w:tcPr>
            <w:tcW w:w="0" w:type="auto"/>
          </w:tcPr>
          <w:p w14:paraId="60669801" w14:textId="77777777" w:rsidR="00B42783" w:rsidRDefault="00B42783" w:rsidP="00B42783">
            <w:pPr>
              <w:jc w:val="center"/>
            </w:pPr>
          </w:p>
        </w:tc>
      </w:tr>
    </w:tbl>
    <w:p w14:paraId="364A9544" w14:textId="77777777" w:rsidR="003C430B" w:rsidRDefault="003C430B"/>
    <w:p w14:paraId="3980C5B0" w14:textId="09011CD8" w:rsidR="003C430B" w:rsidRDefault="00C01D9F">
      <w:r>
        <w:t xml:space="preserve">Categoría: </w:t>
      </w:r>
      <w:r w:rsidRPr="00684925">
        <w:rPr>
          <w:b/>
        </w:rPr>
        <w:t>INDICADORES ACAD</w:t>
      </w:r>
      <w:r w:rsidR="007453ED">
        <w:rPr>
          <w:b/>
        </w:rPr>
        <w:t>É</w:t>
      </w:r>
      <w:r w:rsidRPr="00684925">
        <w:rPr>
          <w:b/>
        </w:rPr>
        <w:t>MICOS</w:t>
      </w:r>
    </w:p>
    <w:p w14:paraId="1C2CB473" w14:textId="145EE343" w:rsidR="00C01D9F" w:rsidRDefault="00354582">
      <w:r>
        <w:t>Línea</w:t>
      </w:r>
      <w:r w:rsidR="00C01D9F">
        <w:t xml:space="preserve"> de acción: apoyar con asesorías</w:t>
      </w:r>
      <w:r w:rsidR="00F01F4E">
        <w:t xml:space="preserve"> con recursos y áreas del currículum ampliado </w:t>
      </w:r>
      <w:r w:rsidR="00C01D9F">
        <w:t>a estudiantes de bajo rendimiento académico.</w:t>
      </w:r>
    </w:p>
    <w:tbl>
      <w:tblPr>
        <w:tblStyle w:val="Tablaconcuadrcula"/>
        <w:tblW w:w="12250" w:type="dxa"/>
        <w:jc w:val="center"/>
        <w:tblLook w:val="04A0" w:firstRow="1" w:lastRow="0" w:firstColumn="1" w:lastColumn="0" w:noHBand="0" w:noVBand="1"/>
      </w:tblPr>
      <w:tblGrid>
        <w:gridCol w:w="3635"/>
        <w:gridCol w:w="1523"/>
        <w:gridCol w:w="639"/>
        <w:gridCol w:w="545"/>
        <w:gridCol w:w="591"/>
        <w:gridCol w:w="640"/>
        <w:gridCol w:w="530"/>
        <w:gridCol w:w="576"/>
        <w:gridCol w:w="548"/>
        <w:gridCol w:w="666"/>
        <w:gridCol w:w="597"/>
        <w:gridCol w:w="656"/>
        <w:gridCol w:w="578"/>
        <w:gridCol w:w="526"/>
      </w:tblGrid>
      <w:tr w:rsidR="00C01D9F" w14:paraId="66C9913A" w14:textId="77777777" w:rsidTr="001248A8">
        <w:trPr>
          <w:trHeight w:val="440"/>
          <w:jc w:val="center"/>
        </w:trPr>
        <w:tc>
          <w:tcPr>
            <w:tcW w:w="0" w:type="auto"/>
            <w:vMerge w:val="restart"/>
            <w:shd w:val="clear" w:color="auto" w:fill="632423" w:themeFill="accent2" w:themeFillShade="80"/>
          </w:tcPr>
          <w:p w14:paraId="56366AB4" w14:textId="77777777" w:rsidR="00C01D9F" w:rsidRDefault="00C01D9F" w:rsidP="0020481A">
            <w:pPr>
              <w:jc w:val="center"/>
              <w:rPr>
                <w:b/>
              </w:rPr>
            </w:pPr>
          </w:p>
          <w:p w14:paraId="00A84D24" w14:textId="77777777" w:rsidR="00C01D9F" w:rsidRPr="007562D2" w:rsidRDefault="00C01D9F" w:rsidP="0020481A">
            <w:pPr>
              <w:jc w:val="center"/>
              <w:rPr>
                <w:b/>
              </w:rPr>
            </w:pPr>
            <w:r w:rsidRPr="007562D2">
              <w:rPr>
                <w:b/>
              </w:rPr>
              <w:t>ACTIVIDADES</w:t>
            </w:r>
          </w:p>
        </w:tc>
        <w:tc>
          <w:tcPr>
            <w:tcW w:w="0" w:type="auto"/>
            <w:vMerge w:val="restart"/>
            <w:shd w:val="clear" w:color="auto" w:fill="632423" w:themeFill="accent2" w:themeFillShade="80"/>
          </w:tcPr>
          <w:p w14:paraId="53A41812" w14:textId="77777777" w:rsidR="00C01D9F" w:rsidRDefault="00C01D9F" w:rsidP="0020481A">
            <w:pPr>
              <w:jc w:val="center"/>
              <w:rPr>
                <w:b/>
              </w:rPr>
            </w:pPr>
          </w:p>
          <w:p w14:paraId="593C5B02" w14:textId="77777777" w:rsidR="00C01D9F" w:rsidRPr="007562D2" w:rsidRDefault="00C01D9F" w:rsidP="0020481A">
            <w:pPr>
              <w:jc w:val="center"/>
              <w:rPr>
                <w:b/>
              </w:rPr>
            </w:pPr>
            <w:r w:rsidRPr="007562D2">
              <w:rPr>
                <w:b/>
              </w:rPr>
              <w:t>RESPONSABLE</w:t>
            </w:r>
          </w:p>
        </w:tc>
        <w:tc>
          <w:tcPr>
            <w:tcW w:w="0" w:type="auto"/>
            <w:gridSpan w:val="12"/>
            <w:shd w:val="clear" w:color="auto" w:fill="632423" w:themeFill="accent2" w:themeFillShade="80"/>
          </w:tcPr>
          <w:p w14:paraId="7B7C3350" w14:textId="08E3EE8A" w:rsidR="00C01D9F" w:rsidRPr="007562D2" w:rsidRDefault="00E96ED9" w:rsidP="0020481A">
            <w:pPr>
              <w:jc w:val="center"/>
              <w:rPr>
                <w:b/>
              </w:rPr>
            </w:pPr>
            <w:r>
              <w:rPr>
                <w:b/>
              </w:rPr>
              <w:t>CICLO ESCOLAR 202</w:t>
            </w:r>
            <w:ins w:id="102" w:author="BACHILLERATO GENERAL ALFONSO DE LA MADRID VIDAURRETA" w:date="2025-09-18T23:26:00Z">
              <w:r w:rsidR="007A4D70">
                <w:rPr>
                  <w:b/>
                </w:rPr>
                <w:t>5</w:t>
              </w:r>
            </w:ins>
            <w:del w:id="103" w:author="BACHILLERATO GENERAL ALFONSO DE LA MADRID VIDAURRETA" w:date="2025-09-18T23:26:00Z">
              <w:r w:rsidR="00D57E0C" w:rsidDel="007A4D70">
                <w:rPr>
                  <w:b/>
                </w:rPr>
                <w:delText>4</w:delText>
              </w:r>
            </w:del>
            <w:r>
              <w:rPr>
                <w:b/>
              </w:rPr>
              <w:t xml:space="preserve"> -202</w:t>
            </w:r>
            <w:ins w:id="104" w:author="BACHILLERATO GENERAL ALFONSO DE LA MADRID VIDAURRETA" w:date="2025-09-18T23:26:00Z">
              <w:r w:rsidR="007A4D70">
                <w:rPr>
                  <w:b/>
                </w:rPr>
                <w:t>6</w:t>
              </w:r>
            </w:ins>
            <w:del w:id="105" w:author="BACHILLERATO GENERAL ALFONSO DE LA MADRID VIDAURRETA" w:date="2025-09-18T23:26:00Z">
              <w:r w:rsidR="00D57E0C" w:rsidDel="007A4D70">
                <w:rPr>
                  <w:b/>
                </w:rPr>
                <w:delText>5</w:delText>
              </w:r>
            </w:del>
          </w:p>
        </w:tc>
      </w:tr>
      <w:tr w:rsidR="00354582" w14:paraId="73F03637" w14:textId="77777777" w:rsidTr="001248A8">
        <w:trPr>
          <w:trHeight w:val="234"/>
          <w:jc w:val="center"/>
        </w:trPr>
        <w:tc>
          <w:tcPr>
            <w:tcW w:w="0" w:type="auto"/>
            <w:vMerge/>
            <w:shd w:val="clear" w:color="auto" w:fill="632423" w:themeFill="accent2" w:themeFillShade="80"/>
          </w:tcPr>
          <w:p w14:paraId="5DD54000" w14:textId="77777777" w:rsidR="00C01D9F" w:rsidRPr="007562D2" w:rsidRDefault="00C01D9F" w:rsidP="0020481A">
            <w:pPr>
              <w:jc w:val="center"/>
              <w:rPr>
                <w:b/>
              </w:rPr>
            </w:pPr>
          </w:p>
        </w:tc>
        <w:tc>
          <w:tcPr>
            <w:tcW w:w="0" w:type="auto"/>
            <w:vMerge/>
            <w:shd w:val="clear" w:color="auto" w:fill="632423" w:themeFill="accent2" w:themeFillShade="80"/>
          </w:tcPr>
          <w:p w14:paraId="59052959" w14:textId="77777777" w:rsidR="00C01D9F" w:rsidRPr="007562D2" w:rsidRDefault="00C01D9F" w:rsidP="0020481A">
            <w:pPr>
              <w:jc w:val="center"/>
              <w:rPr>
                <w:b/>
              </w:rPr>
            </w:pPr>
          </w:p>
        </w:tc>
        <w:tc>
          <w:tcPr>
            <w:tcW w:w="0" w:type="auto"/>
            <w:shd w:val="clear" w:color="auto" w:fill="632423" w:themeFill="accent2" w:themeFillShade="80"/>
          </w:tcPr>
          <w:p w14:paraId="36102402" w14:textId="77777777" w:rsidR="00C01D9F" w:rsidRPr="007562D2" w:rsidRDefault="00C01D9F" w:rsidP="0020481A">
            <w:pPr>
              <w:jc w:val="center"/>
              <w:rPr>
                <w:b/>
              </w:rPr>
            </w:pPr>
            <w:r w:rsidRPr="007562D2">
              <w:rPr>
                <w:b/>
              </w:rPr>
              <w:t>AGO</w:t>
            </w:r>
          </w:p>
        </w:tc>
        <w:tc>
          <w:tcPr>
            <w:tcW w:w="0" w:type="auto"/>
            <w:shd w:val="clear" w:color="auto" w:fill="632423" w:themeFill="accent2" w:themeFillShade="80"/>
          </w:tcPr>
          <w:p w14:paraId="2442310D" w14:textId="77777777" w:rsidR="00C01D9F" w:rsidRPr="007562D2" w:rsidRDefault="00C01D9F" w:rsidP="0020481A">
            <w:pPr>
              <w:jc w:val="center"/>
              <w:rPr>
                <w:b/>
              </w:rPr>
            </w:pPr>
            <w:r w:rsidRPr="007562D2">
              <w:rPr>
                <w:b/>
              </w:rPr>
              <w:t>SEP</w:t>
            </w:r>
          </w:p>
        </w:tc>
        <w:tc>
          <w:tcPr>
            <w:tcW w:w="0" w:type="auto"/>
            <w:shd w:val="clear" w:color="auto" w:fill="632423" w:themeFill="accent2" w:themeFillShade="80"/>
          </w:tcPr>
          <w:p w14:paraId="1A608EC6" w14:textId="77777777" w:rsidR="00C01D9F" w:rsidRPr="007562D2" w:rsidRDefault="00C01D9F" w:rsidP="0020481A">
            <w:pPr>
              <w:jc w:val="center"/>
              <w:rPr>
                <w:b/>
              </w:rPr>
            </w:pPr>
            <w:r w:rsidRPr="007562D2">
              <w:rPr>
                <w:b/>
              </w:rPr>
              <w:t>OCT</w:t>
            </w:r>
          </w:p>
        </w:tc>
        <w:tc>
          <w:tcPr>
            <w:tcW w:w="0" w:type="auto"/>
            <w:shd w:val="clear" w:color="auto" w:fill="632423" w:themeFill="accent2" w:themeFillShade="80"/>
          </w:tcPr>
          <w:p w14:paraId="05520D9C" w14:textId="77777777" w:rsidR="00C01D9F" w:rsidRPr="007562D2" w:rsidRDefault="00C01D9F" w:rsidP="0020481A">
            <w:pPr>
              <w:jc w:val="center"/>
              <w:rPr>
                <w:b/>
              </w:rPr>
            </w:pPr>
            <w:r w:rsidRPr="007562D2">
              <w:rPr>
                <w:b/>
              </w:rPr>
              <w:t>NOV</w:t>
            </w:r>
          </w:p>
        </w:tc>
        <w:tc>
          <w:tcPr>
            <w:tcW w:w="0" w:type="auto"/>
            <w:shd w:val="clear" w:color="auto" w:fill="632423" w:themeFill="accent2" w:themeFillShade="80"/>
          </w:tcPr>
          <w:p w14:paraId="37E0DEAF" w14:textId="77777777" w:rsidR="00C01D9F" w:rsidRPr="007562D2" w:rsidRDefault="00C01D9F" w:rsidP="0020481A">
            <w:pPr>
              <w:jc w:val="center"/>
              <w:rPr>
                <w:b/>
              </w:rPr>
            </w:pPr>
            <w:r w:rsidRPr="007562D2">
              <w:rPr>
                <w:b/>
              </w:rPr>
              <w:t>DIC</w:t>
            </w:r>
          </w:p>
        </w:tc>
        <w:tc>
          <w:tcPr>
            <w:tcW w:w="0" w:type="auto"/>
            <w:shd w:val="clear" w:color="auto" w:fill="632423" w:themeFill="accent2" w:themeFillShade="80"/>
          </w:tcPr>
          <w:p w14:paraId="48CB9E37" w14:textId="77777777" w:rsidR="00C01D9F" w:rsidRPr="007562D2" w:rsidRDefault="00C01D9F" w:rsidP="0020481A">
            <w:pPr>
              <w:jc w:val="center"/>
              <w:rPr>
                <w:b/>
              </w:rPr>
            </w:pPr>
            <w:r w:rsidRPr="007562D2">
              <w:rPr>
                <w:b/>
              </w:rPr>
              <w:t>ENE</w:t>
            </w:r>
          </w:p>
        </w:tc>
        <w:tc>
          <w:tcPr>
            <w:tcW w:w="0" w:type="auto"/>
            <w:shd w:val="clear" w:color="auto" w:fill="632423" w:themeFill="accent2" w:themeFillShade="80"/>
          </w:tcPr>
          <w:p w14:paraId="46817820" w14:textId="77777777" w:rsidR="00C01D9F" w:rsidRPr="007562D2" w:rsidRDefault="00C01D9F" w:rsidP="0020481A">
            <w:pPr>
              <w:jc w:val="center"/>
              <w:rPr>
                <w:b/>
              </w:rPr>
            </w:pPr>
            <w:r w:rsidRPr="007562D2">
              <w:rPr>
                <w:b/>
              </w:rPr>
              <w:t>FEB</w:t>
            </w:r>
          </w:p>
        </w:tc>
        <w:tc>
          <w:tcPr>
            <w:tcW w:w="0" w:type="auto"/>
            <w:shd w:val="clear" w:color="auto" w:fill="632423" w:themeFill="accent2" w:themeFillShade="80"/>
          </w:tcPr>
          <w:p w14:paraId="6FEA3CC9" w14:textId="77777777" w:rsidR="00C01D9F" w:rsidRPr="007562D2" w:rsidRDefault="00C01D9F" w:rsidP="0020481A">
            <w:pPr>
              <w:jc w:val="center"/>
              <w:rPr>
                <w:b/>
              </w:rPr>
            </w:pPr>
            <w:r w:rsidRPr="007562D2">
              <w:rPr>
                <w:b/>
              </w:rPr>
              <w:t>MAR</w:t>
            </w:r>
          </w:p>
        </w:tc>
        <w:tc>
          <w:tcPr>
            <w:tcW w:w="0" w:type="auto"/>
            <w:shd w:val="clear" w:color="auto" w:fill="632423" w:themeFill="accent2" w:themeFillShade="80"/>
          </w:tcPr>
          <w:p w14:paraId="082AF112" w14:textId="77777777" w:rsidR="00C01D9F" w:rsidRPr="007562D2" w:rsidRDefault="00C01D9F" w:rsidP="0020481A">
            <w:pPr>
              <w:jc w:val="center"/>
              <w:rPr>
                <w:b/>
              </w:rPr>
            </w:pPr>
            <w:r w:rsidRPr="007562D2">
              <w:rPr>
                <w:b/>
              </w:rPr>
              <w:t>ABR</w:t>
            </w:r>
          </w:p>
        </w:tc>
        <w:tc>
          <w:tcPr>
            <w:tcW w:w="0" w:type="auto"/>
            <w:shd w:val="clear" w:color="auto" w:fill="632423" w:themeFill="accent2" w:themeFillShade="80"/>
          </w:tcPr>
          <w:p w14:paraId="726EF15D" w14:textId="77777777" w:rsidR="00C01D9F" w:rsidRPr="007562D2" w:rsidRDefault="00C01D9F" w:rsidP="0020481A">
            <w:pPr>
              <w:jc w:val="center"/>
              <w:rPr>
                <w:b/>
              </w:rPr>
            </w:pPr>
            <w:r w:rsidRPr="007562D2">
              <w:rPr>
                <w:b/>
              </w:rPr>
              <w:t>MAY</w:t>
            </w:r>
          </w:p>
        </w:tc>
        <w:tc>
          <w:tcPr>
            <w:tcW w:w="0" w:type="auto"/>
            <w:shd w:val="clear" w:color="auto" w:fill="632423" w:themeFill="accent2" w:themeFillShade="80"/>
          </w:tcPr>
          <w:p w14:paraId="252E74F9" w14:textId="77777777" w:rsidR="00C01D9F" w:rsidRPr="007562D2" w:rsidRDefault="00C01D9F" w:rsidP="0020481A">
            <w:pPr>
              <w:jc w:val="center"/>
              <w:rPr>
                <w:b/>
              </w:rPr>
            </w:pPr>
            <w:r w:rsidRPr="007562D2">
              <w:rPr>
                <w:b/>
              </w:rPr>
              <w:t>JUN</w:t>
            </w:r>
          </w:p>
        </w:tc>
        <w:tc>
          <w:tcPr>
            <w:tcW w:w="0" w:type="auto"/>
            <w:shd w:val="clear" w:color="auto" w:fill="632423" w:themeFill="accent2" w:themeFillShade="80"/>
          </w:tcPr>
          <w:p w14:paraId="024A356D" w14:textId="77777777" w:rsidR="00C01D9F" w:rsidRPr="007562D2" w:rsidRDefault="00C01D9F" w:rsidP="0020481A">
            <w:pPr>
              <w:jc w:val="center"/>
              <w:rPr>
                <w:b/>
              </w:rPr>
            </w:pPr>
            <w:r w:rsidRPr="007562D2">
              <w:rPr>
                <w:b/>
              </w:rPr>
              <w:t>JUL</w:t>
            </w:r>
          </w:p>
        </w:tc>
      </w:tr>
      <w:tr w:rsidR="00354582" w14:paraId="10BA494A" w14:textId="77777777" w:rsidTr="00DB6E6B">
        <w:trPr>
          <w:trHeight w:val="978"/>
          <w:jc w:val="center"/>
        </w:trPr>
        <w:tc>
          <w:tcPr>
            <w:tcW w:w="0" w:type="auto"/>
          </w:tcPr>
          <w:p w14:paraId="38C8729F" w14:textId="0AC9E785" w:rsidR="00C01D9F" w:rsidRDefault="00E96ED9" w:rsidP="00DC15D8">
            <w:r>
              <w:t>Informar</w:t>
            </w:r>
            <w:r w:rsidR="00C01D9F">
              <w:t xml:space="preserve"> a los padres</w:t>
            </w:r>
            <w:r w:rsidR="00DC15D8">
              <w:t xml:space="preserve"> </w:t>
            </w:r>
            <w:r w:rsidR="00C01D9F">
              <w:t>de familia para tomar</w:t>
            </w:r>
            <w:r w:rsidR="00DC15D8">
              <w:t xml:space="preserve"> </w:t>
            </w:r>
            <w:r w:rsidR="00C01D9F">
              <w:t>acuerdos favorables</w:t>
            </w:r>
          </w:p>
          <w:p w14:paraId="05380895" w14:textId="2793526E" w:rsidR="00C01D9F" w:rsidRDefault="00DB6E6B" w:rsidP="00DC15D8">
            <w:r>
              <w:t>y brindar</w:t>
            </w:r>
            <w:r w:rsidR="00C01D9F">
              <w:t xml:space="preserve"> apoyo a</w:t>
            </w:r>
            <w:r w:rsidR="00DC15D8">
              <w:t xml:space="preserve"> </w:t>
            </w:r>
            <w:r w:rsidR="00C01D9F">
              <w:t>los estudiantes en riesgo</w:t>
            </w:r>
            <w:r w:rsidR="00354582">
              <w:t xml:space="preserve"> de deserción y </w:t>
            </w:r>
            <w:r w:rsidR="00FB70AE">
              <w:t>reprobación.</w:t>
            </w:r>
          </w:p>
          <w:p w14:paraId="51ADF6A6" w14:textId="77777777" w:rsidR="00C01D9F" w:rsidRDefault="00C01D9F" w:rsidP="0020481A">
            <w:pPr>
              <w:jc w:val="center"/>
            </w:pPr>
          </w:p>
        </w:tc>
        <w:tc>
          <w:tcPr>
            <w:tcW w:w="0" w:type="auto"/>
          </w:tcPr>
          <w:p w14:paraId="2ACAFE4C" w14:textId="1EC7ADD9" w:rsidR="00C01D9F" w:rsidRDefault="00F01F4E" w:rsidP="0020481A">
            <w:pPr>
              <w:jc w:val="center"/>
            </w:pPr>
            <w:r>
              <w:t>Asesores</w:t>
            </w:r>
            <w:r w:rsidR="00354582">
              <w:t xml:space="preserve"> </w:t>
            </w:r>
          </w:p>
          <w:p w14:paraId="488A74B0" w14:textId="77777777" w:rsidR="00C01D9F" w:rsidRDefault="00C01D9F" w:rsidP="0020481A">
            <w:pPr>
              <w:jc w:val="center"/>
            </w:pPr>
            <w:r>
              <w:t>de grupo</w:t>
            </w:r>
          </w:p>
          <w:p w14:paraId="02AB5DEE" w14:textId="77777777" w:rsidR="00C01D9F" w:rsidRDefault="00C01D9F" w:rsidP="0020481A">
            <w:pPr>
              <w:jc w:val="center"/>
            </w:pPr>
          </w:p>
          <w:p w14:paraId="29A2ECE8" w14:textId="174148D3" w:rsidR="00C01D9F" w:rsidRDefault="00C01D9F" w:rsidP="0020481A">
            <w:pPr>
              <w:jc w:val="center"/>
            </w:pPr>
          </w:p>
        </w:tc>
        <w:tc>
          <w:tcPr>
            <w:tcW w:w="0" w:type="auto"/>
            <w:shd w:val="clear" w:color="auto" w:fill="FFFFFF" w:themeFill="background1"/>
          </w:tcPr>
          <w:p w14:paraId="6A673FE3" w14:textId="77777777" w:rsidR="00C01D9F" w:rsidRDefault="00C01D9F" w:rsidP="0020481A">
            <w:pPr>
              <w:jc w:val="center"/>
            </w:pPr>
          </w:p>
        </w:tc>
        <w:tc>
          <w:tcPr>
            <w:tcW w:w="0" w:type="auto"/>
            <w:shd w:val="clear" w:color="auto" w:fill="C00000"/>
          </w:tcPr>
          <w:p w14:paraId="160AE832" w14:textId="77777777" w:rsidR="00C01D9F" w:rsidRDefault="00C01D9F" w:rsidP="0020481A">
            <w:pPr>
              <w:jc w:val="center"/>
            </w:pPr>
          </w:p>
        </w:tc>
        <w:tc>
          <w:tcPr>
            <w:tcW w:w="0" w:type="auto"/>
            <w:shd w:val="clear" w:color="auto" w:fill="FFFFFF" w:themeFill="background1"/>
          </w:tcPr>
          <w:p w14:paraId="3B7A7BE3" w14:textId="77777777" w:rsidR="00C01D9F" w:rsidRDefault="00C01D9F" w:rsidP="0020481A">
            <w:pPr>
              <w:jc w:val="center"/>
            </w:pPr>
          </w:p>
        </w:tc>
        <w:tc>
          <w:tcPr>
            <w:tcW w:w="0" w:type="auto"/>
            <w:shd w:val="clear" w:color="auto" w:fill="C00000"/>
          </w:tcPr>
          <w:p w14:paraId="64EF965E" w14:textId="4AEFE4F8" w:rsidR="00E96ED9" w:rsidRDefault="00E96ED9" w:rsidP="0020481A">
            <w:pPr>
              <w:jc w:val="center"/>
            </w:pPr>
          </w:p>
          <w:p w14:paraId="702FE7E4" w14:textId="77777777" w:rsidR="00C01D9F" w:rsidRPr="00E96ED9" w:rsidRDefault="00C01D9F" w:rsidP="00E96ED9"/>
        </w:tc>
        <w:tc>
          <w:tcPr>
            <w:tcW w:w="0" w:type="auto"/>
            <w:shd w:val="clear" w:color="auto" w:fill="FFFFFF" w:themeFill="background1"/>
          </w:tcPr>
          <w:p w14:paraId="56688B5C" w14:textId="77777777" w:rsidR="00C01D9F" w:rsidRDefault="00C01D9F" w:rsidP="0020481A">
            <w:pPr>
              <w:jc w:val="center"/>
            </w:pPr>
          </w:p>
        </w:tc>
        <w:tc>
          <w:tcPr>
            <w:tcW w:w="0" w:type="auto"/>
            <w:shd w:val="clear" w:color="auto" w:fill="C00000"/>
          </w:tcPr>
          <w:p w14:paraId="03B721E4" w14:textId="77777777" w:rsidR="00C01D9F" w:rsidRDefault="00C01D9F" w:rsidP="0020481A">
            <w:pPr>
              <w:jc w:val="center"/>
            </w:pPr>
          </w:p>
        </w:tc>
        <w:tc>
          <w:tcPr>
            <w:tcW w:w="0" w:type="auto"/>
            <w:shd w:val="clear" w:color="auto" w:fill="FFFFFF" w:themeFill="background1"/>
          </w:tcPr>
          <w:p w14:paraId="239BD6A9" w14:textId="77777777" w:rsidR="00C01D9F" w:rsidRDefault="00C01D9F" w:rsidP="0020481A">
            <w:pPr>
              <w:jc w:val="center"/>
            </w:pPr>
          </w:p>
        </w:tc>
        <w:tc>
          <w:tcPr>
            <w:tcW w:w="0" w:type="auto"/>
            <w:shd w:val="clear" w:color="auto" w:fill="C00000"/>
          </w:tcPr>
          <w:p w14:paraId="2C86D907" w14:textId="77777777" w:rsidR="00C01D9F" w:rsidRDefault="00C01D9F" w:rsidP="0020481A">
            <w:pPr>
              <w:jc w:val="center"/>
            </w:pPr>
          </w:p>
        </w:tc>
        <w:tc>
          <w:tcPr>
            <w:tcW w:w="0" w:type="auto"/>
            <w:shd w:val="clear" w:color="auto" w:fill="FFFFFF" w:themeFill="background1"/>
          </w:tcPr>
          <w:p w14:paraId="4C40ADE5" w14:textId="77777777" w:rsidR="00C01D9F" w:rsidRDefault="00C01D9F" w:rsidP="0020481A">
            <w:pPr>
              <w:jc w:val="center"/>
            </w:pPr>
          </w:p>
        </w:tc>
        <w:tc>
          <w:tcPr>
            <w:tcW w:w="0" w:type="auto"/>
            <w:shd w:val="clear" w:color="auto" w:fill="C00000"/>
          </w:tcPr>
          <w:p w14:paraId="685C078D" w14:textId="77777777" w:rsidR="00C01D9F" w:rsidRDefault="00C01D9F" w:rsidP="0020481A">
            <w:pPr>
              <w:jc w:val="center"/>
            </w:pPr>
          </w:p>
        </w:tc>
        <w:tc>
          <w:tcPr>
            <w:tcW w:w="0" w:type="auto"/>
            <w:shd w:val="clear" w:color="auto" w:fill="FFFFFF" w:themeFill="background1"/>
          </w:tcPr>
          <w:p w14:paraId="2D9A9280" w14:textId="77777777" w:rsidR="00C01D9F" w:rsidRDefault="00C01D9F" w:rsidP="0020481A">
            <w:pPr>
              <w:jc w:val="center"/>
            </w:pPr>
          </w:p>
        </w:tc>
        <w:tc>
          <w:tcPr>
            <w:tcW w:w="0" w:type="auto"/>
            <w:shd w:val="clear" w:color="auto" w:fill="FFFFFF" w:themeFill="background1"/>
          </w:tcPr>
          <w:p w14:paraId="1DF31005" w14:textId="77777777" w:rsidR="00C01D9F" w:rsidRDefault="00C01D9F" w:rsidP="0020481A">
            <w:pPr>
              <w:jc w:val="center"/>
            </w:pPr>
          </w:p>
        </w:tc>
      </w:tr>
    </w:tbl>
    <w:p w14:paraId="3CE93DC5" w14:textId="77777777" w:rsidR="007A4D70" w:rsidRDefault="007A4D70">
      <w:pPr>
        <w:rPr>
          <w:ins w:id="106" w:author="BACHILLERATO GENERAL ALFONSO DE LA MADRID VIDAURRETA" w:date="2025-09-18T23:26:00Z"/>
        </w:rPr>
      </w:pPr>
    </w:p>
    <w:p w14:paraId="552396ED" w14:textId="2B42CE18" w:rsidR="0033082E" w:rsidRDefault="00684925">
      <w:r>
        <w:lastRenderedPageBreak/>
        <w:t>C</w:t>
      </w:r>
      <w:r w:rsidR="004B27E1">
        <w:t>ategoría</w:t>
      </w:r>
      <w:r w:rsidR="0033082E">
        <w:t xml:space="preserve">: </w:t>
      </w:r>
      <w:r w:rsidR="00A95AFC">
        <w:rPr>
          <w:b/>
        </w:rPr>
        <w:t xml:space="preserve">INDICADORES ACADÉMICOS (CONCRECIÓN DE LA </w:t>
      </w:r>
      <w:r w:rsidR="008F3824">
        <w:rPr>
          <w:b/>
        </w:rPr>
        <w:t>NEM</w:t>
      </w:r>
      <w:r w:rsidR="00A95AFC">
        <w:rPr>
          <w:b/>
        </w:rPr>
        <w:t>)</w:t>
      </w:r>
    </w:p>
    <w:p w14:paraId="5161E168" w14:textId="382A6F50" w:rsidR="0033082E" w:rsidRDefault="0033082E">
      <w:r>
        <w:t>Línea de acción: Capacitar a los docentes</w:t>
      </w:r>
      <w:r w:rsidR="004B27E1">
        <w:t xml:space="preserve"> en la elaboración de </w:t>
      </w:r>
      <w:r w:rsidR="00DB6E6B">
        <w:t>Progresiones de</w:t>
      </w:r>
      <w:r w:rsidR="00C5361E">
        <w:t xml:space="preserve"> Aprendizaje</w:t>
      </w:r>
      <w:r w:rsidR="00540F86">
        <w:t xml:space="preserve"> y planes </w:t>
      </w:r>
      <w:r w:rsidR="00DB6E6B">
        <w:t xml:space="preserve">clase, </w:t>
      </w:r>
      <w:r w:rsidR="00F01F4E">
        <w:t xml:space="preserve"> buscando la concreción del MCCEMS, establecido en la NEM</w:t>
      </w:r>
      <w:r w:rsidR="00FB70AE">
        <w:t>.</w:t>
      </w:r>
    </w:p>
    <w:p w14:paraId="33112E6B" w14:textId="77777777" w:rsidR="0033082E" w:rsidRDefault="0033082E"/>
    <w:tbl>
      <w:tblPr>
        <w:tblStyle w:val="Tablaconcuadrcula"/>
        <w:tblW w:w="12250" w:type="dxa"/>
        <w:jc w:val="center"/>
        <w:tblLook w:val="04A0" w:firstRow="1" w:lastRow="0" w:firstColumn="1" w:lastColumn="0" w:noHBand="0" w:noVBand="1"/>
      </w:tblPr>
      <w:tblGrid>
        <w:gridCol w:w="2721"/>
        <w:gridCol w:w="1684"/>
        <w:gridCol w:w="707"/>
        <w:gridCol w:w="603"/>
        <w:gridCol w:w="654"/>
        <w:gridCol w:w="708"/>
        <w:gridCol w:w="586"/>
        <w:gridCol w:w="637"/>
        <w:gridCol w:w="606"/>
        <w:gridCol w:w="737"/>
        <w:gridCol w:w="660"/>
        <w:gridCol w:w="726"/>
        <w:gridCol w:w="639"/>
        <w:gridCol w:w="582"/>
      </w:tblGrid>
      <w:tr w:rsidR="0033082E" w14:paraId="094E977C" w14:textId="77777777" w:rsidTr="001248A8">
        <w:trPr>
          <w:trHeight w:val="440"/>
          <w:jc w:val="center"/>
        </w:trPr>
        <w:tc>
          <w:tcPr>
            <w:tcW w:w="0" w:type="auto"/>
            <w:vMerge w:val="restart"/>
            <w:shd w:val="clear" w:color="auto" w:fill="632423" w:themeFill="accent2" w:themeFillShade="80"/>
          </w:tcPr>
          <w:p w14:paraId="352E9E55" w14:textId="77777777" w:rsidR="0033082E" w:rsidRDefault="0033082E" w:rsidP="0020481A">
            <w:pPr>
              <w:jc w:val="center"/>
              <w:rPr>
                <w:b/>
              </w:rPr>
            </w:pPr>
          </w:p>
          <w:p w14:paraId="587CE617" w14:textId="77777777" w:rsidR="0033082E" w:rsidRPr="007562D2" w:rsidRDefault="0033082E" w:rsidP="0020481A">
            <w:pPr>
              <w:jc w:val="center"/>
              <w:rPr>
                <w:b/>
              </w:rPr>
            </w:pPr>
            <w:r w:rsidRPr="007562D2">
              <w:rPr>
                <w:b/>
              </w:rPr>
              <w:t>ACTIVIDADES</w:t>
            </w:r>
          </w:p>
        </w:tc>
        <w:tc>
          <w:tcPr>
            <w:tcW w:w="0" w:type="auto"/>
            <w:vMerge w:val="restart"/>
            <w:shd w:val="clear" w:color="auto" w:fill="632423" w:themeFill="accent2" w:themeFillShade="80"/>
          </w:tcPr>
          <w:p w14:paraId="4A93D792" w14:textId="77777777" w:rsidR="0033082E" w:rsidRDefault="0033082E" w:rsidP="0020481A">
            <w:pPr>
              <w:jc w:val="center"/>
              <w:rPr>
                <w:b/>
              </w:rPr>
            </w:pPr>
          </w:p>
          <w:p w14:paraId="24C1E65D" w14:textId="77777777" w:rsidR="0033082E" w:rsidRPr="007562D2" w:rsidRDefault="0033082E" w:rsidP="0020481A">
            <w:pPr>
              <w:jc w:val="center"/>
              <w:rPr>
                <w:b/>
              </w:rPr>
            </w:pPr>
            <w:r w:rsidRPr="007562D2">
              <w:rPr>
                <w:b/>
              </w:rPr>
              <w:t>RESPONSABLE</w:t>
            </w:r>
          </w:p>
        </w:tc>
        <w:tc>
          <w:tcPr>
            <w:tcW w:w="0" w:type="auto"/>
            <w:gridSpan w:val="12"/>
            <w:shd w:val="clear" w:color="auto" w:fill="632423" w:themeFill="accent2" w:themeFillShade="80"/>
          </w:tcPr>
          <w:p w14:paraId="3DAF4DF5" w14:textId="3DE0EF4F" w:rsidR="0033082E" w:rsidRPr="007562D2" w:rsidRDefault="00C5361E" w:rsidP="0020481A">
            <w:pPr>
              <w:jc w:val="center"/>
              <w:rPr>
                <w:b/>
              </w:rPr>
            </w:pPr>
            <w:r>
              <w:rPr>
                <w:b/>
              </w:rPr>
              <w:t>CICLO ESCOLAR 202</w:t>
            </w:r>
            <w:ins w:id="107" w:author="BACHILLERATO GENERAL ALFONSO DE LA MADRID VIDAURRETA" w:date="2025-09-18T23:27:00Z">
              <w:r w:rsidR="007A4D70">
                <w:rPr>
                  <w:b/>
                </w:rPr>
                <w:t>5</w:t>
              </w:r>
            </w:ins>
            <w:del w:id="108" w:author="BACHILLERATO GENERAL ALFONSO DE LA MADRID VIDAURRETA" w:date="2025-09-18T23:27:00Z">
              <w:r w:rsidR="00D57E0C" w:rsidDel="007A4D70">
                <w:rPr>
                  <w:b/>
                </w:rPr>
                <w:delText>4</w:delText>
              </w:r>
            </w:del>
            <w:r>
              <w:rPr>
                <w:b/>
              </w:rPr>
              <w:t>- 202</w:t>
            </w:r>
            <w:ins w:id="109" w:author="BACHILLERATO GENERAL ALFONSO DE LA MADRID VIDAURRETA" w:date="2025-09-18T23:27:00Z">
              <w:r w:rsidR="007A4D70">
                <w:rPr>
                  <w:b/>
                </w:rPr>
                <w:t>6</w:t>
              </w:r>
            </w:ins>
            <w:del w:id="110" w:author="BACHILLERATO GENERAL ALFONSO DE LA MADRID VIDAURRETA" w:date="2025-09-18T23:27:00Z">
              <w:r w:rsidR="00D57E0C" w:rsidDel="007A4D70">
                <w:rPr>
                  <w:b/>
                </w:rPr>
                <w:delText>5</w:delText>
              </w:r>
            </w:del>
          </w:p>
        </w:tc>
      </w:tr>
      <w:tr w:rsidR="0033082E" w14:paraId="7F6A5666" w14:textId="77777777" w:rsidTr="001248A8">
        <w:trPr>
          <w:trHeight w:val="234"/>
          <w:jc w:val="center"/>
        </w:trPr>
        <w:tc>
          <w:tcPr>
            <w:tcW w:w="0" w:type="auto"/>
            <w:vMerge/>
            <w:shd w:val="clear" w:color="auto" w:fill="632423" w:themeFill="accent2" w:themeFillShade="80"/>
          </w:tcPr>
          <w:p w14:paraId="27161D9B" w14:textId="77777777" w:rsidR="0033082E" w:rsidRPr="007562D2" w:rsidRDefault="0033082E" w:rsidP="0020481A">
            <w:pPr>
              <w:jc w:val="center"/>
              <w:rPr>
                <w:b/>
              </w:rPr>
            </w:pPr>
          </w:p>
        </w:tc>
        <w:tc>
          <w:tcPr>
            <w:tcW w:w="0" w:type="auto"/>
            <w:vMerge/>
            <w:shd w:val="clear" w:color="auto" w:fill="632423" w:themeFill="accent2" w:themeFillShade="80"/>
          </w:tcPr>
          <w:p w14:paraId="167A8792" w14:textId="77777777" w:rsidR="0033082E" w:rsidRPr="007562D2" w:rsidRDefault="0033082E" w:rsidP="0020481A">
            <w:pPr>
              <w:jc w:val="center"/>
              <w:rPr>
                <w:b/>
              </w:rPr>
            </w:pPr>
          </w:p>
        </w:tc>
        <w:tc>
          <w:tcPr>
            <w:tcW w:w="0" w:type="auto"/>
            <w:shd w:val="clear" w:color="auto" w:fill="632423" w:themeFill="accent2" w:themeFillShade="80"/>
          </w:tcPr>
          <w:p w14:paraId="75AFB1B8" w14:textId="77777777" w:rsidR="0033082E" w:rsidRPr="007562D2" w:rsidRDefault="0033082E" w:rsidP="0020481A">
            <w:pPr>
              <w:jc w:val="center"/>
              <w:rPr>
                <w:b/>
              </w:rPr>
            </w:pPr>
            <w:r w:rsidRPr="007562D2">
              <w:rPr>
                <w:b/>
              </w:rPr>
              <w:t>AGO</w:t>
            </w:r>
          </w:p>
        </w:tc>
        <w:tc>
          <w:tcPr>
            <w:tcW w:w="0" w:type="auto"/>
            <w:shd w:val="clear" w:color="auto" w:fill="632423" w:themeFill="accent2" w:themeFillShade="80"/>
          </w:tcPr>
          <w:p w14:paraId="7041DD32" w14:textId="77777777" w:rsidR="0033082E" w:rsidRPr="007562D2" w:rsidRDefault="0033082E" w:rsidP="0020481A">
            <w:pPr>
              <w:jc w:val="center"/>
              <w:rPr>
                <w:b/>
              </w:rPr>
            </w:pPr>
            <w:r w:rsidRPr="007562D2">
              <w:rPr>
                <w:b/>
              </w:rPr>
              <w:t>SEP</w:t>
            </w:r>
          </w:p>
        </w:tc>
        <w:tc>
          <w:tcPr>
            <w:tcW w:w="0" w:type="auto"/>
            <w:shd w:val="clear" w:color="auto" w:fill="632423" w:themeFill="accent2" w:themeFillShade="80"/>
          </w:tcPr>
          <w:p w14:paraId="29CFC306" w14:textId="77777777" w:rsidR="0033082E" w:rsidRPr="007562D2" w:rsidRDefault="0033082E" w:rsidP="0020481A">
            <w:pPr>
              <w:jc w:val="center"/>
              <w:rPr>
                <w:b/>
              </w:rPr>
            </w:pPr>
            <w:r w:rsidRPr="007562D2">
              <w:rPr>
                <w:b/>
              </w:rPr>
              <w:t>OCT</w:t>
            </w:r>
          </w:p>
        </w:tc>
        <w:tc>
          <w:tcPr>
            <w:tcW w:w="0" w:type="auto"/>
            <w:shd w:val="clear" w:color="auto" w:fill="632423" w:themeFill="accent2" w:themeFillShade="80"/>
          </w:tcPr>
          <w:p w14:paraId="22797A66" w14:textId="77777777" w:rsidR="0033082E" w:rsidRPr="007562D2" w:rsidRDefault="0033082E" w:rsidP="0020481A">
            <w:pPr>
              <w:jc w:val="center"/>
              <w:rPr>
                <w:b/>
              </w:rPr>
            </w:pPr>
            <w:r w:rsidRPr="007562D2">
              <w:rPr>
                <w:b/>
              </w:rPr>
              <w:t>NOV</w:t>
            </w:r>
          </w:p>
        </w:tc>
        <w:tc>
          <w:tcPr>
            <w:tcW w:w="0" w:type="auto"/>
            <w:shd w:val="clear" w:color="auto" w:fill="632423" w:themeFill="accent2" w:themeFillShade="80"/>
          </w:tcPr>
          <w:p w14:paraId="29595DE4" w14:textId="77777777" w:rsidR="0033082E" w:rsidRPr="007562D2" w:rsidRDefault="0033082E" w:rsidP="0020481A">
            <w:pPr>
              <w:jc w:val="center"/>
              <w:rPr>
                <w:b/>
              </w:rPr>
            </w:pPr>
            <w:r w:rsidRPr="007562D2">
              <w:rPr>
                <w:b/>
              </w:rPr>
              <w:t>DIC</w:t>
            </w:r>
          </w:p>
        </w:tc>
        <w:tc>
          <w:tcPr>
            <w:tcW w:w="0" w:type="auto"/>
            <w:shd w:val="clear" w:color="auto" w:fill="632423" w:themeFill="accent2" w:themeFillShade="80"/>
          </w:tcPr>
          <w:p w14:paraId="6473CE90" w14:textId="77777777" w:rsidR="0033082E" w:rsidRPr="007562D2" w:rsidRDefault="0033082E" w:rsidP="0020481A">
            <w:pPr>
              <w:jc w:val="center"/>
              <w:rPr>
                <w:b/>
              </w:rPr>
            </w:pPr>
            <w:r w:rsidRPr="007562D2">
              <w:rPr>
                <w:b/>
              </w:rPr>
              <w:t>ENE</w:t>
            </w:r>
          </w:p>
        </w:tc>
        <w:tc>
          <w:tcPr>
            <w:tcW w:w="0" w:type="auto"/>
            <w:shd w:val="clear" w:color="auto" w:fill="632423" w:themeFill="accent2" w:themeFillShade="80"/>
          </w:tcPr>
          <w:p w14:paraId="49C8693E" w14:textId="77777777" w:rsidR="0033082E" w:rsidRPr="007562D2" w:rsidRDefault="0033082E" w:rsidP="0020481A">
            <w:pPr>
              <w:jc w:val="center"/>
              <w:rPr>
                <w:b/>
              </w:rPr>
            </w:pPr>
            <w:r w:rsidRPr="007562D2">
              <w:rPr>
                <w:b/>
              </w:rPr>
              <w:t>FEB</w:t>
            </w:r>
          </w:p>
        </w:tc>
        <w:tc>
          <w:tcPr>
            <w:tcW w:w="0" w:type="auto"/>
            <w:shd w:val="clear" w:color="auto" w:fill="632423" w:themeFill="accent2" w:themeFillShade="80"/>
          </w:tcPr>
          <w:p w14:paraId="287A3DD3" w14:textId="77777777" w:rsidR="0033082E" w:rsidRPr="007562D2" w:rsidRDefault="0033082E" w:rsidP="0020481A">
            <w:pPr>
              <w:jc w:val="center"/>
              <w:rPr>
                <w:b/>
              </w:rPr>
            </w:pPr>
            <w:r w:rsidRPr="007562D2">
              <w:rPr>
                <w:b/>
              </w:rPr>
              <w:t>MAR</w:t>
            </w:r>
          </w:p>
        </w:tc>
        <w:tc>
          <w:tcPr>
            <w:tcW w:w="0" w:type="auto"/>
            <w:shd w:val="clear" w:color="auto" w:fill="632423" w:themeFill="accent2" w:themeFillShade="80"/>
          </w:tcPr>
          <w:p w14:paraId="74A29A5F" w14:textId="77777777" w:rsidR="0033082E" w:rsidRPr="007562D2" w:rsidRDefault="0033082E" w:rsidP="0020481A">
            <w:pPr>
              <w:jc w:val="center"/>
              <w:rPr>
                <w:b/>
              </w:rPr>
            </w:pPr>
            <w:r w:rsidRPr="007562D2">
              <w:rPr>
                <w:b/>
              </w:rPr>
              <w:t>ABR</w:t>
            </w:r>
          </w:p>
        </w:tc>
        <w:tc>
          <w:tcPr>
            <w:tcW w:w="0" w:type="auto"/>
            <w:shd w:val="clear" w:color="auto" w:fill="632423" w:themeFill="accent2" w:themeFillShade="80"/>
          </w:tcPr>
          <w:p w14:paraId="1D091CBC" w14:textId="77777777" w:rsidR="0033082E" w:rsidRPr="007562D2" w:rsidRDefault="0033082E" w:rsidP="0020481A">
            <w:pPr>
              <w:jc w:val="center"/>
              <w:rPr>
                <w:b/>
              </w:rPr>
            </w:pPr>
            <w:r w:rsidRPr="007562D2">
              <w:rPr>
                <w:b/>
              </w:rPr>
              <w:t>MAY</w:t>
            </w:r>
          </w:p>
        </w:tc>
        <w:tc>
          <w:tcPr>
            <w:tcW w:w="0" w:type="auto"/>
            <w:shd w:val="clear" w:color="auto" w:fill="632423" w:themeFill="accent2" w:themeFillShade="80"/>
          </w:tcPr>
          <w:p w14:paraId="01A01345" w14:textId="77777777" w:rsidR="0033082E" w:rsidRPr="007562D2" w:rsidRDefault="0033082E" w:rsidP="0020481A">
            <w:pPr>
              <w:jc w:val="center"/>
              <w:rPr>
                <w:b/>
              </w:rPr>
            </w:pPr>
            <w:r w:rsidRPr="007562D2">
              <w:rPr>
                <w:b/>
              </w:rPr>
              <w:t>JUN</w:t>
            </w:r>
          </w:p>
        </w:tc>
        <w:tc>
          <w:tcPr>
            <w:tcW w:w="0" w:type="auto"/>
            <w:shd w:val="clear" w:color="auto" w:fill="632423" w:themeFill="accent2" w:themeFillShade="80"/>
          </w:tcPr>
          <w:p w14:paraId="750FEFAB" w14:textId="77777777" w:rsidR="0033082E" w:rsidRPr="007562D2" w:rsidRDefault="0033082E" w:rsidP="0020481A">
            <w:pPr>
              <w:jc w:val="center"/>
              <w:rPr>
                <w:b/>
              </w:rPr>
            </w:pPr>
            <w:r w:rsidRPr="007562D2">
              <w:rPr>
                <w:b/>
              </w:rPr>
              <w:t>JUL</w:t>
            </w:r>
          </w:p>
        </w:tc>
      </w:tr>
      <w:tr w:rsidR="0033082E" w14:paraId="4052E8E2" w14:textId="77777777" w:rsidTr="00574B99">
        <w:trPr>
          <w:trHeight w:val="696"/>
          <w:jc w:val="center"/>
        </w:trPr>
        <w:tc>
          <w:tcPr>
            <w:tcW w:w="0" w:type="auto"/>
          </w:tcPr>
          <w:p w14:paraId="2D81865C" w14:textId="77777777" w:rsidR="0033082E" w:rsidRDefault="0033082E" w:rsidP="0020481A">
            <w:pPr>
              <w:jc w:val="center"/>
            </w:pPr>
          </w:p>
          <w:p w14:paraId="45791759" w14:textId="5CE8ED61" w:rsidR="0033082E" w:rsidRDefault="0033082E" w:rsidP="00DC15D8">
            <w:r>
              <w:t>Gestionar la capacitación</w:t>
            </w:r>
          </w:p>
        </w:tc>
        <w:tc>
          <w:tcPr>
            <w:tcW w:w="0" w:type="auto"/>
          </w:tcPr>
          <w:p w14:paraId="3C161EBF" w14:textId="34DB5A2F" w:rsidR="0033082E" w:rsidRDefault="0033082E" w:rsidP="0020481A">
            <w:pPr>
              <w:jc w:val="center"/>
            </w:pPr>
            <w:r>
              <w:t>SEP</w:t>
            </w:r>
            <w:r w:rsidR="00AC1D21">
              <w:t>,</w:t>
            </w:r>
          </w:p>
          <w:p w14:paraId="37A6490C" w14:textId="77777777" w:rsidR="0033082E" w:rsidRDefault="0033082E" w:rsidP="0020481A">
            <w:pPr>
              <w:jc w:val="center"/>
            </w:pPr>
            <w:r>
              <w:t>Supervisión</w:t>
            </w:r>
          </w:p>
          <w:p w14:paraId="014D2C07" w14:textId="38385CF7" w:rsidR="0033082E" w:rsidRDefault="00AC1D21" w:rsidP="0020481A">
            <w:pPr>
              <w:jc w:val="center"/>
            </w:pPr>
            <w:r>
              <w:t>E</w:t>
            </w:r>
            <w:r w:rsidR="0033082E">
              <w:t>scolar</w:t>
            </w:r>
            <w:r>
              <w:t>,</w:t>
            </w:r>
          </w:p>
          <w:p w14:paraId="089EB3C8" w14:textId="77777777" w:rsidR="0033082E" w:rsidRDefault="0033082E" w:rsidP="0020481A">
            <w:pPr>
              <w:jc w:val="center"/>
            </w:pPr>
            <w:r>
              <w:t>Director</w:t>
            </w:r>
          </w:p>
        </w:tc>
        <w:tc>
          <w:tcPr>
            <w:tcW w:w="0" w:type="auto"/>
            <w:shd w:val="clear" w:color="auto" w:fill="1D1B11" w:themeFill="background2" w:themeFillShade="1A"/>
          </w:tcPr>
          <w:p w14:paraId="4B63ABB7" w14:textId="77777777" w:rsidR="0033082E" w:rsidRDefault="0033082E" w:rsidP="0020481A">
            <w:pPr>
              <w:jc w:val="center"/>
            </w:pPr>
          </w:p>
        </w:tc>
        <w:tc>
          <w:tcPr>
            <w:tcW w:w="0" w:type="auto"/>
            <w:shd w:val="clear" w:color="auto" w:fill="FFFFFF" w:themeFill="background1"/>
          </w:tcPr>
          <w:p w14:paraId="49BF6954" w14:textId="77777777" w:rsidR="0033082E" w:rsidRDefault="0033082E" w:rsidP="0020481A">
            <w:pPr>
              <w:jc w:val="center"/>
            </w:pPr>
          </w:p>
        </w:tc>
        <w:tc>
          <w:tcPr>
            <w:tcW w:w="0" w:type="auto"/>
            <w:shd w:val="clear" w:color="auto" w:fill="FFFFFF" w:themeFill="background1"/>
          </w:tcPr>
          <w:p w14:paraId="4F389594" w14:textId="77777777" w:rsidR="0033082E" w:rsidRDefault="0033082E" w:rsidP="0020481A">
            <w:pPr>
              <w:jc w:val="center"/>
            </w:pPr>
          </w:p>
        </w:tc>
        <w:tc>
          <w:tcPr>
            <w:tcW w:w="0" w:type="auto"/>
            <w:shd w:val="clear" w:color="auto" w:fill="FFFFFF" w:themeFill="background1"/>
          </w:tcPr>
          <w:p w14:paraId="48CF3558" w14:textId="77777777" w:rsidR="0033082E" w:rsidRDefault="0033082E" w:rsidP="0020481A">
            <w:pPr>
              <w:jc w:val="center"/>
            </w:pPr>
          </w:p>
        </w:tc>
        <w:tc>
          <w:tcPr>
            <w:tcW w:w="0" w:type="auto"/>
            <w:shd w:val="clear" w:color="auto" w:fill="FFFFFF" w:themeFill="background1"/>
          </w:tcPr>
          <w:p w14:paraId="503E3DFF" w14:textId="77777777" w:rsidR="0033082E" w:rsidRDefault="0033082E" w:rsidP="0020481A">
            <w:pPr>
              <w:jc w:val="center"/>
            </w:pPr>
          </w:p>
        </w:tc>
        <w:tc>
          <w:tcPr>
            <w:tcW w:w="0" w:type="auto"/>
            <w:shd w:val="clear" w:color="auto" w:fill="FFFFFF" w:themeFill="background1"/>
          </w:tcPr>
          <w:p w14:paraId="7EDD2EFB" w14:textId="77777777" w:rsidR="0033082E" w:rsidRDefault="0033082E" w:rsidP="0020481A">
            <w:pPr>
              <w:jc w:val="center"/>
            </w:pPr>
          </w:p>
        </w:tc>
        <w:tc>
          <w:tcPr>
            <w:tcW w:w="0" w:type="auto"/>
            <w:shd w:val="clear" w:color="auto" w:fill="1D1B11" w:themeFill="background2" w:themeFillShade="1A"/>
          </w:tcPr>
          <w:p w14:paraId="0660611A" w14:textId="77777777" w:rsidR="0033082E" w:rsidRDefault="0033082E" w:rsidP="0020481A">
            <w:pPr>
              <w:jc w:val="center"/>
            </w:pPr>
          </w:p>
        </w:tc>
        <w:tc>
          <w:tcPr>
            <w:tcW w:w="0" w:type="auto"/>
            <w:shd w:val="clear" w:color="auto" w:fill="FFFFFF" w:themeFill="background1"/>
          </w:tcPr>
          <w:p w14:paraId="3A79D71F" w14:textId="77777777" w:rsidR="0033082E" w:rsidRDefault="0033082E" w:rsidP="0020481A">
            <w:pPr>
              <w:jc w:val="center"/>
            </w:pPr>
          </w:p>
        </w:tc>
        <w:tc>
          <w:tcPr>
            <w:tcW w:w="0" w:type="auto"/>
            <w:shd w:val="clear" w:color="auto" w:fill="FFFFFF" w:themeFill="background1"/>
          </w:tcPr>
          <w:p w14:paraId="6F3E8E56" w14:textId="77777777" w:rsidR="0033082E" w:rsidRDefault="0033082E" w:rsidP="0020481A">
            <w:pPr>
              <w:jc w:val="center"/>
            </w:pPr>
          </w:p>
        </w:tc>
        <w:tc>
          <w:tcPr>
            <w:tcW w:w="0" w:type="auto"/>
            <w:shd w:val="clear" w:color="auto" w:fill="FFFFFF" w:themeFill="background1"/>
          </w:tcPr>
          <w:p w14:paraId="4DE75D6C" w14:textId="77777777" w:rsidR="0033082E" w:rsidRDefault="0033082E" w:rsidP="0020481A">
            <w:pPr>
              <w:jc w:val="center"/>
            </w:pPr>
          </w:p>
        </w:tc>
        <w:tc>
          <w:tcPr>
            <w:tcW w:w="0" w:type="auto"/>
            <w:shd w:val="clear" w:color="auto" w:fill="FFFFFF" w:themeFill="background1"/>
          </w:tcPr>
          <w:p w14:paraId="3FF7CC87" w14:textId="77777777" w:rsidR="0033082E" w:rsidRDefault="0033082E" w:rsidP="0020481A">
            <w:pPr>
              <w:jc w:val="center"/>
            </w:pPr>
          </w:p>
        </w:tc>
        <w:tc>
          <w:tcPr>
            <w:tcW w:w="0" w:type="auto"/>
            <w:shd w:val="clear" w:color="auto" w:fill="FFFFFF" w:themeFill="background1"/>
          </w:tcPr>
          <w:p w14:paraId="206E3E26" w14:textId="77777777" w:rsidR="0033082E" w:rsidRDefault="0033082E" w:rsidP="0020481A">
            <w:pPr>
              <w:jc w:val="center"/>
            </w:pPr>
          </w:p>
        </w:tc>
      </w:tr>
      <w:tr w:rsidR="0033082E" w14:paraId="1525EDC3" w14:textId="77777777" w:rsidTr="00574B99">
        <w:trPr>
          <w:trHeight w:val="567"/>
          <w:jc w:val="center"/>
        </w:trPr>
        <w:tc>
          <w:tcPr>
            <w:tcW w:w="0" w:type="auto"/>
          </w:tcPr>
          <w:p w14:paraId="426A0D85" w14:textId="467DC42A" w:rsidR="0033082E" w:rsidRDefault="0033082E" w:rsidP="00DC15D8">
            <w:r>
              <w:t>Implementar</w:t>
            </w:r>
            <w:r w:rsidR="00DC15D8">
              <w:t xml:space="preserve"> </w:t>
            </w:r>
            <w:r>
              <w:t>curso-taller</w:t>
            </w:r>
          </w:p>
          <w:p w14:paraId="22096D76" w14:textId="06D463E9" w:rsidR="00C5361E" w:rsidRDefault="00DC15D8" w:rsidP="00DC15D8">
            <w:r>
              <w:t>V</w:t>
            </w:r>
            <w:r w:rsidR="00C5361E">
              <w:t>irtual</w:t>
            </w:r>
            <w:r>
              <w:t>.</w:t>
            </w:r>
          </w:p>
          <w:p w14:paraId="799570AB" w14:textId="77777777" w:rsidR="0033082E" w:rsidRDefault="0033082E" w:rsidP="00DC15D8"/>
        </w:tc>
        <w:tc>
          <w:tcPr>
            <w:tcW w:w="0" w:type="auto"/>
          </w:tcPr>
          <w:p w14:paraId="0CE67D7D" w14:textId="65534239" w:rsidR="0033082E" w:rsidRDefault="0033082E" w:rsidP="0020481A">
            <w:pPr>
              <w:jc w:val="center"/>
            </w:pPr>
            <w:r>
              <w:t>SEP</w:t>
            </w:r>
            <w:r w:rsidR="00AC1D21">
              <w:t>,</w:t>
            </w:r>
          </w:p>
          <w:p w14:paraId="0168D498" w14:textId="77777777" w:rsidR="0033082E" w:rsidRDefault="0033082E" w:rsidP="0020481A">
            <w:pPr>
              <w:jc w:val="center"/>
            </w:pPr>
            <w:r>
              <w:t>Supervisión</w:t>
            </w:r>
          </w:p>
          <w:p w14:paraId="2DB076D4" w14:textId="1A670795" w:rsidR="0033082E" w:rsidRDefault="00AC1D21" w:rsidP="0020481A">
            <w:pPr>
              <w:jc w:val="center"/>
            </w:pPr>
            <w:r>
              <w:t>E</w:t>
            </w:r>
            <w:r w:rsidR="0033082E">
              <w:t>scolar</w:t>
            </w:r>
            <w:r>
              <w:t>,</w:t>
            </w:r>
          </w:p>
          <w:p w14:paraId="09BD1BE7" w14:textId="2C85E2C1" w:rsidR="0033082E" w:rsidRDefault="0033082E" w:rsidP="00574B99">
            <w:pPr>
              <w:jc w:val="center"/>
            </w:pPr>
            <w:r>
              <w:t>Director</w:t>
            </w:r>
          </w:p>
        </w:tc>
        <w:tc>
          <w:tcPr>
            <w:tcW w:w="0" w:type="auto"/>
            <w:shd w:val="clear" w:color="auto" w:fill="1D1B11" w:themeFill="background2" w:themeFillShade="1A"/>
          </w:tcPr>
          <w:p w14:paraId="36E4148E" w14:textId="77777777" w:rsidR="0033082E" w:rsidRDefault="0033082E" w:rsidP="0020481A">
            <w:pPr>
              <w:jc w:val="center"/>
            </w:pPr>
          </w:p>
        </w:tc>
        <w:tc>
          <w:tcPr>
            <w:tcW w:w="0" w:type="auto"/>
            <w:shd w:val="clear" w:color="auto" w:fill="FFFFFF" w:themeFill="background1"/>
          </w:tcPr>
          <w:p w14:paraId="66F568CB" w14:textId="77777777" w:rsidR="0033082E" w:rsidRDefault="0033082E" w:rsidP="0020481A">
            <w:pPr>
              <w:jc w:val="center"/>
            </w:pPr>
          </w:p>
        </w:tc>
        <w:tc>
          <w:tcPr>
            <w:tcW w:w="0" w:type="auto"/>
            <w:shd w:val="clear" w:color="auto" w:fill="FFFFFF" w:themeFill="background1"/>
          </w:tcPr>
          <w:p w14:paraId="6FC23272" w14:textId="77777777" w:rsidR="0033082E" w:rsidRDefault="0033082E" w:rsidP="0020481A">
            <w:pPr>
              <w:jc w:val="center"/>
            </w:pPr>
          </w:p>
        </w:tc>
        <w:tc>
          <w:tcPr>
            <w:tcW w:w="0" w:type="auto"/>
            <w:shd w:val="clear" w:color="auto" w:fill="FFFFFF" w:themeFill="background1"/>
          </w:tcPr>
          <w:p w14:paraId="0816458A" w14:textId="77777777" w:rsidR="0033082E" w:rsidRDefault="0033082E" w:rsidP="0020481A">
            <w:pPr>
              <w:jc w:val="center"/>
            </w:pPr>
          </w:p>
        </w:tc>
        <w:tc>
          <w:tcPr>
            <w:tcW w:w="0" w:type="auto"/>
            <w:shd w:val="clear" w:color="auto" w:fill="FFFFFF" w:themeFill="background1"/>
          </w:tcPr>
          <w:p w14:paraId="59767801" w14:textId="77777777" w:rsidR="0033082E" w:rsidRDefault="0033082E" w:rsidP="0020481A">
            <w:pPr>
              <w:jc w:val="center"/>
            </w:pPr>
          </w:p>
        </w:tc>
        <w:tc>
          <w:tcPr>
            <w:tcW w:w="0" w:type="auto"/>
            <w:shd w:val="clear" w:color="auto" w:fill="FFFFFF" w:themeFill="background1"/>
          </w:tcPr>
          <w:p w14:paraId="30E69309" w14:textId="77777777" w:rsidR="0033082E" w:rsidRDefault="0033082E" w:rsidP="0020481A">
            <w:pPr>
              <w:jc w:val="center"/>
            </w:pPr>
          </w:p>
        </w:tc>
        <w:tc>
          <w:tcPr>
            <w:tcW w:w="0" w:type="auto"/>
            <w:shd w:val="clear" w:color="auto" w:fill="1D1B11" w:themeFill="background2" w:themeFillShade="1A"/>
          </w:tcPr>
          <w:p w14:paraId="18A37D7D" w14:textId="77777777" w:rsidR="0033082E" w:rsidRDefault="0033082E" w:rsidP="0020481A">
            <w:pPr>
              <w:jc w:val="center"/>
            </w:pPr>
          </w:p>
        </w:tc>
        <w:tc>
          <w:tcPr>
            <w:tcW w:w="0" w:type="auto"/>
            <w:shd w:val="clear" w:color="auto" w:fill="FFFFFF" w:themeFill="background1"/>
          </w:tcPr>
          <w:p w14:paraId="5311E73F" w14:textId="77777777" w:rsidR="0033082E" w:rsidRDefault="0033082E" w:rsidP="0020481A">
            <w:pPr>
              <w:jc w:val="center"/>
            </w:pPr>
          </w:p>
        </w:tc>
        <w:tc>
          <w:tcPr>
            <w:tcW w:w="0" w:type="auto"/>
            <w:shd w:val="clear" w:color="auto" w:fill="FFFFFF" w:themeFill="background1"/>
          </w:tcPr>
          <w:p w14:paraId="70E1369F" w14:textId="77777777" w:rsidR="0033082E" w:rsidRDefault="0033082E" w:rsidP="0020481A">
            <w:pPr>
              <w:jc w:val="center"/>
            </w:pPr>
          </w:p>
        </w:tc>
        <w:tc>
          <w:tcPr>
            <w:tcW w:w="0" w:type="auto"/>
            <w:shd w:val="clear" w:color="auto" w:fill="FFFFFF" w:themeFill="background1"/>
          </w:tcPr>
          <w:p w14:paraId="0AF970B2" w14:textId="77777777" w:rsidR="0033082E" w:rsidRDefault="0033082E" w:rsidP="0020481A">
            <w:pPr>
              <w:jc w:val="center"/>
            </w:pPr>
          </w:p>
        </w:tc>
        <w:tc>
          <w:tcPr>
            <w:tcW w:w="0" w:type="auto"/>
            <w:shd w:val="clear" w:color="auto" w:fill="FFFFFF" w:themeFill="background1"/>
          </w:tcPr>
          <w:p w14:paraId="1E6504C1" w14:textId="77777777" w:rsidR="0033082E" w:rsidRDefault="0033082E" w:rsidP="0020481A">
            <w:pPr>
              <w:jc w:val="center"/>
            </w:pPr>
          </w:p>
        </w:tc>
        <w:tc>
          <w:tcPr>
            <w:tcW w:w="0" w:type="auto"/>
            <w:shd w:val="clear" w:color="auto" w:fill="FFFFFF" w:themeFill="background1"/>
          </w:tcPr>
          <w:p w14:paraId="24741A69" w14:textId="77777777" w:rsidR="0033082E" w:rsidRDefault="0033082E" w:rsidP="0020481A">
            <w:pPr>
              <w:jc w:val="center"/>
            </w:pPr>
          </w:p>
        </w:tc>
      </w:tr>
    </w:tbl>
    <w:p w14:paraId="49A587E5" w14:textId="77777777" w:rsidR="007A4D70" w:rsidRDefault="007A4D70" w:rsidP="00A95AFC">
      <w:pPr>
        <w:rPr>
          <w:ins w:id="111" w:author="BACHILLERATO GENERAL ALFONSO DE LA MADRID VIDAURRETA" w:date="2025-09-18T23:26:00Z"/>
        </w:rPr>
      </w:pPr>
    </w:p>
    <w:p w14:paraId="2C4CDACC" w14:textId="5AF37A3E" w:rsidR="00A95AFC" w:rsidRDefault="0033082E" w:rsidP="00A95AFC">
      <w:r>
        <w:t>Categoría:</w:t>
      </w:r>
      <w:r w:rsidR="00A95AFC">
        <w:t xml:space="preserve"> </w:t>
      </w:r>
      <w:r w:rsidR="00A95AFC">
        <w:rPr>
          <w:b/>
        </w:rPr>
        <w:t xml:space="preserve">INDICADORES ACADÉMICOS (CONCRECIÓN DE LA </w:t>
      </w:r>
      <w:r w:rsidR="008F3824">
        <w:rPr>
          <w:b/>
        </w:rPr>
        <w:t>NEM</w:t>
      </w:r>
      <w:r w:rsidR="00A95AFC">
        <w:rPr>
          <w:b/>
        </w:rPr>
        <w:t>)</w:t>
      </w:r>
    </w:p>
    <w:p w14:paraId="13B8055D" w14:textId="2FA4485E" w:rsidR="00EC78E8" w:rsidRDefault="0033082E">
      <w:r>
        <w:t xml:space="preserve">Línea de acción: Verificar contenidos </w:t>
      </w:r>
      <w:r w:rsidR="00896C3E">
        <w:t xml:space="preserve">en la estructura de la </w:t>
      </w:r>
      <w:r w:rsidR="00AC1D21">
        <w:t>Planeación didáctica</w:t>
      </w:r>
      <w:r w:rsidR="00EC78E8">
        <w:t>.</w:t>
      </w:r>
    </w:p>
    <w:p w14:paraId="15B27F94" w14:textId="77777777" w:rsidR="00EC78E8" w:rsidRDefault="00EC78E8"/>
    <w:tbl>
      <w:tblPr>
        <w:tblStyle w:val="Tablaconcuadrcula"/>
        <w:tblW w:w="12250" w:type="dxa"/>
        <w:jc w:val="center"/>
        <w:tblLook w:val="04A0" w:firstRow="1" w:lastRow="0" w:firstColumn="1" w:lastColumn="0" w:noHBand="0" w:noVBand="1"/>
      </w:tblPr>
      <w:tblGrid>
        <w:gridCol w:w="2681"/>
        <w:gridCol w:w="1691"/>
        <w:gridCol w:w="710"/>
        <w:gridCol w:w="605"/>
        <w:gridCol w:w="656"/>
        <w:gridCol w:w="711"/>
        <w:gridCol w:w="589"/>
        <w:gridCol w:w="640"/>
        <w:gridCol w:w="609"/>
        <w:gridCol w:w="740"/>
        <w:gridCol w:w="663"/>
        <w:gridCol w:w="729"/>
        <w:gridCol w:w="642"/>
        <w:gridCol w:w="584"/>
      </w:tblGrid>
      <w:tr w:rsidR="00EC78E8" w14:paraId="2CC32A30" w14:textId="77777777" w:rsidTr="001248A8">
        <w:trPr>
          <w:trHeight w:val="440"/>
          <w:jc w:val="center"/>
        </w:trPr>
        <w:tc>
          <w:tcPr>
            <w:tcW w:w="0" w:type="auto"/>
            <w:vMerge w:val="restart"/>
            <w:shd w:val="clear" w:color="auto" w:fill="632423" w:themeFill="accent2" w:themeFillShade="80"/>
          </w:tcPr>
          <w:p w14:paraId="7BD50C7B" w14:textId="77777777" w:rsidR="00EC78E8" w:rsidRDefault="00EC78E8" w:rsidP="0020481A">
            <w:pPr>
              <w:jc w:val="center"/>
              <w:rPr>
                <w:b/>
              </w:rPr>
            </w:pPr>
          </w:p>
          <w:p w14:paraId="374CC1F8" w14:textId="77777777" w:rsidR="00EC78E8" w:rsidRPr="007562D2" w:rsidRDefault="00EC78E8" w:rsidP="0020481A">
            <w:pPr>
              <w:jc w:val="center"/>
              <w:rPr>
                <w:b/>
              </w:rPr>
            </w:pPr>
            <w:r w:rsidRPr="007562D2">
              <w:rPr>
                <w:b/>
              </w:rPr>
              <w:t>ACTIVIDADES</w:t>
            </w:r>
          </w:p>
        </w:tc>
        <w:tc>
          <w:tcPr>
            <w:tcW w:w="0" w:type="auto"/>
            <w:vMerge w:val="restart"/>
            <w:shd w:val="clear" w:color="auto" w:fill="632423" w:themeFill="accent2" w:themeFillShade="80"/>
          </w:tcPr>
          <w:p w14:paraId="16BA2788" w14:textId="77777777" w:rsidR="00EC78E8" w:rsidRDefault="00EC78E8" w:rsidP="0020481A">
            <w:pPr>
              <w:jc w:val="center"/>
              <w:rPr>
                <w:b/>
              </w:rPr>
            </w:pPr>
          </w:p>
          <w:p w14:paraId="7E8B371D" w14:textId="77777777" w:rsidR="00EC78E8" w:rsidRPr="007562D2" w:rsidRDefault="00EC78E8" w:rsidP="0020481A">
            <w:pPr>
              <w:jc w:val="center"/>
              <w:rPr>
                <w:b/>
              </w:rPr>
            </w:pPr>
            <w:r w:rsidRPr="007562D2">
              <w:rPr>
                <w:b/>
              </w:rPr>
              <w:t>RESPONSABLE</w:t>
            </w:r>
          </w:p>
        </w:tc>
        <w:tc>
          <w:tcPr>
            <w:tcW w:w="0" w:type="auto"/>
            <w:gridSpan w:val="12"/>
            <w:shd w:val="clear" w:color="auto" w:fill="632423" w:themeFill="accent2" w:themeFillShade="80"/>
          </w:tcPr>
          <w:p w14:paraId="3DCE41E8" w14:textId="143117D8" w:rsidR="00EC78E8" w:rsidRPr="007562D2" w:rsidRDefault="007A3FB3" w:rsidP="0020481A">
            <w:pPr>
              <w:jc w:val="center"/>
              <w:rPr>
                <w:b/>
              </w:rPr>
            </w:pPr>
            <w:r>
              <w:rPr>
                <w:b/>
              </w:rPr>
              <w:t>CICLO ESCOLAR 202</w:t>
            </w:r>
            <w:ins w:id="112" w:author="BACHILLERATO GENERAL ALFONSO DE LA MADRID VIDAURRETA" w:date="2025-09-18T23:27:00Z">
              <w:r w:rsidR="007A4D70">
                <w:rPr>
                  <w:b/>
                </w:rPr>
                <w:t>5</w:t>
              </w:r>
            </w:ins>
            <w:del w:id="113" w:author="BACHILLERATO GENERAL ALFONSO DE LA MADRID VIDAURRETA" w:date="2025-09-18T23:27:00Z">
              <w:r w:rsidR="00D57E0C" w:rsidDel="007A4D70">
                <w:rPr>
                  <w:b/>
                </w:rPr>
                <w:delText>4</w:delText>
              </w:r>
            </w:del>
            <w:r>
              <w:rPr>
                <w:b/>
              </w:rPr>
              <w:t>- 202</w:t>
            </w:r>
            <w:ins w:id="114" w:author="BACHILLERATO GENERAL ALFONSO DE LA MADRID VIDAURRETA" w:date="2025-09-18T23:27:00Z">
              <w:r w:rsidR="007A4D70">
                <w:rPr>
                  <w:b/>
                </w:rPr>
                <w:t>6</w:t>
              </w:r>
            </w:ins>
            <w:del w:id="115" w:author="BACHILLERATO GENERAL ALFONSO DE LA MADRID VIDAURRETA" w:date="2025-09-18T23:27:00Z">
              <w:r w:rsidR="00D57E0C" w:rsidDel="007A4D70">
                <w:rPr>
                  <w:b/>
                </w:rPr>
                <w:delText>5</w:delText>
              </w:r>
            </w:del>
          </w:p>
        </w:tc>
      </w:tr>
      <w:tr w:rsidR="00EC78E8" w14:paraId="0BC15551" w14:textId="77777777" w:rsidTr="001248A8">
        <w:trPr>
          <w:trHeight w:val="234"/>
          <w:jc w:val="center"/>
        </w:trPr>
        <w:tc>
          <w:tcPr>
            <w:tcW w:w="0" w:type="auto"/>
            <w:vMerge/>
            <w:shd w:val="clear" w:color="auto" w:fill="632423" w:themeFill="accent2" w:themeFillShade="80"/>
          </w:tcPr>
          <w:p w14:paraId="56364329" w14:textId="77777777" w:rsidR="00EC78E8" w:rsidRPr="007562D2" w:rsidRDefault="00EC78E8" w:rsidP="0020481A">
            <w:pPr>
              <w:jc w:val="center"/>
              <w:rPr>
                <w:b/>
              </w:rPr>
            </w:pPr>
          </w:p>
        </w:tc>
        <w:tc>
          <w:tcPr>
            <w:tcW w:w="0" w:type="auto"/>
            <w:vMerge/>
            <w:shd w:val="clear" w:color="auto" w:fill="632423" w:themeFill="accent2" w:themeFillShade="80"/>
          </w:tcPr>
          <w:p w14:paraId="7ABB5FEC" w14:textId="77777777" w:rsidR="00EC78E8" w:rsidRPr="007562D2" w:rsidRDefault="00EC78E8" w:rsidP="0020481A">
            <w:pPr>
              <w:jc w:val="center"/>
              <w:rPr>
                <w:b/>
              </w:rPr>
            </w:pPr>
          </w:p>
        </w:tc>
        <w:tc>
          <w:tcPr>
            <w:tcW w:w="0" w:type="auto"/>
            <w:shd w:val="clear" w:color="auto" w:fill="632423" w:themeFill="accent2" w:themeFillShade="80"/>
          </w:tcPr>
          <w:p w14:paraId="015BCD62" w14:textId="77777777" w:rsidR="00EC78E8" w:rsidRPr="007562D2" w:rsidRDefault="00EC78E8" w:rsidP="0020481A">
            <w:pPr>
              <w:jc w:val="center"/>
              <w:rPr>
                <w:b/>
              </w:rPr>
            </w:pPr>
            <w:r w:rsidRPr="007562D2">
              <w:rPr>
                <w:b/>
              </w:rPr>
              <w:t>AGO</w:t>
            </w:r>
          </w:p>
        </w:tc>
        <w:tc>
          <w:tcPr>
            <w:tcW w:w="0" w:type="auto"/>
            <w:shd w:val="clear" w:color="auto" w:fill="632423" w:themeFill="accent2" w:themeFillShade="80"/>
          </w:tcPr>
          <w:p w14:paraId="39E2EAC4" w14:textId="77777777" w:rsidR="00EC78E8" w:rsidRPr="007562D2" w:rsidRDefault="00EC78E8" w:rsidP="0020481A">
            <w:pPr>
              <w:jc w:val="center"/>
              <w:rPr>
                <w:b/>
              </w:rPr>
            </w:pPr>
            <w:r w:rsidRPr="007562D2">
              <w:rPr>
                <w:b/>
              </w:rPr>
              <w:t>SEP</w:t>
            </w:r>
          </w:p>
        </w:tc>
        <w:tc>
          <w:tcPr>
            <w:tcW w:w="0" w:type="auto"/>
            <w:shd w:val="clear" w:color="auto" w:fill="632423" w:themeFill="accent2" w:themeFillShade="80"/>
          </w:tcPr>
          <w:p w14:paraId="51552397" w14:textId="77777777" w:rsidR="00EC78E8" w:rsidRPr="007562D2" w:rsidRDefault="00EC78E8" w:rsidP="0020481A">
            <w:pPr>
              <w:jc w:val="center"/>
              <w:rPr>
                <w:b/>
              </w:rPr>
            </w:pPr>
            <w:r w:rsidRPr="007562D2">
              <w:rPr>
                <w:b/>
              </w:rPr>
              <w:t>OCT</w:t>
            </w:r>
          </w:p>
        </w:tc>
        <w:tc>
          <w:tcPr>
            <w:tcW w:w="0" w:type="auto"/>
            <w:shd w:val="clear" w:color="auto" w:fill="632423" w:themeFill="accent2" w:themeFillShade="80"/>
          </w:tcPr>
          <w:p w14:paraId="4A433A9C" w14:textId="77777777" w:rsidR="00EC78E8" w:rsidRPr="007562D2" w:rsidRDefault="00EC78E8" w:rsidP="0020481A">
            <w:pPr>
              <w:jc w:val="center"/>
              <w:rPr>
                <w:b/>
              </w:rPr>
            </w:pPr>
            <w:r w:rsidRPr="007562D2">
              <w:rPr>
                <w:b/>
              </w:rPr>
              <w:t>NOV</w:t>
            </w:r>
          </w:p>
        </w:tc>
        <w:tc>
          <w:tcPr>
            <w:tcW w:w="0" w:type="auto"/>
            <w:shd w:val="clear" w:color="auto" w:fill="632423" w:themeFill="accent2" w:themeFillShade="80"/>
          </w:tcPr>
          <w:p w14:paraId="102C5BF3" w14:textId="77777777" w:rsidR="00EC78E8" w:rsidRPr="007562D2" w:rsidRDefault="00EC78E8" w:rsidP="0020481A">
            <w:pPr>
              <w:jc w:val="center"/>
              <w:rPr>
                <w:b/>
              </w:rPr>
            </w:pPr>
            <w:r w:rsidRPr="007562D2">
              <w:rPr>
                <w:b/>
              </w:rPr>
              <w:t>DIC</w:t>
            </w:r>
          </w:p>
        </w:tc>
        <w:tc>
          <w:tcPr>
            <w:tcW w:w="0" w:type="auto"/>
            <w:shd w:val="clear" w:color="auto" w:fill="632423" w:themeFill="accent2" w:themeFillShade="80"/>
          </w:tcPr>
          <w:p w14:paraId="10D034A0" w14:textId="77777777" w:rsidR="00EC78E8" w:rsidRPr="007562D2" w:rsidRDefault="00EC78E8" w:rsidP="0020481A">
            <w:pPr>
              <w:jc w:val="center"/>
              <w:rPr>
                <w:b/>
              </w:rPr>
            </w:pPr>
            <w:r w:rsidRPr="007562D2">
              <w:rPr>
                <w:b/>
              </w:rPr>
              <w:t>ENE</w:t>
            </w:r>
          </w:p>
        </w:tc>
        <w:tc>
          <w:tcPr>
            <w:tcW w:w="0" w:type="auto"/>
            <w:shd w:val="clear" w:color="auto" w:fill="632423" w:themeFill="accent2" w:themeFillShade="80"/>
          </w:tcPr>
          <w:p w14:paraId="1E7F8C35" w14:textId="77777777" w:rsidR="00EC78E8" w:rsidRPr="007562D2" w:rsidRDefault="00EC78E8" w:rsidP="0020481A">
            <w:pPr>
              <w:jc w:val="center"/>
              <w:rPr>
                <w:b/>
              </w:rPr>
            </w:pPr>
            <w:r w:rsidRPr="007562D2">
              <w:rPr>
                <w:b/>
              </w:rPr>
              <w:t>FEB</w:t>
            </w:r>
          </w:p>
        </w:tc>
        <w:tc>
          <w:tcPr>
            <w:tcW w:w="0" w:type="auto"/>
            <w:shd w:val="clear" w:color="auto" w:fill="632423" w:themeFill="accent2" w:themeFillShade="80"/>
          </w:tcPr>
          <w:p w14:paraId="1E329BEE" w14:textId="77777777" w:rsidR="00EC78E8" w:rsidRPr="007562D2" w:rsidRDefault="00EC78E8" w:rsidP="0020481A">
            <w:pPr>
              <w:jc w:val="center"/>
              <w:rPr>
                <w:b/>
              </w:rPr>
            </w:pPr>
            <w:r w:rsidRPr="007562D2">
              <w:rPr>
                <w:b/>
              </w:rPr>
              <w:t>MAR</w:t>
            </w:r>
          </w:p>
        </w:tc>
        <w:tc>
          <w:tcPr>
            <w:tcW w:w="0" w:type="auto"/>
            <w:shd w:val="clear" w:color="auto" w:fill="632423" w:themeFill="accent2" w:themeFillShade="80"/>
          </w:tcPr>
          <w:p w14:paraId="1694C8AA" w14:textId="77777777" w:rsidR="00EC78E8" w:rsidRPr="007562D2" w:rsidRDefault="00EC78E8" w:rsidP="0020481A">
            <w:pPr>
              <w:jc w:val="center"/>
              <w:rPr>
                <w:b/>
              </w:rPr>
            </w:pPr>
            <w:r w:rsidRPr="007562D2">
              <w:rPr>
                <w:b/>
              </w:rPr>
              <w:t>ABR</w:t>
            </w:r>
          </w:p>
        </w:tc>
        <w:tc>
          <w:tcPr>
            <w:tcW w:w="0" w:type="auto"/>
            <w:shd w:val="clear" w:color="auto" w:fill="632423" w:themeFill="accent2" w:themeFillShade="80"/>
          </w:tcPr>
          <w:p w14:paraId="64E2D502" w14:textId="77777777" w:rsidR="00EC78E8" w:rsidRPr="007562D2" w:rsidRDefault="00EC78E8" w:rsidP="0020481A">
            <w:pPr>
              <w:jc w:val="center"/>
              <w:rPr>
                <w:b/>
              </w:rPr>
            </w:pPr>
            <w:r w:rsidRPr="007562D2">
              <w:rPr>
                <w:b/>
              </w:rPr>
              <w:t>MAY</w:t>
            </w:r>
          </w:p>
        </w:tc>
        <w:tc>
          <w:tcPr>
            <w:tcW w:w="0" w:type="auto"/>
            <w:shd w:val="clear" w:color="auto" w:fill="632423" w:themeFill="accent2" w:themeFillShade="80"/>
          </w:tcPr>
          <w:p w14:paraId="6D1290DB" w14:textId="77777777" w:rsidR="00EC78E8" w:rsidRPr="007562D2" w:rsidRDefault="00EC78E8" w:rsidP="0020481A">
            <w:pPr>
              <w:jc w:val="center"/>
              <w:rPr>
                <w:b/>
              </w:rPr>
            </w:pPr>
            <w:r w:rsidRPr="007562D2">
              <w:rPr>
                <w:b/>
              </w:rPr>
              <w:t>JUN</w:t>
            </w:r>
          </w:p>
        </w:tc>
        <w:tc>
          <w:tcPr>
            <w:tcW w:w="0" w:type="auto"/>
            <w:shd w:val="clear" w:color="auto" w:fill="632423" w:themeFill="accent2" w:themeFillShade="80"/>
          </w:tcPr>
          <w:p w14:paraId="7C4C074F" w14:textId="77777777" w:rsidR="00EC78E8" w:rsidRPr="007562D2" w:rsidRDefault="00EC78E8" w:rsidP="0020481A">
            <w:pPr>
              <w:jc w:val="center"/>
              <w:rPr>
                <w:b/>
              </w:rPr>
            </w:pPr>
            <w:r w:rsidRPr="007562D2">
              <w:rPr>
                <w:b/>
              </w:rPr>
              <w:t>JUL</w:t>
            </w:r>
          </w:p>
        </w:tc>
      </w:tr>
      <w:tr w:rsidR="00EC78E8" w14:paraId="00A0188D" w14:textId="77777777" w:rsidTr="0023022F">
        <w:trPr>
          <w:trHeight w:val="995"/>
          <w:jc w:val="center"/>
        </w:trPr>
        <w:tc>
          <w:tcPr>
            <w:tcW w:w="0" w:type="auto"/>
          </w:tcPr>
          <w:p w14:paraId="6F0764EF" w14:textId="12D8C161" w:rsidR="00EC78E8" w:rsidRDefault="00EC78E8" w:rsidP="00DC15D8">
            <w:r>
              <w:t>Diseñar</w:t>
            </w:r>
            <w:r w:rsidR="00DC15D8">
              <w:t xml:space="preserve"> </w:t>
            </w:r>
            <w:r>
              <w:t>instrumentos de</w:t>
            </w:r>
          </w:p>
          <w:p w14:paraId="09B82781" w14:textId="77777777" w:rsidR="00EC78E8" w:rsidRDefault="00EC78E8" w:rsidP="00DC15D8">
            <w:r>
              <w:t>evaluación.</w:t>
            </w:r>
          </w:p>
        </w:tc>
        <w:tc>
          <w:tcPr>
            <w:tcW w:w="0" w:type="auto"/>
          </w:tcPr>
          <w:p w14:paraId="650C70C3" w14:textId="77777777" w:rsidR="00EC78E8" w:rsidRDefault="00EC78E8" w:rsidP="0020481A">
            <w:pPr>
              <w:jc w:val="center"/>
            </w:pPr>
          </w:p>
          <w:p w14:paraId="294EC394" w14:textId="77777777" w:rsidR="00EC78E8" w:rsidRDefault="00896C3E" w:rsidP="0020481A">
            <w:pPr>
              <w:jc w:val="center"/>
            </w:pPr>
            <w:r>
              <w:t xml:space="preserve">Docentes  </w:t>
            </w:r>
          </w:p>
          <w:p w14:paraId="4DB1DD55" w14:textId="77777777" w:rsidR="00EC78E8" w:rsidRDefault="00EC78E8" w:rsidP="00EC78E8">
            <w:pPr>
              <w:jc w:val="center"/>
            </w:pPr>
            <w:r>
              <w:t>Director</w:t>
            </w:r>
          </w:p>
        </w:tc>
        <w:tc>
          <w:tcPr>
            <w:tcW w:w="0" w:type="auto"/>
          </w:tcPr>
          <w:p w14:paraId="3B84D42E" w14:textId="77777777" w:rsidR="00EC78E8" w:rsidRDefault="00EC78E8" w:rsidP="0020481A">
            <w:pPr>
              <w:jc w:val="center"/>
            </w:pPr>
          </w:p>
        </w:tc>
        <w:tc>
          <w:tcPr>
            <w:tcW w:w="0" w:type="auto"/>
          </w:tcPr>
          <w:p w14:paraId="71CCBB6E" w14:textId="77777777" w:rsidR="00EC78E8" w:rsidRPr="008F3824" w:rsidRDefault="00EC78E8" w:rsidP="008F3824">
            <w:pPr>
              <w:rPr>
                <w:color w:val="9BBB59" w:themeColor="accent3"/>
              </w:rPr>
            </w:pPr>
          </w:p>
        </w:tc>
        <w:tc>
          <w:tcPr>
            <w:tcW w:w="0" w:type="auto"/>
          </w:tcPr>
          <w:p w14:paraId="563F592E" w14:textId="77777777" w:rsidR="00EC78E8" w:rsidRDefault="00EC78E8" w:rsidP="0020481A">
            <w:pPr>
              <w:jc w:val="center"/>
            </w:pPr>
          </w:p>
        </w:tc>
        <w:tc>
          <w:tcPr>
            <w:tcW w:w="0" w:type="auto"/>
            <w:shd w:val="clear" w:color="auto" w:fill="FFFFFF" w:themeFill="background1"/>
          </w:tcPr>
          <w:p w14:paraId="574D1B0B" w14:textId="77777777" w:rsidR="00EC78E8" w:rsidRDefault="00EC78E8" w:rsidP="0020481A">
            <w:pPr>
              <w:jc w:val="center"/>
            </w:pPr>
          </w:p>
        </w:tc>
        <w:tc>
          <w:tcPr>
            <w:tcW w:w="0" w:type="auto"/>
            <w:shd w:val="clear" w:color="auto" w:fill="FFFFFF" w:themeFill="background1"/>
          </w:tcPr>
          <w:p w14:paraId="44134CF6" w14:textId="77777777" w:rsidR="00EC78E8" w:rsidRDefault="00EC78E8" w:rsidP="0020481A">
            <w:pPr>
              <w:jc w:val="center"/>
            </w:pPr>
          </w:p>
        </w:tc>
        <w:tc>
          <w:tcPr>
            <w:tcW w:w="0" w:type="auto"/>
            <w:shd w:val="clear" w:color="auto" w:fill="00B050"/>
          </w:tcPr>
          <w:p w14:paraId="337C5CA6" w14:textId="77777777" w:rsidR="00EC78E8" w:rsidRDefault="00EC78E8" w:rsidP="0020481A">
            <w:pPr>
              <w:jc w:val="center"/>
            </w:pPr>
          </w:p>
        </w:tc>
        <w:tc>
          <w:tcPr>
            <w:tcW w:w="0" w:type="auto"/>
            <w:shd w:val="clear" w:color="auto" w:fill="FFFFFF" w:themeFill="background1"/>
          </w:tcPr>
          <w:p w14:paraId="44FB19A1" w14:textId="77777777" w:rsidR="00EC78E8" w:rsidRDefault="00EC78E8" w:rsidP="0020481A">
            <w:pPr>
              <w:jc w:val="center"/>
            </w:pPr>
          </w:p>
        </w:tc>
        <w:tc>
          <w:tcPr>
            <w:tcW w:w="0" w:type="auto"/>
            <w:shd w:val="clear" w:color="auto" w:fill="FFFFFF" w:themeFill="background1"/>
          </w:tcPr>
          <w:p w14:paraId="701320B5" w14:textId="77777777" w:rsidR="00EC78E8" w:rsidRDefault="00EC78E8" w:rsidP="0020481A">
            <w:pPr>
              <w:jc w:val="center"/>
            </w:pPr>
          </w:p>
        </w:tc>
        <w:tc>
          <w:tcPr>
            <w:tcW w:w="0" w:type="auto"/>
            <w:shd w:val="clear" w:color="auto" w:fill="FFFFFF" w:themeFill="background1"/>
          </w:tcPr>
          <w:p w14:paraId="28DABD30" w14:textId="77777777" w:rsidR="00EC78E8" w:rsidRDefault="00EC78E8" w:rsidP="0020481A">
            <w:pPr>
              <w:jc w:val="center"/>
            </w:pPr>
          </w:p>
        </w:tc>
        <w:tc>
          <w:tcPr>
            <w:tcW w:w="0" w:type="auto"/>
            <w:shd w:val="clear" w:color="auto" w:fill="FFFFFF" w:themeFill="background1"/>
          </w:tcPr>
          <w:p w14:paraId="6A98909C" w14:textId="77777777" w:rsidR="00EC78E8" w:rsidRDefault="00EC78E8" w:rsidP="0020481A">
            <w:pPr>
              <w:jc w:val="center"/>
            </w:pPr>
          </w:p>
        </w:tc>
        <w:tc>
          <w:tcPr>
            <w:tcW w:w="0" w:type="auto"/>
            <w:shd w:val="clear" w:color="auto" w:fill="00B050"/>
          </w:tcPr>
          <w:p w14:paraId="79F09705" w14:textId="77777777" w:rsidR="00EC78E8" w:rsidRDefault="00EC78E8" w:rsidP="0020481A">
            <w:pPr>
              <w:jc w:val="center"/>
            </w:pPr>
          </w:p>
        </w:tc>
        <w:tc>
          <w:tcPr>
            <w:tcW w:w="0" w:type="auto"/>
          </w:tcPr>
          <w:p w14:paraId="1DDE9FAB" w14:textId="77777777" w:rsidR="00EC78E8" w:rsidRDefault="00EC78E8" w:rsidP="0020481A">
            <w:pPr>
              <w:jc w:val="center"/>
            </w:pPr>
          </w:p>
        </w:tc>
      </w:tr>
    </w:tbl>
    <w:p w14:paraId="18DA79E5" w14:textId="77777777" w:rsidR="0033082E" w:rsidRDefault="0033082E"/>
    <w:p w14:paraId="774B3173" w14:textId="4CAD083C" w:rsidR="004F45B5" w:rsidRDefault="004F45B5"/>
    <w:p w14:paraId="5BB1410E" w14:textId="77777777" w:rsidR="00AC1D21" w:rsidRDefault="00AC1D21"/>
    <w:p w14:paraId="119C9299" w14:textId="4402AEDB" w:rsidR="00A95AFC" w:rsidRDefault="00A95AFC" w:rsidP="00A95AFC">
      <w:r>
        <w:t xml:space="preserve">Categoría: </w:t>
      </w:r>
      <w:r>
        <w:rPr>
          <w:b/>
        </w:rPr>
        <w:t xml:space="preserve">INDICADORES ACADÉMICOS (CONCRECIÓN DE LA </w:t>
      </w:r>
      <w:r w:rsidR="008F3824">
        <w:rPr>
          <w:b/>
        </w:rPr>
        <w:t>NEM</w:t>
      </w:r>
      <w:r>
        <w:rPr>
          <w:b/>
        </w:rPr>
        <w:t>)</w:t>
      </w:r>
    </w:p>
    <w:p w14:paraId="2D786ECB" w14:textId="3F4B5956" w:rsidR="00EC78E8" w:rsidRDefault="00EC78E8">
      <w:r>
        <w:t xml:space="preserve">Línea de acción: Dar seguimiento a la </w:t>
      </w:r>
      <w:r w:rsidR="00896C3E">
        <w:t>implementación de las</w:t>
      </w:r>
      <w:r w:rsidR="00F01F4E">
        <w:t xml:space="preserve"> progresiones y planes clase</w:t>
      </w:r>
      <w:r>
        <w:t>.</w:t>
      </w:r>
    </w:p>
    <w:tbl>
      <w:tblPr>
        <w:tblStyle w:val="Tablaconcuadrcula"/>
        <w:tblW w:w="12681" w:type="dxa"/>
        <w:jc w:val="center"/>
        <w:tblLook w:val="04A0" w:firstRow="1" w:lastRow="0" w:firstColumn="1" w:lastColumn="0" w:noHBand="0" w:noVBand="1"/>
      </w:tblPr>
      <w:tblGrid>
        <w:gridCol w:w="3135"/>
        <w:gridCol w:w="1688"/>
        <w:gridCol w:w="708"/>
        <w:gridCol w:w="604"/>
        <w:gridCol w:w="655"/>
        <w:gridCol w:w="709"/>
        <w:gridCol w:w="587"/>
        <w:gridCol w:w="638"/>
        <w:gridCol w:w="607"/>
        <w:gridCol w:w="738"/>
        <w:gridCol w:w="662"/>
        <w:gridCol w:w="727"/>
        <w:gridCol w:w="640"/>
        <w:gridCol w:w="583"/>
      </w:tblGrid>
      <w:tr w:rsidR="00896C3E" w14:paraId="6DB8A9E1" w14:textId="77777777" w:rsidTr="001E0908">
        <w:trPr>
          <w:trHeight w:val="440"/>
          <w:jc w:val="center"/>
        </w:trPr>
        <w:tc>
          <w:tcPr>
            <w:tcW w:w="3135" w:type="dxa"/>
            <w:vMerge w:val="restart"/>
            <w:shd w:val="clear" w:color="auto" w:fill="632423" w:themeFill="accent2" w:themeFillShade="80"/>
          </w:tcPr>
          <w:p w14:paraId="003F3260" w14:textId="77777777" w:rsidR="00EC78E8" w:rsidRDefault="00EC78E8" w:rsidP="0020481A">
            <w:pPr>
              <w:jc w:val="center"/>
              <w:rPr>
                <w:b/>
              </w:rPr>
            </w:pPr>
          </w:p>
          <w:p w14:paraId="137C2B13" w14:textId="77777777" w:rsidR="00EC78E8" w:rsidRPr="007562D2" w:rsidRDefault="00EC78E8" w:rsidP="0020481A">
            <w:pPr>
              <w:jc w:val="center"/>
              <w:rPr>
                <w:b/>
              </w:rPr>
            </w:pPr>
            <w:r w:rsidRPr="007562D2">
              <w:rPr>
                <w:b/>
              </w:rPr>
              <w:t>ACTIVIDADES</w:t>
            </w:r>
          </w:p>
        </w:tc>
        <w:tc>
          <w:tcPr>
            <w:tcW w:w="0" w:type="auto"/>
            <w:vMerge w:val="restart"/>
            <w:shd w:val="clear" w:color="auto" w:fill="632423" w:themeFill="accent2" w:themeFillShade="80"/>
          </w:tcPr>
          <w:p w14:paraId="1D8D3319" w14:textId="77777777" w:rsidR="00EC78E8" w:rsidRDefault="00EC78E8" w:rsidP="0020481A">
            <w:pPr>
              <w:jc w:val="center"/>
              <w:rPr>
                <w:b/>
              </w:rPr>
            </w:pPr>
          </w:p>
          <w:p w14:paraId="4CEE1AF5" w14:textId="77777777" w:rsidR="00EC78E8" w:rsidRPr="007562D2" w:rsidRDefault="00EC78E8" w:rsidP="0020481A">
            <w:pPr>
              <w:jc w:val="center"/>
              <w:rPr>
                <w:b/>
              </w:rPr>
            </w:pPr>
            <w:r w:rsidRPr="007562D2">
              <w:rPr>
                <w:b/>
              </w:rPr>
              <w:t>RESPONSABLE</w:t>
            </w:r>
          </w:p>
        </w:tc>
        <w:tc>
          <w:tcPr>
            <w:tcW w:w="0" w:type="auto"/>
            <w:gridSpan w:val="12"/>
            <w:shd w:val="clear" w:color="auto" w:fill="632423" w:themeFill="accent2" w:themeFillShade="80"/>
          </w:tcPr>
          <w:p w14:paraId="658D02FE" w14:textId="6BC1DB6A" w:rsidR="00EC78E8" w:rsidRPr="007562D2" w:rsidRDefault="007A3FB3" w:rsidP="0020481A">
            <w:pPr>
              <w:jc w:val="center"/>
              <w:rPr>
                <w:b/>
              </w:rPr>
            </w:pPr>
            <w:r>
              <w:rPr>
                <w:b/>
              </w:rPr>
              <w:t>CICLO ESCOLAR 202</w:t>
            </w:r>
            <w:ins w:id="116" w:author="BACHILLERATO GENERAL ALFONSO DE LA MADRID VIDAURRETA" w:date="2025-09-18T23:28:00Z">
              <w:r w:rsidR="007A4D70">
                <w:rPr>
                  <w:b/>
                </w:rPr>
                <w:t>5</w:t>
              </w:r>
            </w:ins>
            <w:del w:id="117" w:author="BACHILLERATO GENERAL ALFONSO DE LA MADRID VIDAURRETA" w:date="2025-09-18T23:27:00Z">
              <w:r w:rsidR="00D57E0C" w:rsidDel="007A4D70">
                <w:rPr>
                  <w:b/>
                </w:rPr>
                <w:delText>4</w:delText>
              </w:r>
            </w:del>
            <w:r>
              <w:rPr>
                <w:b/>
              </w:rPr>
              <w:t>-202</w:t>
            </w:r>
            <w:ins w:id="118" w:author="BACHILLERATO GENERAL ALFONSO DE LA MADRID VIDAURRETA" w:date="2025-09-18T23:28:00Z">
              <w:r w:rsidR="007A4D70">
                <w:rPr>
                  <w:b/>
                </w:rPr>
                <w:t>6</w:t>
              </w:r>
            </w:ins>
            <w:del w:id="119" w:author="BACHILLERATO GENERAL ALFONSO DE LA MADRID VIDAURRETA" w:date="2025-09-18T23:28:00Z">
              <w:r w:rsidR="00D57E0C" w:rsidDel="007A4D70">
                <w:rPr>
                  <w:b/>
                </w:rPr>
                <w:delText>5</w:delText>
              </w:r>
            </w:del>
          </w:p>
        </w:tc>
      </w:tr>
      <w:tr w:rsidR="00896C3E" w14:paraId="505307BA" w14:textId="77777777" w:rsidTr="001E0908">
        <w:trPr>
          <w:trHeight w:val="234"/>
          <w:jc w:val="center"/>
        </w:trPr>
        <w:tc>
          <w:tcPr>
            <w:tcW w:w="3135" w:type="dxa"/>
            <w:vMerge/>
            <w:shd w:val="clear" w:color="auto" w:fill="632423" w:themeFill="accent2" w:themeFillShade="80"/>
          </w:tcPr>
          <w:p w14:paraId="605A143F" w14:textId="77777777" w:rsidR="00EC78E8" w:rsidRPr="007562D2" w:rsidRDefault="00EC78E8" w:rsidP="0020481A">
            <w:pPr>
              <w:jc w:val="center"/>
              <w:rPr>
                <w:b/>
              </w:rPr>
            </w:pPr>
          </w:p>
        </w:tc>
        <w:tc>
          <w:tcPr>
            <w:tcW w:w="0" w:type="auto"/>
            <w:vMerge/>
            <w:shd w:val="clear" w:color="auto" w:fill="632423" w:themeFill="accent2" w:themeFillShade="80"/>
          </w:tcPr>
          <w:p w14:paraId="7AC7AA4C" w14:textId="77777777" w:rsidR="00EC78E8" w:rsidRPr="007562D2" w:rsidRDefault="00EC78E8" w:rsidP="0020481A">
            <w:pPr>
              <w:jc w:val="center"/>
              <w:rPr>
                <w:b/>
              </w:rPr>
            </w:pPr>
          </w:p>
        </w:tc>
        <w:tc>
          <w:tcPr>
            <w:tcW w:w="0" w:type="auto"/>
            <w:shd w:val="clear" w:color="auto" w:fill="632423" w:themeFill="accent2" w:themeFillShade="80"/>
          </w:tcPr>
          <w:p w14:paraId="58DD17A6" w14:textId="77777777" w:rsidR="00EC78E8" w:rsidRPr="007562D2" w:rsidRDefault="00EC78E8" w:rsidP="0020481A">
            <w:pPr>
              <w:jc w:val="center"/>
              <w:rPr>
                <w:b/>
              </w:rPr>
            </w:pPr>
            <w:r w:rsidRPr="007562D2">
              <w:rPr>
                <w:b/>
              </w:rPr>
              <w:t>AGO</w:t>
            </w:r>
          </w:p>
        </w:tc>
        <w:tc>
          <w:tcPr>
            <w:tcW w:w="0" w:type="auto"/>
            <w:shd w:val="clear" w:color="auto" w:fill="632423" w:themeFill="accent2" w:themeFillShade="80"/>
          </w:tcPr>
          <w:p w14:paraId="34E126D4" w14:textId="77777777" w:rsidR="00EC78E8" w:rsidRPr="007562D2" w:rsidRDefault="00EC78E8" w:rsidP="0020481A">
            <w:pPr>
              <w:jc w:val="center"/>
              <w:rPr>
                <w:b/>
              </w:rPr>
            </w:pPr>
            <w:r w:rsidRPr="007562D2">
              <w:rPr>
                <w:b/>
              </w:rPr>
              <w:t>SEP</w:t>
            </w:r>
          </w:p>
        </w:tc>
        <w:tc>
          <w:tcPr>
            <w:tcW w:w="0" w:type="auto"/>
            <w:shd w:val="clear" w:color="auto" w:fill="632423" w:themeFill="accent2" w:themeFillShade="80"/>
          </w:tcPr>
          <w:p w14:paraId="3C9B5F98" w14:textId="77777777" w:rsidR="00EC78E8" w:rsidRPr="007562D2" w:rsidRDefault="00EC78E8" w:rsidP="0020481A">
            <w:pPr>
              <w:jc w:val="center"/>
              <w:rPr>
                <w:b/>
              </w:rPr>
            </w:pPr>
            <w:r w:rsidRPr="007562D2">
              <w:rPr>
                <w:b/>
              </w:rPr>
              <w:t>OCT</w:t>
            </w:r>
          </w:p>
        </w:tc>
        <w:tc>
          <w:tcPr>
            <w:tcW w:w="0" w:type="auto"/>
            <w:shd w:val="clear" w:color="auto" w:fill="632423" w:themeFill="accent2" w:themeFillShade="80"/>
          </w:tcPr>
          <w:p w14:paraId="2FAF161F" w14:textId="77777777" w:rsidR="00EC78E8" w:rsidRPr="007562D2" w:rsidRDefault="00EC78E8" w:rsidP="0020481A">
            <w:pPr>
              <w:jc w:val="center"/>
              <w:rPr>
                <w:b/>
              </w:rPr>
            </w:pPr>
            <w:r w:rsidRPr="007562D2">
              <w:rPr>
                <w:b/>
              </w:rPr>
              <w:t>NOV</w:t>
            </w:r>
          </w:p>
        </w:tc>
        <w:tc>
          <w:tcPr>
            <w:tcW w:w="0" w:type="auto"/>
            <w:shd w:val="clear" w:color="auto" w:fill="632423" w:themeFill="accent2" w:themeFillShade="80"/>
          </w:tcPr>
          <w:p w14:paraId="6AF07D2C" w14:textId="77777777" w:rsidR="00EC78E8" w:rsidRPr="007562D2" w:rsidRDefault="00EC78E8" w:rsidP="0020481A">
            <w:pPr>
              <w:jc w:val="center"/>
              <w:rPr>
                <w:b/>
              </w:rPr>
            </w:pPr>
            <w:r w:rsidRPr="007562D2">
              <w:rPr>
                <w:b/>
              </w:rPr>
              <w:t>DIC</w:t>
            </w:r>
          </w:p>
        </w:tc>
        <w:tc>
          <w:tcPr>
            <w:tcW w:w="0" w:type="auto"/>
            <w:shd w:val="clear" w:color="auto" w:fill="632423" w:themeFill="accent2" w:themeFillShade="80"/>
          </w:tcPr>
          <w:p w14:paraId="26FEFFFD" w14:textId="77777777" w:rsidR="00EC78E8" w:rsidRPr="007562D2" w:rsidRDefault="00EC78E8" w:rsidP="0020481A">
            <w:pPr>
              <w:jc w:val="center"/>
              <w:rPr>
                <w:b/>
              </w:rPr>
            </w:pPr>
            <w:r w:rsidRPr="007562D2">
              <w:rPr>
                <w:b/>
              </w:rPr>
              <w:t>ENE</w:t>
            </w:r>
          </w:p>
        </w:tc>
        <w:tc>
          <w:tcPr>
            <w:tcW w:w="0" w:type="auto"/>
            <w:shd w:val="clear" w:color="auto" w:fill="632423" w:themeFill="accent2" w:themeFillShade="80"/>
          </w:tcPr>
          <w:p w14:paraId="1FAF6241" w14:textId="77777777" w:rsidR="00EC78E8" w:rsidRPr="007562D2" w:rsidRDefault="00EC78E8" w:rsidP="0020481A">
            <w:pPr>
              <w:jc w:val="center"/>
              <w:rPr>
                <w:b/>
              </w:rPr>
            </w:pPr>
            <w:r w:rsidRPr="007562D2">
              <w:rPr>
                <w:b/>
              </w:rPr>
              <w:t>FEB</w:t>
            </w:r>
          </w:p>
        </w:tc>
        <w:tc>
          <w:tcPr>
            <w:tcW w:w="0" w:type="auto"/>
            <w:shd w:val="clear" w:color="auto" w:fill="632423" w:themeFill="accent2" w:themeFillShade="80"/>
          </w:tcPr>
          <w:p w14:paraId="26592D2F" w14:textId="77777777" w:rsidR="00EC78E8" w:rsidRPr="007562D2" w:rsidRDefault="00EC78E8" w:rsidP="0020481A">
            <w:pPr>
              <w:jc w:val="center"/>
              <w:rPr>
                <w:b/>
              </w:rPr>
            </w:pPr>
            <w:r w:rsidRPr="007562D2">
              <w:rPr>
                <w:b/>
              </w:rPr>
              <w:t>MAR</w:t>
            </w:r>
          </w:p>
        </w:tc>
        <w:tc>
          <w:tcPr>
            <w:tcW w:w="0" w:type="auto"/>
            <w:shd w:val="clear" w:color="auto" w:fill="632423" w:themeFill="accent2" w:themeFillShade="80"/>
          </w:tcPr>
          <w:p w14:paraId="4627282F" w14:textId="77777777" w:rsidR="00EC78E8" w:rsidRPr="007562D2" w:rsidRDefault="00EC78E8" w:rsidP="0020481A">
            <w:pPr>
              <w:jc w:val="center"/>
              <w:rPr>
                <w:b/>
              </w:rPr>
            </w:pPr>
            <w:r w:rsidRPr="007562D2">
              <w:rPr>
                <w:b/>
              </w:rPr>
              <w:t>ABR</w:t>
            </w:r>
          </w:p>
        </w:tc>
        <w:tc>
          <w:tcPr>
            <w:tcW w:w="0" w:type="auto"/>
            <w:shd w:val="clear" w:color="auto" w:fill="632423" w:themeFill="accent2" w:themeFillShade="80"/>
          </w:tcPr>
          <w:p w14:paraId="673D712F" w14:textId="77777777" w:rsidR="00EC78E8" w:rsidRPr="007562D2" w:rsidRDefault="00EC78E8" w:rsidP="0020481A">
            <w:pPr>
              <w:jc w:val="center"/>
              <w:rPr>
                <w:b/>
              </w:rPr>
            </w:pPr>
            <w:r w:rsidRPr="007562D2">
              <w:rPr>
                <w:b/>
              </w:rPr>
              <w:t>MAY</w:t>
            </w:r>
          </w:p>
        </w:tc>
        <w:tc>
          <w:tcPr>
            <w:tcW w:w="0" w:type="auto"/>
            <w:shd w:val="clear" w:color="auto" w:fill="632423" w:themeFill="accent2" w:themeFillShade="80"/>
          </w:tcPr>
          <w:p w14:paraId="3B2BF74F" w14:textId="77777777" w:rsidR="00EC78E8" w:rsidRPr="007562D2" w:rsidRDefault="00EC78E8" w:rsidP="0020481A">
            <w:pPr>
              <w:jc w:val="center"/>
              <w:rPr>
                <w:b/>
              </w:rPr>
            </w:pPr>
            <w:r w:rsidRPr="007562D2">
              <w:rPr>
                <w:b/>
              </w:rPr>
              <w:t>JUN</w:t>
            </w:r>
          </w:p>
        </w:tc>
        <w:tc>
          <w:tcPr>
            <w:tcW w:w="0" w:type="auto"/>
            <w:shd w:val="clear" w:color="auto" w:fill="632423" w:themeFill="accent2" w:themeFillShade="80"/>
          </w:tcPr>
          <w:p w14:paraId="20BB665F" w14:textId="77777777" w:rsidR="00EC78E8" w:rsidRPr="007562D2" w:rsidRDefault="00EC78E8" w:rsidP="0020481A">
            <w:pPr>
              <w:jc w:val="center"/>
              <w:rPr>
                <w:b/>
              </w:rPr>
            </w:pPr>
            <w:r w:rsidRPr="007562D2">
              <w:rPr>
                <w:b/>
              </w:rPr>
              <w:t>JUL</w:t>
            </w:r>
          </w:p>
        </w:tc>
      </w:tr>
      <w:tr w:rsidR="00896C3E" w14:paraId="1D7E5106" w14:textId="77777777" w:rsidTr="001E0908">
        <w:trPr>
          <w:trHeight w:val="1319"/>
          <w:jc w:val="center"/>
        </w:trPr>
        <w:tc>
          <w:tcPr>
            <w:tcW w:w="3135" w:type="dxa"/>
          </w:tcPr>
          <w:p w14:paraId="1C5C53C6" w14:textId="77777777" w:rsidR="00EC78E8" w:rsidRDefault="00EC78E8" w:rsidP="00941D52"/>
          <w:p w14:paraId="1E8193E7" w14:textId="5F1BFCFF" w:rsidR="00EC78E8" w:rsidRDefault="00EC78E8" w:rsidP="00DC15D8">
            <w:r>
              <w:t>Elaborar un</w:t>
            </w:r>
            <w:r w:rsidR="00DC15D8">
              <w:t xml:space="preserve"> c</w:t>
            </w:r>
            <w:r w:rsidR="00B0139D">
              <w:t>ronograma</w:t>
            </w:r>
            <w:r>
              <w:t>.</w:t>
            </w:r>
          </w:p>
        </w:tc>
        <w:tc>
          <w:tcPr>
            <w:tcW w:w="0" w:type="auto"/>
          </w:tcPr>
          <w:p w14:paraId="6C13D337" w14:textId="77777777" w:rsidR="00EC78E8" w:rsidRDefault="00EC78E8" w:rsidP="00941D52"/>
          <w:p w14:paraId="4F9ADE10" w14:textId="77777777" w:rsidR="00EC78E8" w:rsidRDefault="00EC78E8" w:rsidP="0020481A">
            <w:pPr>
              <w:jc w:val="center"/>
            </w:pPr>
            <w:r>
              <w:t>Director</w:t>
            </w:r>
          </w:p>
          <w:p w14:paraId="0345FA09" w14:textId="77777777" w:rsidR="00896C3E" w:rsidRDefault="00896C3E" w:rsidP="0020481A">
            <w:pPr>
              <w:jc w:val="center"/>
            </w:pPr>
            <w:r>
              <w:t xml:space="preserve">Docentes </w:t>
            </w:r>
          </w:p>
        </w:tc>
        <w:tc>
          <w:tcPr>
            <w:tcW w:w="0" w:type="auto"/>
            <w:shd w:val="clear" w:color="auto" w:fill="FFFFFF" w:themeFill="background1"/>
          </w:tcPr>
          <w:p w14:paraId="2E95E62A" w14:textId="77777777" w:rsidR="00EC78E8" w:rsidRDefault="00EC78E8" w:rsidP="0020481A">
            <w:pPr>
              <w:jc w:val="center"/>
            </w:pPr>
          </w:p>
        </w:tc>
        <w:tc>
          <w:tcPr>
            <w:tcW w:w="0" w:type="auto"/>
            <w:shd w:val="clear" w:color="auto" w:fill="D99594" w:themeFill="accent2" w:themeFillTint="99"/>
          </w:tcPr>
          <w:p w14:paraId="47ABAA42" w14:textId="77777777" w:rsidR="00EC78E8" w:rsidRDefault="00EC78E8" w:rsidP="0020481A">
            <w:pPr>
              <w:jc w:val="center"/>
            </w:pPr>
          </w:p>
        </w:tc>
        <w:tc>
          <w:tcPr>
            <w:tcW w:w="0" w:type="auto"/>
            <w:shd w:val="clear" w:color="auto" w:fill="FFFFFF" w:themeFill="background1"/>
          </w:tcPr>
          <w:p w14:paraId="1FAF7E05" w14:textId="77777777" w:rsidR="00EC78E8" w:rsidRDefault="00EC78E8" w:rsidP="0020481A">
            <w:pPr>
              <w:jc w:val="center"/>
            </w:pPr>
          </w:p>
        </w:tc>
        <w:tc>
          <w:tcPr>
            <w:tcW w:w="0" w:type="auto"/>
            <w:shd w:val="clear" w:color="auto" w:fill="FFFFFF" w:themeFill="background1"/>
          </w:tcPr>
          <w:p w14:paraId="2A8249B4" w14:textId="77777777" w:rsidR="00EC78E8" w:rsidRDefault="00EC78E8" w:rsidP="0020481A">
            <w:pPr>
              <w:jc w:val="center"/>
            </w:pPr>
          </w:p>
        </w:tc>
        <w:tc>
          <w:tcPr>
            <w:tcW w:w="0" w:type="auto"/>
            <w:shd w:val="clear" w:color="auto" w:fill="FFFFFF" w:themeFill="background1"/>
          </w:tcPr>
          <w:p w14:paraId="63524798" w14:textId="77777777" w:rsidR="00EC78E8" w:rsidRDefault="00EC78E8" w:rsidP="0020481A">
            <w:pPr>
              <w:jc w:val="center"/>
            </w:pPr>
          </w:p>
        </w:tc>
        <w:tc>
          <w:tcPr>
            <w:tcW w:w="0" w:type="auto"/>
            <w:shd w:val="clear" w:color="auto" w:fill="FFFFFF" w:themeFill="background1"/>
          </w:tcPr>
          <w:p w14:paraId="66917DD0" w14:textId="77777777" w:rsidR="00EC78E8" w:rsidRDefault="00EC78E8" w:rsidP="0020481A">
            <w:pPr>
              <w:jc w:val="center"/>
            </w:pPr>
          </w:p>
        </w:tc>
        <w:tc>
          <w:tcPr>
            <w:tcW w:w="0" w:type="auto"/>
            <w:shd w:val="clear" w:color="auto" w:fill="D99594" w:themeFill="accent2" w:themeFillTint="99"/>
          </w:tcPr>
          <w:p w14:paraId="76948E78" w14:textId="77777777" w:rsidR="00EC78E8" w:rsidRDefault="00EC78E8" w:rsidP="0020481A">
            <w:pPr>
              <w:jc w:val="center"/>
            </w:pPr>
          </w:p>
        </w:tc>
        <w:tc>
          <w:tcPr>
            <w:tcW w:w="0" w:type="auto"/>
            <w:shd w:val="clear" w:color="auto" w:fill="FFFFFF" w:themeFill="background1"/>
          </w:tcPr>
          <w:p w14:paraId="3C2A7FBD" w14:textId="77777777" w:rsidR="00EC78E8" w:rsidRDefault="00EC78E8" w:rsidP="0020481A">
            <w:pPr>
              <w:jc w:val="center"/>
            </w:pPr>
          </w:p>
        </w:tc>
        <w:tc>
          <w:tcPr>
            <w:tcW w:w="0" w:type="auto"/>
            <w:shd w:val="clear" w:color="auto" w:fill="FFFFFF" w:themeFill="background1"/>
          </w:tcPr>
          <w:p w14:paraId="45735019" w14:textId="77777777" w:rsidR="00EC78E8" w:rsidRDefault="00EC78E8" w:rsidP="0020481A">
            <w:pPr>
              <w:jc w:val="center"/>
            </w:pPr>
          </w:p>
        </w:tc>
        <w:tc>
          <w:tcPr>
            <w:tcW w:w="0" w:type="auto"/>
            <w:shd w:val="clear" w:color="auto" w:fill="FFFFFF" w:themeFill="background1"/>
          </w:tcPr>
          <w:p w14:paraId="73D4B222" w14:textId="77777777" w:rsidR="00EC78E8" w:rsidRDefault="00EC78E8" w:rsidP="0020481A">
            <w:pPr>
              <w:jc w:val="center"/>
            </w:pPr>
          </w:p>
        </w:tc>
        <w:tc>
          <w:tcPr>
            <w:tcW w:w="0" w:type="auto"/>
            <w:shd w:val="clear" w:color="auto" w:fill="FFFFFF" w:themeFill="background1"/>
          </w:tcPr>
          <w:p w14:paraId="41C2C780" w14:textId="77777777" w:rsidR="00EC78E8" w:rsidRDefault="00EC78E8" w:rsidP="0020481A">
            <w:pPr>
              <w:jc w:val="center"/>
            </w:pPr>
          </w:p>
        </w:tc>
        <w:tc>
          <w:tcPr>
            <w:tcW w:w="0" w:type="auto"/>
            <w:shd w:val="clear" w:color="auto" w:fill="FFFFFF" w:themeFill="background1"/>
          </w:tcPr>
          <w:p w14:paraId="686C4ACC" w14:textId="77777777" w:rsidR="00EC78E8" w:rsidRDefault="00EC78E8" w:rsidP="0020481A">
            <w:pPr>
              <w:jc w:val="center"/>
            </w:pPr>
          </w:p>
        </w:tc>
      </w:tr>
    </w:tbl>
    <w:p w14:paraId="7AD03F21" w14:textId="77777777" w:rsidR="0033082E" w:rsidRDefault="0033082E"/>
    <w:p w14:paraId="2212C5E8" w14:textId="77777777" w:rsidR="004F45B5" w:rsidRDefault="004F45B5"/>
    <w:p w14:paraId="4F33CD6D" w14:textId="331B1588" w:rsidR="0033082E" w:rsidRDefault="00EC78E8">
      <w:r>
        <w:t xml:space="preserve">Categoría: </w:t>
      </w:r>
      <w:r w:rsidRPr="00FC22C4">
        <w:rPr>
          <w:b/>
        </w:rPr>
        <w:t>IN</w:t>
      </w:r>
      <w:r w:rsidR="00A95AFC">
        <w:rPr>
          <w:b/>
        </w:rPr>
        <w:t>FRAESTRUCTURA Y EQUIPAMIENTO</w:t>
      </w:r>
    </w:p>
    <w:p w14:paraId="115CBD6B" w14:textId="7A810DD5" w:rsidR="00EC78E8" w:rsidRDefault="00EA2E98">
      <w:r>
        <w:t>Línea</w:t>
      </w:r>
      <w:r w:rsidR="00EC78E8">
        <w:t xml:space="preserve"> de acción: Gestionar ante las autoridades educativas la </w:t>
      </w:r>
      <w:r w:rsidR="00337F6B">
        <w:t>adaptación de un e</w:t>
      </w:r>
      <w:r w:rsidR="007A3FB3">
        <w:t xml:space="preserve">spacio para la capacitación de elaboración </w:t>
      </w:r>
      <w:r w:rsidR="00337F6B">
        <w:t>de alimentos</w:t>
      </w:r>
      <w:r>
        <w:t>.</w:t>
      </w:r>
    </w:p>
    <w:p w14:paraId="2DDB7E26" w14:textId="77777777" w:rsidR="00EA2E98" w:rsidRDefault="00EA2E98"/>
    <w:tbl>
      <w:tblPr>
        <w:tblStyle w:val="Tablaconcuadrcula"/>
        <w:tblW w:w="13036" w:type="dxa"/>
        <w:jc w:val="center"/>
        <w:tblLook w:val="04A0" w:firstRow="1" w:lastRow="0" w:firstColumn="1" w:lastColumn="0" w:noHBand="0" w:noVBand="1"/>
      </w:tblPr>
      <w:tblGrid>
        <w:gridCol w:w="4207"/>
        <w:gridCol w:w="1523"/>
        <w:gridCol w:w="639"/>
        <w:gridCol w:w="545"/>
        <w:gridCol w:w="591"/>
        <w:gridCol w:w="640"/>
        <w:gridCol w:w="530"/>
        <w:gridCol w:w="576"/>
        <w:gridCol w:w="548"/>
        <w:gridCol w:w="666"/>
        <w:gridCol w:w="597"/>
        <w:gridCol w:w="656"/>
        <w:gridCol w:w="578"/>
        <w:gridCol w:w="740"/>
      </w:tblGrid>
      <w:tr w:rsidR="00EA2E98" w14:paraId="1FA9B111" w14:textId="77777777" w:rsidTr="00D57E0C">
        <w:trPr>
          <w:trHeight w:val="440"/>
          <w:jc w:val="center"/>
        </w:trPr>
        <w:tc>
          <w:tcPr>
            <w:tcW w:w="4207" w:type="dxa"/>
            <w:vMerge w:val="restart"/>
            <w:shd w:val="clear" w:color="auto" w:fill="632423" w:themeFill="accent2" w:themeFillShade="80"/>
          </w:tcPr>
          <w:p w14:paraId="58834E32" w14:textId="77777777" w:rsidR="00EA2E98" w:rsidRDefault="00EA2E98" w:rsidP="0020481A">
            <w:pPr>
              <w:jc w:val="center"/>
              <w:rPr>
                <w:b/>
              </w:rPr>
            </w:pPr>
          </w:p>
          <w:p w14:paraId="405BBE90" w14:textId="77777777" w:rsidR="00EA2E98" w:rsidRPr="007562D2" w:rsidRDefault="00EA2E98" w:rsidP="0020481A">
            <w:pPr>
              <w:jc w:val="center"/>
              <w:rPr>
                <w:b/>
              </w:rPr>
            </w:pPr>
            <w:r w:rsidRPr="007562D2">
              <w:rPr>
                <w:b/>
              </w:rPr>
              <w:t>ACTIVIDADES</w:t>
            </w:r>
          </w:p>
        </w:tc>
        <w:tc>
          <w:tcPr>
            <w:tcW w:w="0" w:type="auto"/>
            <w:vMerge w:val="restart"/>
            <w:shd w:val="clear" w:color="auto" w:fill="632423" w:themeFill="accent2" w:themeFillShade="80"/>
          </w:tcPr>
          <w:p w14:paraId="1AAA7175" w14:textId="77777777" w:rsidR="00EA2E98" w:rsidRDefault="00EA2E98" w:rsidP="0020481A">
            <w:pPr>
              <w:jc w:val="center"/>
              <w:rPr>
                <w:b/>
              </w:rPr>
            </w:pPr>
          </w:p>
          <w:p w14:paraId="17CF5280" w14:textId="77777777" w:rsidR="00EA2E98" w:rsidRPr="007562D2" w:rsidRDefault="00EA2E98" w:rsidP="0020481A">
            <w:pPr>
              <w:jc w:val="center"/>
              <w:rPr>
                <w:b/>
              </w:rPr>
            </w:pPr>
            <w:r w:rsidRPr="007562D2">
              <w:rPr>
                <w:b/>
              </w:rPr>
              <w:t>RESPONSABLE</w:t>
            </w:r>
          </w:p>
        </w:tc>
        <w:tc>
          <w:tcPr>
            <w:tcW w:w="7306" w:type="dxa"/>
            <w:gridSpan w:val="12"/>
            <w:shd w:val="clear" w:color="auto" w:fill="632423" w:themeFill="accent2" w:themeFillShade="80"/>
          </w:tcPr>
          <w:p w14:paraId="079CA66F" w14:textId="0225160D" w:rsidR="00EA2E98" w:rsidRPr="007562D2" w:rsidRDefault="007A3FB3" w:rsidP="0020481A">
            <w:pPr>
              <w:jc w:val="center"/>
              <w:rPr>
                <w:b/>
              </w:rPr>
            </w:pPr>
            <w:r>
              <w:rPr>
                <w:b/>
              </w:rPr>
              <w:t>CICLO ESCOLAR 202</w:t>
            </w:r>
            <w:ins w:id="120" w:author="BACHILLERATO GENERAL ALFONSO DE LA MADRID VIDAURRETA" w:date="2025-09-18T23:29:00Z">
              <w:r w:rsidR="007A4D70">
                <w:rPr>
                  <w:b/>
                </w:rPr>
                <w:t>5</w:t>
              </w:r>
            </w:ins>
            <w:del w:id="121" w:author="BACHILLERATO GENERAL ALFONSO DE LA MADRID VIDAURRETA" w:date="2025-09-18T23:28:00Z">
              <w:r w:rsidR="00D57E0C" w:rsidDel="007A4D70">
                <w:rPr>
                  <w:b/>
                </w:rPr>
                <w:delText>4</w:delText>
              </w:r>
            </w:del>
            <w:r>
              <w:rPr>
                <w:b/>
              </w:rPr>
              <w:t xml:space="preserve"> -202</w:t>
            </w:r>
            <w:ins w:id="122" w:author="BACHILLERATO GENERAL ALFONSO DE LA MADRID VIDAURRETA" w:date="2025-09-18T23:28:00Z">
              <w:r w:rsidR="007A4D70">
                <w:rPr>
                  <w:b/>
                </w:rPr>
                <w:t>6</w:t>
              </w:r>
            </w:ins>
            <w:del w:id="123" w:author="BACHILLERATO GENERAL ALFONSO DE LA MADRID VIDAURRETA" w:date="2025-09-18T23:28:00Z">
              <w:r w:rsidR="00D57E0C" w:rsidDel="007A4D70">
                <w:rPr>
                  <w:b/>
                </w:rPr>
                <w:delText>5</w:delText>
              </w:r>
            </w:del>
          </w:p>
        </w:tc>
      </w:tr>
      <w:tr w:rsidR="00EA2E98" w14:paraId="5377058B" w14:textId="77777777" w:rsidTr="00D57E0C">
        <w:trPr>
          <w:trHeight w:val="234"/>
          <w:jc w:val="center"/>
        </w:trPr>
        <w:tc>
          <w:tcPr>
            <w:tcW w:w="4207" w:type="dxa"/>
            <w:vMerge/>
            <w:shd w:val="clear" w:color="auto" w:fill="632423" w:themeFill="accent2" w:themeFillShade="80"/>
          </w:tcPr>
          <w:p w14:paraId="4BFA8A41" w14:textId="77777777" w:rsidR="00EA2E98" w:rsidRPr="007562D2" w:rsidRDefault="00EA2E98" w:rsidP="0020481A">
            <w:pPr>
              <w:jc w:val="center"/>
              <w:rPr>
                <w:b/>
              </w:rPr>
            </w:pPr>
          </w:p>
        </w:tc>
        <w:tc>
          <w:tcPr>
            <w:tcW w:w="0" w:type="auto"/>
            <w:vMerge/>
            <w:shd w:val="clear" w:color="auto" w:fill="632423" w:themeFill="accent2" w:themeFillShade="80"/>
          </w:tcPr>
          <w:p w14:paraId="6596B87A" w14:textId="77777777" w:rsidR="00EA2E98" w:rsidRPr="007562D2" w:rsidRDefault="00EA2E98" w:rsidP="0020481A">
            <w:pPr>
              <w:jc w:val="center"/>
              <w:rPr>
                <w:b/>
              </w:rPr>
            </w:pPr>
          </w:p>
        </w:tc>
        <w:tc>
          <w:tcPr>
            <w:tcW w:w="0" w:type="auto"/>
            <w:shd w:val="clear" w:color="auto" w:fill="632423" w:themeFill="accent2" w:themeFillShade="80"/>
          </w:tcPr>
          <w:p w14:paraId="62300A7E" w14:textId="77777777" w:rsidR="00EA2E98" w:rsidRPr="007562D2" w:rsidRDefault="00EA2E98" w:rsidP="0020481A">
            <w:pPr>
              <w:jc w:val="center"/>
              <w:rPr>
                <w:b/>
              </w:rPr>
            </w:pPr>
            <w:r w:rsidRPr="007562D2">
              <w:rPr>
                <w:b/>
              </w:rPr>
              <w:t>AGO</w:t>
            </w:r>
          </w:p>
        </w:tc>
        <w:tc>
          <w:tcPr>
            <w:tcW w:w="0" w:type="auto"/>
            <w:shd w:val="clear" w:color="auto" w:fill="632423" w:themeFill="accent2" w:themeFillShade="80"/>
          </w:tcPr>
          <w:p w14:paraId="680F6C5F" w14:textId="77777777" w:rsidR="00EA2E98" w:rsidRPr="007562D2" w:rsidRDefault="00EA2E98" w:rsidP="0020481A">
            <w:pPr>
              <w:jc w:val="center"/>
              <w:rPr>
                <w:b/>
              </w:rPr>
            </w:pPr>
            <w:r w:rsidRPr="007562D2">
              <w:rPr>
                <w:b/>
              </w:rPr>
              <w:t>SEP</w:t>
            </w:r>
          </w:p>
        </w:tc>
        <w:tc>
          <w:tcPr>
            <w:tcW w:w="0" w:type="auto"/>
            <w:shd w:val="clear" w:color="auto" w:fill="632423" w:themeFill="accent2" w:themeFillShade="80"/>
          </w:tcPr>
          <w:p w14:paraId="32BD683B" w14:textId="77777777" w:rsidR="00EA2E98" w:rsidRPr="007562D2" w:rsidRDefault="00EA2E98" w:rsidP="0020481A">
            <w:pPr>
              <w:jc w:val="center"/>
              <w:rPr>
                <w:b/>
              </w:rPr>
            </w:pPr>
            <w:r w:rsidRPr="007562D2">
              <w:rPr>
                <w:b/>
              </w:rPr>
              <w:t>OCT</w:t>
            </w:r>
          </w:p>
        </w:tc>
        <w:tc>
          <w:tcPr>
            <w:tcW w:w="0" w:type="auto"/>
            <w:shd w:val="clear" w:color="auto" w:fill="632423" w:themeFill="accent2" w:themeFillShade="80"/>
          </w:tcPr>
          <w:p w14:paraId="2754729B" w14:textId="77777777" w:rsidR="00EA2E98" w:rsidRPr="007562D2" w:rsidRDefault="00EA2E98" w:rsidP="0020481A">
            <w:pPr>
              <w:jc w:val="center"/>
              <w:rPr>
                <w:b/>
              </w:rPr>
            </w:pPr>
            <w:r w:rsidRPr="007562D2">
              <w:rPr>
                <w:b/>
              </w:rPr>
              <w:t>NOV</w:t>
            </w:r>
          </w:p>
        </w:tc>
        <w:tc>
          <w:tcPr>
            <w:tcW w:w="0" w:type="auto"/>
            <w:shd w:val="clear" w:color="auto" w:fill="632423" w:themeFill="accent2" w:themeFillShade="80"/>
          </w:tcPr>
          <w:p w14:paraId="6DBD6F9C" w14:textId="77777777" w:rsidR="00EA2E98" w:rsidRPr="007562D2" w:rsidRDefault="00EA2E98" w:rsidP="0020481A">
            <w:pPr>
              <w:jc w:val="center"/>
              <w:rPr>
                <w:b/>
              </w:rPr>
            </w:pPr>
            <w:r w:rsidRPr="007562D2">
              <w:rPr>
                <w:b/>
              </w:rPr>
              <w:t>DIC</w:t>
            </w:r>
          </w:p>
        </w:tc>
        <w:tc>
          <w:tcPr>
            <w:tcW w:w="0" w:type="auto"/>
            <w:shd w:val="clear" w:color="auto" w:fill="632423" w:themeFill="accent2" w:themeFillShade="80"/>
          </w:tcPr>
          <w:p w14:paraId="176FA292" w14:textId="77777777" w:rsidR="00EA2E98" w:rsidRPr="007562D2" w:rsidRDefault="00EA2E98" w:rsidP="0020481A">
            <w:pPr>
              <w:jc w:val="center"/>
              <w:rPr>
                <w:b/>
              </w:rPr>
            </w:pPr>
            <w:r w:rsidRPr="007562D2">
              <w:rPr>
                <w:b/>
              </w:rPr>
              <w:t>ENE</w:t>
            </w:r>
          </w:p>
        </w:tc>
        <w:tc>
          <w:tcPr>
            <w:tcW w:w="0" w:type="auto"/>
            <w:shd w:val="clear" w:color="auto" w:fill="632423" w:themeFill="accent2" w:themeFillShade="80"/>
          </w:tcPr>
          <w:p w14:paraId="30BC67EC" w14:textId="77777777" w:rsidR="00EA2E98" w:rsidRPr="007562D2" w:rsidRDefault="00EA2E98" w:rsidP="0020481A">
            <w:pPr>
              <w:jc w:val="center"/>
              <w:rPr>
                <w:b/>
              </w:rPr>
            </w:pPr>
            <w:r w:rsidRPr="007562D2">
              <w:rPr>
                <w:b/>
              </w:rPr>
              <w:t>FEB</w:t>
            </w:r>
          </w:p>
        </w:tc>
        <w:tc>
          <w:tcPr>
            <w:tcW w:w="0" w:type="auto"/>
            <w:shd w:val="clear" w:color="auto" w:fill="632423" w:themeFill="accent2" w:themeFillShade="80"/>
          </w:tcPr>
          <w:p w14:paraId="46EB9B01" w14:textId="77777777" w:rsidR="00EA2E98" w:rsidRPr="007562D2" w:rsidRDefault="00EA2E98" w:rsidP="0020481A">
            <w:pPr>
              <w:jc w:val="center"/>
              <w:rPr>
                <w:b/>
              </w:rPr>
            </w:pPr>
            <w:r w:rsidRPr="007562D2">
              <w:rPr>
                <w:b/>
              </w:rPr>
              <w:t>MAR</w:t>
            </w:r>
          </w:p>
        </w:tc>
        <w:tc>
          <w:tcPr>
            <w:tcW w:w="0" w:type="auto"/>
            <w:shd w:val="clear" w:color="auto" w:fill="632423" w:themeFill="accent2" w:themeFillShade="80"/>
          </w:tcPr>
          <w:p w14:paraId="57A66023" w14:textId="77777777" w:rsidR="00EA2E98" w:rsidRPr="007562D2" w:rsidRDefault="00EA2E98" w:rsidP="0020481A">
            <w:pPr>
              <w:jc w:val="center"/>
              <w:rPr>
                <w:b/>
              </w:rPr>
            </w:pPr>
            <w:r w:rsidRPr="007562D2">
              <w:rPr>
                <w:b/>
              </w:rPr>
              <w:t>ABR</w:t>
            </w:r>
          </w:p>
        </w:tc>
        <w:tc>
          <w:tcPr>
            <w:tcW w:w="0" w:type="auto"/>
            <w:shd w:val="clear" w:color="auto" w:fill="632423" w:themeFill="accent2" w:themeFillShade="80"/>
          </w:tcPr>
          <w:p w14:paraId="24C2F256" w14:textId="77777777" w:rsidR="00EA2E98" w:rsidRPr="007562D2" w:rsidRDefault="00EA2E98" w:rsidP="0020481A">
            <w:pPr>
              <w:jc w:val="center"/>
              <w:rPr>
                <w:b/>
              </w:rPr>
            </w:pPr>
            <w:r w:rsidRPr="007562D2">
              <w:rPr>
                <w:b/>
              </w:rPr>
              <w:t>MAY</w:t>
            </w:r>
          </w:p>
        </w:tc>
        <w:tc>
          <w:tcPr>
            <w:tcW w:w="0" w:type="auto"/>
            <w:shd w:val="clear" w:color="auto" w:fill="632423" w:themeFill="accent2" w:themeFillShade="80"/>
          </w:tcPr>
          <w:p w14:paraId="65D79BFD" w14:textId="77777777" w:rsidR="00EA2E98" w:rsidRPr="007562D2" w:rsidRDefault="00EA2E98" w:rsidP="0020481A">
            <w:pPr>
              <w:jc w:val="center"/>
              <w:rPr>
                <w:b/>
              </w:rPr>
            </w:pPr>
            <w:r w:rsidRPr="007562D2">
              <w:rPr>
                <w:b/>
              </w:rPr>
              <w:t>JUN</w:t>
            </w:r>
          </w:p>
        </w:tc>
        <w:tc>
          <w:tcPr>
            <w:tcW w:w="740" w:type="dxa"/>
            <w:shd w:val="clear" w:color="auto" w:fill="632423" w:themeFill="accent2" w:themeFillShade="80"/>
          </w:tcPr>
          <w:p w14:paraId="1B883572" w14:textId="77777777" w:rsidR="00EA2E98" w:rsidRPr="007562D2" w:rsidRDefault="00EA2E98" w:rsidP="0020481A">
            <w:pPr>
              <w:jc w:val="center"/>
              <w:rPr>
                <w:b/>
              </w:rPr>
            </w:pPr>
            <w:r w:rsidRPr="007562D2">
              <w:rPr>
                <w:b/>
              </w:rPr>
              <w:t>JUL</w:t>
            </w:r>
          </w:p>
        </w:tc>
      </w:tr>
      <w:tr w:rsidR="00EA2E98" w14:paraId="72434127" w14:textId="77777777" w:rsidTr="00D57E0C">
        <w:trPr>
          <w:trHeight w:val="1704"/>
          <w:jc w:val="center"/>
        </w:trPr>
        <w:tc>
          <w:tcPr>
            <w:tcW w:w="4207" w:type="dxa"/>
          </w:tcPr>
          <w:p w14:paraId="43A06482" w14:textId="56F4AEB1" w:rsidR="00362215" w:rsidRDefault="00EA2E98" w:rsidP="00362215">
            <w:r>
              <w:t>Solicitar ante la mesa</w:t>
            </w:r>
            <w:r w:rsidR="00DC15D8">
              <w:t xml:space="preserve"> </w:t>
            </w:r>
            <w:r>
              <w:t>directiva de padres de</w:t>
            </w:r>
            <w:r w:rsidR="00DC15D8">
              <w:t xml:space="preserve"> </w:t>
            </w:r>
            <w:r>
              <w:t xml:space="preserve">familia </w:t>
            </w:r>
            <w:r w:rsidR="008F3824">
              <w:t>la</w:t>
            </w:r>
            <w:r>
              <w:t xml:space="preserve"> adaptación</w:t>
            </w:r>
            <w:r w:rsidR="005A7AA7">
              <w:t xml:space="preserve"> </w:t>
            </w:r>
            <w:r w:rsidR="007A3FB3">
              <w:t xml:space="preserve">de </w:t>
            </w:r>
            <w:r w:rsidR="00362215">
              <w:t xml:space="preserve">espacios para la capacitación </w:t>
            </w:r>
            <w:r w:rsidR="007A3FB3">
              <w:t xml:space="preserve">de elaboración </w:t>
            </w:r>
            <w:r w:rsidR="00362215">
              <w:t>de alimentos.</w:t>
            </w:r>
          </w:p>
          <w:p w14:paraId="7B3CB68D" w14:textId="77777777" w:rsidR="00362215" w:rsidRDefault="00362215" w:rsidP="00362215"/>
          <w:p w14:paraId="63342B91" w14:textId="77777777" w:rsidR="00EA2E98" w:rsidRDefault="00EA2E98" w:rsidP="0020481A">
            <w:pPr>
              <w:jc w:val="center"/>
            </w:pPr>
          </w:p>
        </w:tc>
        <w:tc>
          <w:tcPr>
            <w:tcW w:w="0" w:type="auto"/>
          </w:tcPr>
          <w:p w14:paraId="63784CB0" w14:textId="77777777" w:rsidR="00EA2E98" w:rsidRDefault="00EA2E98" w:rsidP="0020481A">
            <w:pPr>
              <w:jc w:val="center"/>
            </w:pPr>
          </w:p>
          <w:p w14:paraId="1922F52D" w14:textId="77777777" w:rsidR="00EA2E98" w:rsidRDefault="00EA2E98" w:rsidP="0020481A">
            <w:pPr>
              <w:jc w:val="center"/>
            </w:pPr>
          </w:p>
          <w:p w14:paraId="6D246EC6" w14:textId="77777777" w:rsidR="00EA2E98" w:rsidRDefault="00EA2E98" w:rsidP="0020481A">
            <w:pPr>
              <w:jc w:val="center"/>
            </w:pPr>
          </w:p>
          <w:p w14:paraId="29BAA14F" w14:textId="77777777" w:rsidR="00EA2E98" w:rsidRDefault="00EA2E98" w:rsidP="0020481A">
            <w:pPr>
              <w:jc w:val="center"/>
            </w:pPr>
            <w:r>
              <w:t>Director</w:t>
            </w:r>
          </w:p>
        </w:tc>
        <w:tc>
          <w:tcPr>
            <w:tcW w:w="0" w:type="auto"/>
            <w:shd w:val="clear" w:color="auto" w:fill="FF0000"/>
          </w:tcPr>
          <w:p w14:paraId="77CB2571" w14:textId="77777777" w:rsidR="00EA2E98" w:rsidRDefault="00EA2E98" w:rsidP="0020481A">
            <w:pPr>
              <w:jc w:val="center"/>
            </w:pPr>
          </w:p>
        </w:tc>
        <w:tc>
          <w:tcPr>
            <w:tcW w:w="0" w:type="auto"/>
            <w:shd w:val="clear" w:color="auto" w:fill="FF0000"/>
          </w:tcPr>
          <w:p w14:paraId="476866C6" w14:textId="77777777" w:rsidR="00EA2E98" w:rsidRDefault="00EA2E98" w:rsidP="0020481A">
            <w:pPr>
              <w:jc w:val="center"/>
            </w:pPr>
          </w:p>
        </w:tc>
        <w:tc>
          <w:tcPr>
            <w:tcW w:w="0" w:type="auto"/>
            <w:shd w:val="clear" w:color="auto" w:fill="FFFFFF" w:themeFill="background1"/>
          </w:tcPr>
          <w:p w14:paraId="0B3B8430" w14:textId="77777777" w:rsidR="00EA2E98" w:rsidRDefault="00EA2E98" w:rsidP="0020481A">
            <w:pPr>
              <w:jc w:val="center"/>
            </w:pPr>
          </w:p>
        </w:tc>
        <w:tc>
          <w:tcPr>
            <w:tcW w:w="0" w:type="auto"/>
            <w:shd w:val="clear" w:color="auto" w:fill="FFFFFF" w:themeFill="background1"/>
          </w:tcPr>
          <w:p w14:paraId="054AD924" w14:textId="77777777" w:rsidR="00EA2E98" w:rsidRDefault="00EA2E98" w:rsidP="0020481A">
            <w:pPr>
              <w:jc w:val="center"/>
            </w:pPr>
          </w:p>
        </w:tc>
        <w:tc>
          <w:tcPr>
            <w:tcW w:w="0" w:type="auto"/>
            <w:shd w:val="clear" w:color="auto" w:fill="FFFFFF" w:themeFill="background1"/>
          </w:tcPr>
          <w:p w14:paraId="2378FA4B" w14:textId="77777777" w:rsidR="00EA2E98" w:rsidRDefault="00EA2E98" w:rsidP="0020481A">
            <w:pPr>
              <w:jc w:val="center"/>
            </w:pPr>
          </w:p>
        </w:tc>
        <w:tc>
          <w:tcPr>
            <w:tcW w:w="0" w:type="auto"/>
            <w:shd w:val="clear" w:color="auto" w:fill="FFFFFF" w:themeFill="background1"/>
          </w:tcPr>
          <w:p w14:paraId="7326DC45" w14:textId="77777777" w:rsidR="00EA2E98" w:rsidRDefault="00EA2E98" w:rsidP="0020481A">
            <w:pPr>
              <w:jc w:val="center"/>
            </w:pPr>
          </w:p>
        </w:tc>
        <w:tc>
          <w:tcPr>
            <w:tcW w:w="0" w:type="auto"/>
            <w:shd w:val="clear" w:color="auto" w:fill="FFFFFF" w:themeFill="background1"/>
          </w:tcPr>
          <w:p w14:paraId="34DD38C8" w14:textId="77777777" w:rsidR="00EA2E98" w:rsidRDefault="00EA2E98" w:rsidP="0020481A">
            <w:pPr>
              <w:jc w:val="center"/>
            </w:pPr>
          </w:p>
        </w:tc>
        <w:tc>
          <w:tcPr>
            <w:tcW w:w="0" w:type="auto"/>
            <w:shd w:val="clear" w:color="auto" w:fill="FFFFFF" w:themeFill="background1"/>
          </w:tcPr>
          <w:p w14:paraId="25D811EC" w14:textId="77777777" w:rsidR="00EA2E98" w:rsidRDefault="00EA2E98" w:rsidP="0020481A">
            <w:pPr>
              <w:jc w:val="center"/>
            </w:pPr>
          </w:p>
        </w:tc>
        <w:tc>
          <w:tcPr>
            <w:tcW w:w="0" w:type="auto"/>
            <w:shd w:val="clear" w:color="auto" w:fill="FFFFFF" w:themeFill="background1"/>
          </w:tcPr>
          <w:p w14:paraId="6D34463A" w14:textId="77777777" w:rsidR="00EA2E98" w:rsidRDefault="00EA2E98" w:rsidP="0020481A">
            <w:pPr>
              <w:jc w:val="center"/>
            </w:pPr>
          </w:p>
        </w:tc>
        <w:tc>
          <w:tcPr>
            <w:tcW w:w="0" w:type="auto"/>
            <w:shd w:val="clear" w:color="auto" w:fill="FFFFFF" w:themeFill="background1"/>
          </w:tcPr>
          <w:p w14:paraId="09770174" w14:textId="77777777" w:rsidR="00EA2E98" w:rsidRDefault="00EA2E98" w:rsidP="0020481A">
            <w:pPr>
              <w:jc w:val="center"/>
            </w:pPr>
          </w:p>
        </w:tc>
        <w:tc>
          <w:tcPr>
            <w:tcW w:w="0" w:type="auto"/>
            <w:shd w:val="clear" w:color="auto" w:fill="FFFFFF" w:themeFill="background1"/>
          </w:tcPr>
          <w:p w14:paraId="357F85A6" w14:textId="77777777" w:rsidR="00EA2E98" w:rsidRDefault="00EA2E98" w:rsidP="0020481A">
            <w:pPr>
              <w:jc w:val="center"/>
            </w:pPr>
          </w:p>
        </w:tc>
        <w:tc>
          <w:tcPr>
            <w:tcW w:w="740" w:type="dxa"/>
            <w:shd w:val="clear" w:color="auto" w:fill="FFFFFF" w:themeFill="background1"/>
          </w:tcPr>
          <w:p w14:paraId="78370838" w14:textId="77777777" w:rsidR="00EA2E98" w:rsidRDefault="00EA2E98" w:rsidP="0020481A">
            <w:pPr>
              <w:jc w:val="center"/>
            </w:pPr>
          </w:p>
        </w:tc>
      </w:tr>
    </w:tbl>
    <w:p w14:paraId="19277C44" w14:textId="13D39B94" w:rsidR="0033082E" w:rsidRDefault="0033082E"/>
    <w:p w14:paraId="33254919" w14:textId="77777777" w:rsidR="00AC1D21" w:rsidRDefault="00AC1D21"/>
    <w:p w14:paraId="0DFE0C62" w14:textId="77777777" w:rsidR="00AC1D21" w:rsidRDefault="00AC1D21"/>
    <w:p w14:paraId="4518A4AC" w14:textId="77777777" w:rsidR="00A95AFC" w:rsidRDefault="00A95AFC" w:rsidP="00A95AFC">
      <w:pPr>
        <w:spacing w:line="240" w:lineRule="auto"/>
      </w:pPr>
      <w:r>
        <w:t xml:space="preserve">Categoría: </w:t>
      </w:r>
      <w:r w:rsidRPr="00FC22C4">
        <w:rPr>
          <w:b/>
        </w:rPr>
        <w:t>IN</w:t>
      </w:r>
      <w:r>
        <w:rPr>
          <w:b/>
        </w:rPr>
        <w:t>FRAESTRUCTURA Y EQUIPAMIENTO</w:t>
      </w:r>
    </w:p>
    <w:p w14:paraId="51C4CDF3" w14:textId="77777777" w:rsidR="00A95AFC" w:rsidRDefault="00A95AFC" w:rsidP="00A95AFC">
      <w:pPr>
        <w:spacing w:line="240" w:lineRule="auto"/>
        <w:rPr>
          <w:bCs/>
        </w:rPr>
      </w:pPr>
      <w:r w:rsidRPr="00A95AFC">
        <w:rPr>
          <w:bCs/>
        </w:rPr>
        <w:t xml:space="preserve">Línea de acción: programa de mejora y desarrollo </w:t>
      </w:r>
    </w:p>
    <w:p w14:paraId="468A1A33" w14:textId="5B258719" w:rsidR="00A95AFC" w:rsidRDefault="00A95AFC" w:rsidP="00A95AFC">
      <w:r w:rsidRPr="001F25C9">
        <w:rPr>
          <w:b/>
          <w:sz w:val="32"/>
          <w:szCs w:val="32"/>
        </w:rPr>
        <w:t>RECURSOS</w:t>
      </w:r>
    </w:p>
    <w:tbl>
      <w:tblPr>
        <w:tblStyle w:val="Tablaconcuadrcula"/>
        <w:tblW w:w="13426" w:type="dxa"/>
        <w:jc w:val="center"/>
        <w:tblLook w:val="04A0" w:firstRow="1" w:lastRow="0" w:firstColumn="1" w:lastColumn="0" w:noHBand="0" w:noVBand="1"/>
      </w:tblPr>
      <w:tblGrid>
        <w:gridCol w:w="4300"/>
        <w:gridCol w:w="1444"/>
        <w:gridCol w:w="1532"/>
        <w:gridCol w:w="4424"/>
        <w:gridCol w:w="1726"/>
      </w:tblGrid>
      <w:tr w:rsidR="00A95AFC" w:rsidRPr="00944B76" w14:paraId="395E8F71" w14:textId="77777777" w:rsidTr="00C363E7">
        <w:trPr>
          <w:trHeight w:val="915"/>
          <w:jc w:val="center"/>
        </w:trPr>
        <w:tc>
          <w:tcPr>
            <w:tcW w:w="0" w:type="auto"/>
            <w:shd w:val="clear" w:color="auto" w:fill="632423" w:themeFill="accent2" w:themeFillShade="80"/>
          </w:tcPr>
          <w:p w14:paraId="3B1BFD2E" w14:textId="77777777" w:rsidR="00A95AFC" w:rsidRPr="001248A8" w:rsidRDefault="00A95AFC" w:rsidP="00C363E7">
            <w:pPr>
              <w:jc w:val="center"/>
              <w:rPr>
                <w:b/>
                <w:color w:val="FFFFFF" w:themeColor="background1"/>
              </w:rPr>
            </w:pPr>
            <w:r w:rsidRPr="001248A8">
              <w:rPr>
                <w:b/>
                <w:color w:val="FFFFFF" w:themeColor="background1"/>
              </w:rPr>
              <w:t>RECUROS</w:t>
            </w:r>
          </w:p>
          <w:p w14:paraId="3BCCA1B5" w14:textId="77777777" w:rsidR="00A95AFC" w:rsidRPr="001248A8" w:rsidRDefault="00A95AFC" w:rsidP="00C363E7">
            <w:pPr>
              <w:jc w:val="center"/>
              <w:rPr>
                <w:b/>
                <w:color w:val="FFFFFF" w:themeColor="background1"/>
              </w:rPr>
            </w:pPr>
            <w:r w:rsidRPr="001248A8">
              <w:rPr>
                <w:b/>
                <w:color w:val="FFFFFF" w:themeColor="background1"/>
              </w:rPr>
              <w:t>HUMANOS</w:t>
            </w:r>
          </w:p>
        </w:tc>
        <w:tc>
          <w:tcPr>
            <w:tcW w:w="0" w:type="auto"/>
            <w:shd w:val="clear" w:color="auto" w:fill="632423" w:themeFill="accent2" w:themeFillShade="80"/>
          </w:tcPr>
          <w:p w14:paraId="346467FC" w14:textId="77777777" w:rsidR="00A95AFC" w:rsidRPr="001248A8" w:rsidRDefault="00A95AFC" w:rsidP="00C363E7">
            <w:pPr>
              <w:jc w:val="center"/>
              <w:rPr>
                <w:b/>
                <w:color w:val="FFFFFF" w:themeColor="background1"/>
              </w:rPr>
            </w:pPr>
            <w:r w:rsidRPr="001248A8">
              <w:rPr>
                <w:b/>
                <w:color w:val="FFFFFF" w:themeColor="background1"/>
              </w:rPr>
              <w:t>CANTIDAD Y/O</w:t>
            </w:r>
          </w:p>
          <w:p w14:paraId="0AF5F01D" w14:textId="77777777" w:rsidR="00A95AFC" w:rsidRPr="001248A8" w:rsidRDefault="00A95AFC" w:rsidP="00C363E7">
            <w:pPr>
              <w:jc w:val="center"/>
              <w:rPr>
                <w:b/>
                <w:color w:val="FFFFFF" w:themeColor="background1"/>
              </w:rPr>
            </w:pPr>
            <w:r w:rsidRPr="001248A8">
              <w:rPr>
                <w:b/>
                <w:color w:val="FFFFFF" w:themeColor="background1"/>
              </w:rPr>
              <w:t>VOLUMEN</w:t>
            </w:r>
          </w:p>
        </w:tc>
        <w:tc>
          <w:tcPr>
            <w:tcW w:w="0" w:type="auto"/>
            <w:shd w:val="clear" w:color="auto" w:fill="632423" w:themeFill="accent2" w:themeFillShade="80"/>
          </w:tcPr>
          <w:p w14:paraId="1809398B" w14:textId="77777777" w:rsidR="00A95AFC" w:rsidRPr="001248A8" w:rsidRDefault="00A95AFC" w:rsidP="00C363E7">
            <w:pPr>
              <w:jc w:val="center"/>
              <w:rPr>
                <w:b/>
                <w:color w:val="FFFFFF" w:themeColor="background1"/>
              </w:rPr>
            </w:pPr>
            <w:r w:rsidRPr="001248A8">
              <w:rPr>
                <w:b/>
                <w:color w:val="FFFFFF" w:themeColor="background1"/>
              </w:rPr>
              <w:t>COSTO</w:t>
            </w:r>
          </w:p>
          <w:p w14:paraId="34F13508" w14:textId="77777777" w:rsidR="00A95AFC" w:rsidRPr="001248A8" w:rsidRDefault="00A95AFC" w:rsidP="00C363E7">
            <w:pPr>
              <w:jc w:val="center"/>
              <w:rPr>
                <w:b/>
                <w:color w:val="FFFFFF" w:themeColor="background1"/>
              </w:rPr>
            </w:pPr>
            <w:r w:rsidRPr="001248A8">
              <w:rPr>
                <w:b/>
                <w:color w:val="FFFFFF" w:themeColor="background1"/>
              </w:rPr>
              <w:t>APROXIMADO</w:t>
            </w:r>
          </w:p>
        </w:tc>
        <w:tc>
          <w:tcPr>
            <w:tcW w:w="0" w:type="auto"/>
            <w:shd w:val="clear" w:color="auto" w:fill="632423" w:themeFill="accent2" w:themeFillShade="80"/>
          </w:tcPr>
          <w:p w14:paraId="248C3BD7" w14:textId="77777777" w:rsidR="00A95AFC" w:rsidRPr="001248A8" w:rsidRDefault="00A95AFC" w:rsidP="00C363E7">
            <w:pPr>
              <w:jc w:val="center"/>
              <w:rPr>
                <w:b/>
                <w:color w:val="FFFFFF" w:themeColor="background1"/>
              </w:rPr>
            </w:pPr>
            <w:r w:rsidRPr="001248A8">
              <w:rPr>
                <w:b/>
                <w:color w:val="FFFFFF" w:themeColor="background1"/>
              </w:rPr>
              <w:t>CARACTERISTICAS</w:t>
            </w:r>
          </w:p>
          <w:p w14:paraId="32E068F8" w14:textId="77777777" w:rsidR="00A95AFC" w:rsidRPr="001248A8" w:rsidRDefault="00A95AFC" w:rsidP="00C363E7">
            <w:pPr>
              <w:jc w:val="center"/>
              <w:rPr>
                <w:b/>
                <w:color w:val="FFFFFF" w:themeColor="background1"/>
              </w:rPr>
            </w:pPr>
            <w:r w:rsidRPr="001248A8">
              <w:rPr>
                <w:b/>
                <w:color w:val="FFFFFF" w:themeColor="background1"/>
              </w:rPr>
              <w:t>ESPECIFICAS</w:t>
            </w:r>
          </w:p>
        </w:tc>
        <w:tc>
          <w:tcPr>
            <w:tcW w:w="0" w:type="auto"/>
            <w:shd w:val="clear" w:color="auto" w:fill="632423" w:themeFill="accent2" w:themeFillShade="80"/>
          </w:tcPr>
          <w:p w14:paraId="6627BEF8" w14:textId="77777777" w:rsidR="00A95AFC" w:rsidRPr="001248A8" w:rsidRDefault="00A95AFC" w:rsidP="00C363E7">
            <w:pPr>
              <w:jc w:val="center"/>
              <w:rPr>
                <w:b/>
                <w:color w:val="FFFFFF" w:themeColor="background1"/>
              </w:rPr>
            </w:pPr>
            <w:r w:rsidRPr="001248A8">
              <w:rPr>
                <w:b/>
                <w:color w:val="FFFFFF" w:themeColor="background1"/>
              </w:rPr>
              <w:t>FECHA</w:t>
            </w:r>
          </w:p>
          <w:p w14:paraId="1DD617DF" w14:textId="77777777" w:rsidR="00A95AFC" w:rsidRPr="001248A8" w:rsidRDefault="00A95AFC" w:rsidP="00C363E7">
            <w:pPr>
              <w:jc w:val="center"/>
              <w:rPr>
                <w:b/>
                <w:color w:val="FFFFFF" w:themeColor="background1"/>
              </w:rPr>
            </w:pPr>
            <w:r w:rsidRPr="001248A8">
              <w:rPr>
                <w:b/>
                <w:color w:val="FFFFFF" w:themeColor="background1"/>
              </w:rPr>
              <w:t>REQUERIDA</w:t>
            </w:r>
          </w:p>
        </w:tc>
      </w:tr>
      <w:tr w:rsidR="00A95AFC" w14:paraId="16526D02" w14:textId="77777777" w:rsidTr="00C363E7">
        <w:trPr>
          <w:trHeight w:val="432"/>
          <w:jc w:val="center"/>
        </w:trPr>
        <w:tc>
          <w:tcPr>
            <w:tcW w:w="0" w:type="auto"/>
          </w:tcPr>
          <w:p w14:paraId="7BB1BC30" w14:textId="77777777" w:rsidR="00A95AFC" w:rsidRDefault="00A95AFC" w:rsidP="00C363E7">
            <w:pPr>
              <w:jc w:val="center"/>
            </w:pPr>
            <w:r>
              <w:t>Director</w:t>
            </w:r>
          </w:p>
        </w:tc>
        <w:tc>
          <w:tcPr>
            <w:tcW w:w="0" w:type="auto"/>
          </w:tcPr>
          <w:p w14:paraId="6C8D6AFB" w14:textId="77777777" w:rsidR="00A95AFC" w:rsidRDefault="00A95AFC" w:rsidP="00C363E7">
            <w:pPr>
              <w:jc w:val="center"/>
            </w:pPr>
            <w:r>
              <w:t>1</w:t>
            </w:r>
          </w:p>
        </w:tc>
        <w:tc>
          <w:tcPr>
            <w:tcW w:w="0" w:type="auto"/>
          </w:tcPr>
          <w:p w14:paraId="084E0E9B" w14:textId="77777777" w:rsidR="00A95AFC" w:rsidRDefault="00A95AFC" w:rsidP="00C363E7">
            <w:pPr>
              <w:jc w:val="center"/>
            </w:pPr>
            <w:r>
              <w:t>Nómina</w:t>
            </w:r>
          </w:p>
        </w:tc>
        <w:tc>
          <w:tcPr>
            <w:tcW w:w="0" w:type="auto"/>
          </w:tcPr>
          <w:p w14:paraId="359307AE" w14:textId="77777777" w:rsidR="00A95AFC" w:rsidRDefault="00A95AFC" w:rsidP="00C363E7">
            <w:pPr>
              <w:jc w:val="center"/>
            </w:pPr>
            <w:r>
              <w:t>Conocimiento del programa</w:t>
            </w:r>
          </w:p>
        </w:tc>
        <w:tc>
          <w:tcPr>
            <w:tcW w:w="0" w:type="auto"/>
          </w:tcPr>
          <w:p w14:paraId="649A80F7" w14:textId="77777777" w:rsidR="00A95AFC" w:rsidRDefault="00A95AFC" w:rsidP="00C363E7">
            <w:pPr>
              <w:jc w:val="center"/>
            </w:pPr>
            <w:r>
              <w:t>Agosto-septiembre</w:t>
            </w:r>
          </w:p>
        </w:tc>
      </w:tr>
      <w:tr w:rsidR="00A95AFC" w:rsidRPr="00944B76" w14:paraId="0712E742" w14:textId="77777777" w:rsidTr="00C363E7">
        <w:trPr>
          <w:trHeight w:val="915"/>
          <w:jc w:val="center"/>
        </w:trPr>
        <w:tc>
          <w:tcPr>
            <w:tcW w:w="0" w:type="auto"/>
            <w:shd w:val="clear" w:color="auto" w:fill="632423" w:themeFill="accent2" w:themeFillShade="80"/>
          </w:tcPr>
          <w:p w14:paraId="732CA111" w14:textId="77777777" w:rsidR="00A95AFC" w:rsidRPr="001248A8" w:rsidRDefault="00A95AFC" w:rsidP="00C363E7">
            <w:pPr>
              <w:jc w:val="center"/>
              <w:rPr>
                <w:b/>
                <w:color w:val="FFFFFF" w:themeColor="background1"/>
              </w:rPr>
            </w:pPr>
            <w:r w:rsidRPr="001248A8">
              <w:rPr>
                <w:b/>
                <w:color w:val="FFFFFF" w:themeColor="background1"/>
              </w:rPr>
              <w:t>RECUROS</w:t>
            </w:r>
          </w:p>
          <w:p w14:paraId="122C03FD" w14:textId="77777777" w:rsidR="00A95AFC" w:rsidRPr="001248A8" w:rsidRDefault="00A95AFC" w:rsidP="00C363E7">
            <w:pPr>
              <w:jc w:val="center"/>
              <w:rPr>
                <w:b/>
                <w:color w:val="FFFFFF" w:themeColor="background1"/>
              </w:rPr>
            </w:pPr>
            <w:r>
              <w:rPr>
                <w:b/>
                <w:color w:val="FFFFFF" w:themeColor="background1"/>
              </w:rPr>
              <w:t>MATERIALES</w:t>
            </w:r>
          </w:p>
        </w:tc>
        <w:tc>
          <w:tcPr>
            <w:tcW w:w="0" w:type="auto"/>
            <w:shd w:val="clear" w:color="auto" w:fill="632423" w:themeFill="accent2" w:themeFillShade="80"/>
          </w:tcPr>
          <w:p w14:paraId="3DA1A94C" w14:textId="77777777" w:rsidR="00A95AFC" w:rsidRPr="001248A8" w:rsidRDefault="00A95AFC" w:rsidP="00C363E7">
            <w:pPr>
              <w:jc w:val="center"/>
              <w:rPr>
                <w:b/>
                <w:color w:val="FFFFFF" w:themeColor="background1"/>
              </w:rPr>
            </w:pPr>
            <w:r w:rsidRPr="001248A8">
              <w:rPr>
                <w:b/>
                <w:color w:val="FFFFFF" w:themeColor="background1"/>
              </w:rPr>
              <w:t>CANTIDAD Y/O</w:t>
            </w:r>
          </w:p>
          <w:p w14:paraId="7DE89EC6" w14:textId="77777777" w:rsidR="00A95AFC" w:rsidRPr="001248A8" w:rsidRDefault="00A95AFC" w:rsidP="00C363E7">
            <w:pPr>
              <w:jc w:val="center"/>
              <w:rPr>
                <w:b/>
                <w:color w:val="FFFFFF" w:themeColor="background1"/>
              </w:rPr>
            </w:pPr>
            <w:r w:rsidRPr="001248A8">
              <w:rPr>
                <w:b/>
                <w:color w:val="FFFFFF" w:themeColor="background1"/>
              </w:rPr>
              <w:t>VOLUMEN</w:t>
            </w:r>
          </w:p>
        </w:tc>
        <w:tc>
          <w:tcPr>
            <w:tcW w:w="0" w:type="auto"/>
            <w:shd w:val="clear" w:color="auto" w:fill="632423" w:themeFill="accent2" w:themeFillShade="80"/>
          </w:tcPr>
          <w:p w14:paraId="60200DC9" w14:textId="77777777" w:rsidR="00A95AFC" w:rsidRPr="001248A8" w:rsidRDefault="00A95AFC" w:rsidP="00C363E7">
            <w:pPr>
              <w:jc w:val="center"/>
              <w:rPr>
                <w:b/>
                <w:color w:val="FFFFFF" w:themeColor="background1"/>
              </w:rPr>
            </w:pPr>
            <w:r w:rsidRPr="001248A8">
              <w:rPr>
                <w:b/>
                <w:color w:val="FFFFFF" w:themeColor="background1"/>
              </w:rPr>
              <w:t>COSTO</w:t>
            </w:r>
          </w:p>
          <w:p w14:paraId="48BDBB99" w14:textId="77777777" w:rsidR="00A95AFC" w:rsidRPr="001248A8" w:rsidRDefault="00A95AFC" w:rsidP="00C363E7">
            <w:pPr>
              <w:jc w:val="center"/>
              <w:rPr>
                <w:b/>
                <w:color w:val="FFFFFF" w:themeColor="background1"/>
              </w:rPr>
            </w:pPr>
            <w:r w:rsidRPr="001248A8">
              <w:rPr>
                <w:b/>
                <w:color w:val="FFFFFF" w:themeColor="background1"/>
              </w:rPr>
              <w:t>APROXIMADO</w:t>
            </w:r>
          </w:p>
        </w:tc>
        <w:tc>
          <w:tcPr>
            <w:tcW w:w="0" w:type="auto"/>
            <w:shd w:val="clear" w:color="auto" w:fill="632423" w:themeFill="accent2" w:themeFillShade="80"/>
          </w:tcPr>
          <w:p w14:paraId="31D2C5C8" w14:textId="77777777" w:rsidR="00A95AFC" w:rsidRPr="001248A8" w:rsidRDefault="00A95AFC" w:rsidP="00C363E7">
            <w:pPr>
              <w:jc w:val="center"/>
              <w:rPr>
                <w:b/>
                <w:color w:val="FFFFFF" w:themeColor="background1"/>
              </w:rPr>
            </w:pPr>
            <w:r w:rsidRPr="001248A8">
              <w:rPr>
                <w:b/>
                <w:color w:val="FFFFFF" w:themeColor="background1"/>
              </w:rPr>
              <w:t>CARACTERISTICAS</w:t>
            </w:r>
          </w:p>
          <w:p w14:paraId="7DFA6464" w14:textId="77777777" w:rsidR="00A95AFC" w:rsidRPr="001248A8" w:rsidRDefault="00A95AFC" w:rsidP="00C363E7">
            <w:pPr>
              <w:jc w:val="center"/>
              <w:rPr>
                <w:b/>
                <w:color w:val="FFFFFF" w:themeColor="background1"/>
              </w:rPr>
            </w:pPr>
            <w:r w:rsidRPr="001248A8">
              <w:rPr>
                <w:b/>
                <w:color w:val="FFFFFF" w:themeColor="background1"/>
              </w:rPr>
              <w:t>ESPECIFICAS</w:t>
            </w:r>
          </w:p>
        </w:tc>
        <w:tc>
          <w:tcPr>
            <w:tcW w:w="0" w:type="auto"/>
            <w:shd w:val="clear" w:color="auto" w:fill="632423" w:themeFill="accent2" w:themeFillShade="80"/>
          </w:tcPr>
          <w:p w14:paraId="09EA4F43" w14:textId="77777777" w:rsidR="00A95AFC" w:rsidRPr="001248A8" w:rsidRDefault="00A95AFC" w:rsidP="00C363E7">
            <w:pPr>
              <w:jc w:val="center"/>
              <w:rPr>
                <w:b/>
                <w:color w:val="FFFFFF" w:themeColor="background1"/>
              </w:rPr>
            </w:pPr>
            <w:r w:rsidRPr="001248A8">
              <w:rPr>
                <w:b/>
                <w:color w:val="FFFFFF" w:themeColor="background1"/>
              </w:rPr>
              <w:t>FECHA</w:t>
            </w:r>
          </w:p>
          <w:p w14:paraId="7CEF656C" w14:textId="77777777" w:rsidR="00A95AFC" w:rsidRPr="001248A8" w:rsidRDefault="00A95AFC" w:rsidP="00C363E7">
            <w:pPr>
              <w:jc w:val="center"/>
              <w:rPr>
                <w:b/>
                <w:color w:val="FFFFFF" w:themeColor="background1"/>
              </w:rPr>
            </w:pPr>
            <w:r w:rsidRPr="001248A8">
              <w:rPr>
                <w:b/>
                <w:color w:val="FFFFFF" w:themeColor="background1"/>
              </w:rPr>
              <w:t>REQUERIDA</w:t>
            </w:r>
          </w:p>
        </w:tc>
      </w:tr>
      <w:tr w:rsidR="00A95AFC" w14:paraId="7849A16C" w14:textId="77777777" w:rsidTr="00C363E7">
        <w:trPr>
          <w:trHeight w:val="915"/>
          <w:jc w:val="center"/>
        </w:trPr>
        <w:tc>
          <w:tcPr>
            <w:tcW w:w="0" w:type="auto"/>
          </w:tcPr>
          <w:p w14:paraId="7B3E8EBD" w14:textId="77777777" w:rsidR="00A95AFC" w:rsidRDefault="00A95AFC" w:rsidP="00C363E7">
            <w:r>
              <w:t xml:space="preserve">Adaptación de espacio para capacitación en alimentos </w:t>
            </w:r>
          </w:p>
        </w:tc>
        <w:tc>
          <w:tcPr>
            <w:tcW w:w="0" w:type="auto"/>
          </w:tcPr>
          <w:p w14:paraId="29F6D89B" w14:textId="77777777" w:rsidR="00A95AFC" w:rsidRDefault="00A95AFC" w:rsidP="00C363E7">
            <w:pPr>
              <w:jc w:val="center"/>
            </w:pPr>
            <w:r>
              <w:t>1</w:t>
            </w:r>
          </w:p>
        </w:tc>
        <w:tc>
          <w:tcPr>
            <w:tcW w:w="0" w:type="auto"/>
          </w:tcPr>
          <w:p w14:paraId="7DE0742B" w14:textId="026508ED" w:rsidR="00A95AFC" w:rsidRDefault="00A95AFC" w:rsidP="00C363E7">
            <w:pPr>
              <w:jc w:val="center"/>
            </w:pPr>
            <w:r>
              <w:t>$</w:t>
            </w:r>
            <w:r w:rsidR="001E3548">
              <w:t>80</w:t>
            </w:r>
            <w:r>
              <w:t>,000.00</w:t>
            </w:r>
          </w:p>
        </w:tc>
        <w:tc>
          <w:tcPr>
            <w:tcW w:w="0" w:type="auto"/>
          </w:tcPr>
          <w:p w14:paraId="26D588DD" w14:textId="77777777" w:rsidR="00A95AFC" w:rsidRDefault="00A95AFC" w:rsidP="00C363E7">
            <w:r>
              <w:t xml:space="preserve">Acorde a las posibilidades de adecuación de acuerdo con el espacio. </w:t>
            </w:r>
          </w:p>
        </w:tc>
        <w:tc>
          <w:tcPr>
            <w:tcW w:w="0" w:type="auto"/>
          </w:tcPr>
          <w:p w14:paraId="68F047D8" w14:textId="77777777" w:rsidR="00A95AFC" w:rsidRDefault="00A95AFC" w:rsidP="00C363E7">
            <w:pPr>
              <w:jc w:val="center"/>
            </w:pPr>
          </w:p>
          <w:p w14:paraId="65012732" w14:textId="77777777" w:rsidR="00A95AFC" w:rsidRDefault="00A95AFC" w:rsidP="00C363E7">
            <w:pPr>
              <w:jc w:val="center"/>
            </w:pPr>
            <w:r>
              <w:t xml:space="preserve">Octubre </w:t>
            </w:r>
          </w:p>
        </w:tc>
      </w:tr>
      <w:tr w:rsidR="00A95AFC" w14:paraId="33DF620E" w14:textId="77777777" w:rsidTr="00A95AFC">
        <w:trPr>
          <w:trHeight w:val="763"/>
          <w:jc w:val="center"/>
        </w:trPr>
        <w:tc>
          <w:tcPr>
            <w:tcW w:w="0" w:type="auto"/>
          </w:tcPr>
          <w:p w14:paraId="3BC29A88" w14:textId="77777777" w:rsidR="00A95AFC" w:rsidRDefault="00A95AFC" w:rsidP="00C363E7">
            <w:r>
              <w:t>Mantenimiento de climatización</w:t>
            </w:r>
          </w:p>
        </w:tc>
        <w:tc>
          <w:tcPr>
            <w:tcW w:w="0" w:type="auto"/>
          </w:tcPr>
          <w:p w14:paraId="33AF1545" w14:textId="77777777" w:rsidR="00A95AFC" w:rsidRDefault="00A95AFC" w:rsidP="00C363E7">
            <w:pPr>
              <w:jc w:val="center"/>
            </w:pPr>
            <w:r>
              <w:t>9</w:t>
            </w:r>
          </w:p>
        </w:tc>
        <w:tc>
          <w:tcPr>
            <w:tcW w:w="0" w:type="auto"/>
          </w:tcPr>
          <w:p w14:paraId="5ECFC4F1" w14:textId="11E714C8" w:rsidR="00A95AFC" w:rsidRDefault="00A95AFC" w:rsidP="00C363E7">
            <w:pPr>
              <w:jc w:val="center"/>
            </w:pPr>
            <w:r>
              <w:t>$ 1</w:t>
            </w:r>
            <w:r w:rsidR="001E3548">
              <w:t>5</w:t>
            </w:r>
            <w:r>
              <w:t>,000.00</w:t>
            </w:r>
          </w:p>
        </w:tc>
        <w:tc>
          <w:tcPr>
            <w:tcW w:w="0" w:type="auto"/>
          </w:tcPr>
          <w:p w14:paraId="63C33953" w14:textId="77777777" w:rsidR="00A95AFC" w:rsidRDefault="00A95AFC" w:rsidP="00C363E7">
            <w:r>
              <w:t xml:space="preserve">Acorde a las posibilidades de adecuación de acuerdo con el espacio. </w:t>
            </w:r>
          </w:p>
        </w:tc>
        <w:tc>
          <w:tcPr>
            <w:tcW w:w="0" w:type="auto"/>
          </w:tcPr>
          <w:p w14:paraId="537B14F2" w14:textId="77777777" w:rsidR="00A95AFC" w:rsidRDefault="00A95AFC" w:rsidP="00C363E7">
            <w:pPr>
              <w:jc w:val="center"/>
            </w:pPr>
            <w:r>
              <w:t>Septiembre</w:t>
            </w:r>
          </w:p>
        </w:tc>
      </w:tr>
      <w:tr w:rsidR="00A95AFC" w14:paraId="2F2E09C5" w14:textId="77777777" w:rsidTr="00A95AFC">
        <w:trPr>
          <w:trHeight w:val="605"/>
          <w:jc w:val="center"/>
        </w:trPr>
        <w:tc>
          <w:tcPr>
            <w:tcW w:w="0" w:type="auto"/>
          </w:tcPr>
          <w:p w14:paraId="002C74F0" w14:textId="77777777" w:rsidR="00A95AFC" w:rsidRDefault="00A95AFC" w:rsidP="00C363E7">
            <w:r>
              <w:t xml:space="preserve">Pintura y mantenimiento escolar, aulas butacas, puertas y ventanas </w:t>
            </w:r>
          </w:p>
        </w:tc>
        <w:tc>
          <w:tcPr>
            <w:tcW w:w="0" w:type="auto"/>
          </w:tcPr>
          <w:p w14:paraId="448EC4FF" w14:textId="77777777" w:rsidR="00A95AFC" w:rsidRDefault="00A95AFC" w:rsidP="00C363E7">
            <w:pPr>
              <w:jc w:val="center"/>
            </w:pPr>
            <w:r>
              <w:t>9 aulas</w:t>
            </w:r>
          </w:p>
          <w:p w14:paraId="3428521D" w14:textId="631B99E4" w:rsidR="00A95AFC" w:rsidRDefault="007A4D70" w:rsidP="00C363E7">
            <w:pPr>
              <w:jc w:val="center"/>
            </w:pPr>
            <w:ins w:id="124" w:author="BACHILLERATO GENERAL ALFONSO DE LA MADRID VIDAURRETA" w:date="2025-09-18T23:29:00Z">
              <w:r>
                <w:t>270</w:t>
              </w:r>
            </w:ins>
            <w:del w:id="125" w:author="BACHILLERATO GENERAL ALFONSO DE LA MADRID VIDAURRETA" w:date="2025-09-18T23:29:00Z">
              <w:r w:rsidR="00A95AFC" w:rsidDel="007A4D70">
                <w:delText>300</w:delText>
              </w:r>
            </w:del>
            <w:r w:rsidR="00A95AFC">
              <w:t xml:space="preserve"> butacas</w:t>
            </w:r>
          </w:p>
          <w:p w14:paraId="09E304D8" w14:textId="77777777" w:rsidR="00A95AFC" w:rsidRDefault="00A95AFC" w:rsidP="00C363E7">
            <w:pPr>
              <w:jc w:val="center"/>
            </w:pPr>
          </w:p>
        </w:tc>
        <w:tc>
          <w:tcPr>
            <w:tcW w:w="0" w:type="auto"/>
          </w:tcPr>
          <w:p w14:paraId="653D91EE" w14:textId="2F424DDE" w:rsidR="00A95AFC" w:rsidRDefault="00A95AFC" w:rsidP="00C363E7">
            <w:pPr>
              <w:jc w:val="center"/>
            </w:pPr>
            <w:r>
              <w:t xml:space="preserve">$ </w:t>
            </w:r>
            <w:r w:rsidR="001E3548">
              <w:t>20</w:t>
            </w:r>
            <w:r>
              <w:t>,000.00</w:t>
            </w:r>
          </w:p>
        </w:tc>
        <w:tc>
          <w:tcPr>
            <w:tcW w:w="0" w:type="auto"/>
          </w:tcPr>
          <w:p w14:paraId="061451E6" w14:textId="77777777" w:rsidR="00A95AFC" w:rsidRDefault="00A95AFC" w:rsidP="00C363E7">
            <w:r>
              <w:t xml:space="preserve">Acorde a las posibilidades de adecuación de acuerdo espacio. </w:t>
            </w:r>
          </w:p>
        </w:tc>
        <w:tc>
          <w:tcPr>
            <w:tcW w:w="0" w:type="auto"/>
          </w:tcPr>
          <w:p w14:paraId="54969063" w14:textId="44EF6112" w:rsidR="00A95AFC" w:rsidRDefault="001E3548" w:rsidP="00C363E7">
            <w:pPr>
              <w:jc w:val="center"/>
            </w:pPr>
            <w:r>
              <w:t>Septiembre</w:t>
            </w:r>
            <w:r w:rsidR="00A95AFC">
              <w:t>-</w:t>
            </w:r>
            <w:r>
              <w:t>octubre</w:t>
            </w:r>
          </w:p>
        </w:tc>
      </w:tr>
      <w:tr w:rsidR="00A95AFC" w14:paraId="2A68B034" w14:textId="77777777" w:rsidTr="00C363E7">
        <w:trPr>
          <w:trHeight w:val="915"/>
          <w:jc w:val="center"/>
        </w:trPr>
        <w:tc>
          <w:tcPr>
            <w:tcW w:w="0" w:type="auto"/>
          </w:tcPr>
          <w:p w14:paraId="1439A24F" w14:textId="77777777" w:rsidR="00A95AFC" w:rsidRDefault="00A95AFC" w:rsidP="00C363E7">
            <w:r>
              <w:t>Reparación de sanitarios</w:t>
            </w:r>
          </w:p>
        </w:tc>
        <w:tc>
          <w:tcPr>
            <w:tcW w:w="0" w:type="auto"/>
          </w:tcPr>
          <w:p w14:paraId="02147F14" w14:textId="77777777" w:rsidR="00A95AFC" w:rsidRDefault="00A95AFC" w:rsidP="00C363E7">
            <w:pPr>
              <w:jc w:val="center"/>
            </w:pPr>
            <w:r>
              <w:t>2</w:t>
            </w:r>
          </w:p>
        </w:tc>
        <w:tc>
          <w:tcPr>
            <w:tcW w:w="0" w:type="auto"/>
          </w:tcPr>
          <w:p w14:paraId="675BD597" w14:textId="77777777" w:rsidR="00A95AFC" w:rsidRDefault="00A95AFC" w:rsidP="00C363E7">
            <w:pPr>
              <w:jc w:val="center"/>
            </w:pPr>
            <w:r>
              <w:t>$ 10,000.00</w:t>
            </w:r>
          </w:p>
        </w:tc>
        <w:tc>
          <w:tcPr>
            <w:tcW w:w="0" w:type="auto"/>
          </w:tcPr>
          <w:p w14:paraId="491DEBF5" w14:textId="77777777" w:rsidR="00A95AFC" w:rsidRDefault="00A95AFC" w:rsidP="00C363E7">
            <w:r>
              <w:t xml:space="preserve">Acorde a las posibilidades de adecuación de acuerdo espacio. </w:t>
            </w:r>
          </w:p>
        </w:tc>
        <w:tc>
          <w:tcPr>
            <w:tcW w:w="0" w:type="auto"/>
          </w:tcPr>
          <w:p w14:paraId="1BF1E847" w14:textId="461B19E7" w:rsidR="00A95AFC" w:rsidRDefault="001E3548" w:rsidP="00C363E7">
            <w:pPr>
              <w:jc w:val="center"/>
            </w:pPr>
            <w:r>
              <w:t>octubre</w:t>
            </w:r>
          </w:p>
        </w:tc>
      </w:tr>
      <w:tr w:rsidR="00632255" w14:paraId="1ACA69E4" w14:textId="77777777" w:rsidTr="00C363E7">
        <w:trPr>
          <w:trHeight w:val="915"/>
          <w:jc w:val="center"/>
        </w:trPr>
        <w:tc>
          <w:tcPr>
            <w:tcW w:w="0" w:type="auto"/>
          </w:tcPr>
          <w:p w14:paraId="6625440B" w14:textId="1692BD14" w:rsidR="00632255" w:rsidRDefault="00632255" w:rsidP="00C363E7">
            <w:r>
              <w:t>Reparación de instalaciones eléctricas</w:t>
            </w:r>
          </w:p>
        </w:tc>
        <w:tc>
          <w:tcPr>
            <w:tcW w:w="0" w:type="auto"/>
          </w:tcPr>
          <w:p w14:paraId="3EB04226" w14:textId="166C5AD8" w:rsidR="00632255" w:rsidRDefault="00632255" w:rsidP="00C363E7">
            <w:pPr>
              <w:jc w:val="center"/>
            </w:pPr>
            <w:r>
              <w:t>1</w:t>
            </w:r>
          </w:p>
        </w:tc>
        <w:tc>
          <w:tcPr>
            <w:tcW w:w="0" w:type="auto"/>
          </w:tcPr>
          <w:p w14:paraId="0AE671B7" w14:textId="5E9219B1" w:rsidR="00632255" w:rsidRDefault="00632255" w:rsidP="00C363E7">
            <w:pPr>
              <w:jc w:val="center"/>
            </w:pPr>
            <w:r>
              <w:t>$20,000.00</w:t>
            </w:r>
          </w:p>
        </w:tc>
        <w:tc>
          <w:tcPr>
            <w:tcW w:w="0" w:type="auto"/>
          </w:tcPr>
          <w:p w14:paraId="45A53F04" w14:textId="166B8500" w:rsidR="00632255" w:rsidRDefault="00632255" w:rsidP="00C363E7">
            <w:r>
              <w:t>Acorde a las posibilidades de adecuación de acuerdo espacio.</w:t>
            </w:r>
          </w:p>
        </w:tc>
        <w:tc>
          <w:tcPr>
            <w:tcW w:w="0" w:type="auto"/>
          </w:tcPr>
          <w:p w14:paraId="6F6F4581" w14:textId="0922CB13" w:rsidR="00632255" w:rsidRDefault="00632255" w:rsidP="00C363E7">
            <w:pPr>
              <w:jc w:val="center"/>
            </w:pPr>
            <w:r>
              <w:t>diciembre</w:t>
            </w:r>
          </w:p>
        </w:tc>
      </w:tr>
      <w:tr w:rsidR="00A95AFC" w14:paraId="255B24BE" w14:textId="77777777" w:rsidTr="00C363E7">
        <w:trPr>
          <w:trHeight w:val="483"/>
          <w:jc w:val="center"/>
        </w:trPr>
        <w:tc>
          <w:tcPr>
            <w:tcW w:w="0" w:type="auto"/>
            <w:gridSpan w:val="2"/>
            <w:shd w:val="clear" w:color="auto" w:fill="632423" w:themeFill="accent2" w:themeFillShade="80"/>
          </w:tcPr>
          <w:p w14:paraId="0D3C8E84" w14:textId="77777777" w:rsidR="00A95AFC" w:rsidRDefault="00A95AFC" w:rsidP="00C363E7">
            <w:pPr>
              <w:jc w:val="right"/>
            </w:pPr>
            <w:r>
              <w:t>TOTAL</w:t>
            </w:r>
          </w:p>
        </w:tc>
        <w:tc>
          <w:tcPr>
            <w:tcW w:w="0" w:type="auto"/>
            <w:shd w:val="clear" w:color="auto" w:fill="632423" w:themeFill="accent2" w:themeFillShade="80"/>
          </w:tcPr>
          <w:p w14:paraId="67340656" w14:textId="0E04AD92" w:rsidR="00A95AFC" w:rsidRDefault="00A95AFC" w:rsidP="00C363E7">
            <w:r>
              <w:t>$</w:t>
            </w:r>
            <w:r w:rsidR="001E3548">
              <w:t>1</w:t>
            </w:r>
            <w:r w:rsidR="00632255">
              <w:t>4</w:t>
            </w:r>
            <w:r w:rsidR="001E3548">
              <w:t>5</w:t>
            </w:r>
            <w:r>
              <w:t>,000.00</w:t>
            </w:r>
          </w:p>
        </w:tc>
        <w:tc>
          <w:tcPr>
            <w:tcW w:w="0" w:type="auto"/>
            <w:shd w:val="clear" w:color="auto" w:fill="632423" w:themeFill="accent2" w:themeFillShade="80"/>
          </w:tcPr>
          <w:p w14:paraId="51E40DC6" w14:textId="77777777" w:rsidR="00A95AFC" w:rsidRDefault="00A95AFC" w:rsidP="00C363E7"/>
        </w:tc>
        <w:tc>
          <w:tcPr>
            <w:tcW w:w="0" w:type="auto"/>
            <w:shd w:val="clear" w:color="auto" w:fill="632423" w:themeFill="accent2" w:themeFillShade="80"/>
          </w:tcPr>
          <w:p w14:paraId="34F13A6D" w14:textId="77777777" w:rsidR="00A95AFC" w:rsidRDefault="00A95AFC" w:rsidP="00C363E7"/>
        </w:tc>
      </w:tr>
    </w:tbl>
    <w:p w14:paraId="3C5D4E2C" w14:textId="77777777" w:rsidR="001E3548" w:rsidRDefault="001E3548"/>
    <w:p w14:paraId="457E0671" w14:textId="628CC9FF" w:rsidR="0033082E" w:rsidRDefault="00F032F6">
      <w:r>
        <w:t xml:space="preserve">Categoría: </w:t>
      </w:r>
      <w:r w:rsidRPr="00FC22C4">
        <w:rPr>
          <w:b/>
        </w:rPr>
        <w:t>DIRECTIVOS Y PLANTEL DOCENTE</w:t>
      </w:r>
    </w:p>
    <w:p w14:paraId="7259B9CB" w14:textId="5B76EDAF" w:rsidR="00F032F6" w:rsidRDefault="00C60B09">
      <w:r>
        <w:t>Línea</w:t>
      </w:r>
      <w:r w:rsidR="00F032F6">
        <w:t xml:space="preserve"> de acción: Difundir l</w:t>
      </w:r>
      <w:r w:rsidR="00615462">
        <w:t>as</w:t>
      </w:r>
      <w:r w:rsidR="00F032F6">
        <w:t xml:space="preserve"> </w:t>
      </w:r>
      <w:r w:rsidR="00615462">
        <w:t xml:space="preserve">convocatorias de capacitación y formación continua </w:t>
      </w:r>
      <w:r w:rsidR="00AC1D21">
        <w:t>de docentes</w:t>
      </w:r>
    </w:p>
    <w:tbl>
      <w:tblPr>
        <w:tblStyle w:val="Tablaconcuadrcula"/>
        <w:tblW w:w="12964" w:type="dxa"/>
        <w:jc w:val="center"/>
        <w:tblLook w:val="04A0" w:firstRow="1" w:lastRow="0" w:firstColumn="1" w:lastColumn="0" w:noHBand="0" w:noVBand="1"/>
      </w:tblPr>
      <w:tblGrid>
        <w:gridCol w:w="4349"/>
        <w:gridCol w:w="1523"/>
        <w:gridCol w:w="639"/>
        <w:gridCol w:w="545"/>
        <w:gridCol w:w="591"/>
        <w:gridCol w:w="640"/>
        <w:gridCol w:w="530"/>
        <w:gridCol w:w="576"/>
        <w:gridCol w:w="548"/>
        <w:gridCol w:w="666"/>
        <w:gridCol w:w="597"/>
        <w:gridCol w:w="656"/>
        <w:gridCol w:w="578"/>
        <w:gridCol w:w="526"/>
      </w:tblGrid>
      <w:tr w:rsidR="00F032F6" w14:paraId="5D13E42E" w14:textId="77777777" w:rsidTr="00D57E0C">
        <w:trPr>
          <w:trHeight w:val="440"/>
          <w:jc w:val="center"/>
        </w:trPr>
        <w:tc>
          <w:tcPr>
            <w:tcW w:w="4349" w:type="dxa"/>
            <w:vMerge w:val="restart"/>
            <w:shd w:val="clear" w:color="auto" w:fill="632423" w:themeFill="accent2" w:themeFillShade="80"/>
          </w:tcPr>
          <w:p w14:paraId="7739A059" w14:textId="77777777" w:rsidR="00F032F6" w:rsidRDefault="00F032F6" w:rsidP="0020481A">
            <w:pPr>
              <w:jc w:val="center"/>
              <w:rPr>
                <w:b/>
              </w:rPr>
            </w:pPr>
          </w:p>
          <w:p w14:paraId="78C95D0E" w14:textId="77777777" w:rsidR="00F032F6" w:rsidRPr="007562D2" w:rsidRDefault="00F032F6" w:rsidP="0020481A">
            <w:pPr>
              <w:jc w:val="center"/>
              <w:rPr>
                <w:b/>
              </w:rPr>
            </w:pPr>
            <w:r w:rsidRPr="007562D2">
              <w:rPr>
                <w:b/>
              </w:rPr>
              <w:t>ACTIVIDADES</w:t>
            </w:r>
          </w:p>
        </w:tc>
        <w:tc>
          <w:tcPr>
            <w:tcW w:w="0" w:type="auto"/>
            <w:vMerge w:val="restart"/>
            <w:shd w:val="clear" w:color="auto" w:fill="632423" w:themeFill="accent2" w:themeFillShade="80"/>
          </w:tcPr>
          <w:p w14:paraId="6003E37C" w14:textId="77777777" w:rsidR="00F032F6" w:rsidRDefault="00F032F6" w:rsidP="0020481A">
            <w:pPr>
              <w:jc w:val="center"/>
              <w:rPr>
                <w:b/>
              </w:rPr>
            </w:pPr>
          </w:p>
          <w:p w14:paraId="103B0090" w14:textId="77777777" w:rsidR="00F032F6" w:rsidRPr="007562D2" w:rsidRDefault="00F032F6" w:rsidP="0020481A">
            <w:pPr>
              <w:jc w:val="center"/>
              <w:rPr>
                <w:b/>
              </w:rPr>
            </w:pPr>
            <w:r w:rsidRPr="007562D2">
              <w:rPr>
                <w:b/>
              </w:rPr>
              <w:t>RESPONSABLE</w:t>
            </w:r>
          </w:p>
        </w:tc>
        <w:tc>
          <w:tcPr>
            <w:tcW w:w="0" w:type="auto"/>
            <w:gridSpan w:val="12"/>
            <w:shd w:val="clear" w:color="auto" w:fill="632423" w:themeFill="accent2" w:themeFillShade="80"/>
          </w:tcPr>
          <w:p w14:paraId="42915919" w14:textId="5277ECFC" w:rsidR="00F032F6" w:rsidRPr="007562D2" w:rsidRDefault="00FC22C4" w:rsidP="0020481A">
            <w:pPr>
              <w:jc w:val="center"/>
              <w:rPr>
                <w:b/>
              </w:rPr>
            </w:pPr>
            <w:r>
              <w:rPr>
                <w:b/>
              </w:rPr>
              <w:t>CICLO ESCOLA</w:t>
            </w:r>
            <w:r w:rsidR="007A3FB3">
              <w:rPr>
                <w:b/>
              </w:rPr>
              <w:t>R 202</w:t>
            </w:r>
            <w:ins w:id="126" w:author="BACHILLERATO GENERAL ALFONSO DE LA MADRID VIDAURRETA" w:date="2025-09-18T23:30:00Z">
              <w:r w:rsidR="007A4D70">
                <w:rPr>
                  <w:b/>
                </w:rPr>
                <w:t>5</w:t>
              </w:r>
            </w:ins>
            <w:del w:id="127" w:author="BACHILLERATO GENERAL ALFONSO DE LA MADRID VIDAURRETA" w:date="2025-09-18T23:30:00Z">
              <w:r w:rsidR="00D57E0C" w:rsidDel="007A4D70">
                <w:rPr>
                  <w:b/>
                </w:rPr>
                <w:delText>4</w:delText>
              </w:r>
            </w:del>
            <w:r w:rsidR="007A3FB3">
              <w:rPr>
                <w:b/>
              </w:rPr>
              <w:t>- 202</w:t>
            </w:r>
            <w:ins w:id="128" w:author="BACHILLERATO GENERAL ALFONSO DE LA MADRID VIDAURRETA" w:date="2025-09-18T23:30:00Z">
              <w:r w:rsidR="007A4D70">
                <w:rPr>
                  <w:b/>
                </w:rPr>
                <w:t>6</w:t>
              </w:r>
            </w:ins>
            <w:del w:id="129" w:author="BACHILLERATO GENERAL ALFONSO DE LA MADRID VIDAURRETA" w:date="2025-09-18T23:30:00Z">
              <w:r w:rsidR="00D57E0C" w:rsidDel="007A4D70">
                <w:rPr>
                  <w:b/>
                </w:rPr>
                <w:delText>5</w:delText>
              </w:r>
            </w:del>
          </w:p>
        </w:tc>
      </w:tr>
      <w:tr w:rsidR="00615462" w14:paraId="5CE4F584" w14:textId="77777777" w:rsidTr="00D57E0C">
        <w:trPr>
          <w:trHeight w:val="234"/>
          <w:jc w:val="center"/>
        </w:trPr>
        <w:tc>
          <w:tcPr>
            <w:tcW w:w="4349" w:type="dxa"/>
            <w:vMerge/>
            <w:shd w:val="clear" w:color="auto" w:fill="632423" w:themeFill="accent2" w:themeFillShade="80"/>
          </w:tcPr>
          <w:p w14:paraId="5F259938" w14:textId="77777777" w:rsidR="00F032F6" w:rsidRPr="007562D2" w:rsidRDefault="00F032F6" w:rsidP="0020481A">
            <w:pPr>
              <w:jc w:val="center"/>
              <w:rPr>
                <w:b/>
              </w:rPr>
            </w:pPr>
          </w:p>
        </w:tc>
        <w:tc>
          <w:tcPr>
            <w:tcW w:w="0" w:type="auto"/>
            <w:vMerge/>
            <w:shd w:val="clear" w:color="auto" w:fill="632423" w:themeFill="accent2" w:themeFillShade="80"/>
          </w:tcPr>
          <w:p w14:paraId="4073D163" w14:textId="77777777" w:rsidR="00F032F6" w:rsidRPr="007562D2" w:rsidRDefault="00F032F6" w:rsidP="0020481A">
            <w:pPr>
              <w:jc w:val="center"/>
              <w:rPr>
                <w:b/>
              </w:rPr>
            </w:pPr>
          </w:p>
        </w:tc>
        <w:tc>
          <w:tcPr>
            <w:tcW w:w="0" w:type="auto"/>
            <w:shd w:val="clear" w:color="auto" w:fill="632423" w:themeFill="accent2" w:themeFillShade="80"/>
          </w:tcPr>
          <w:p w14:paraId="363486DA" w14:textId="77777777" w:rsidR="00F032F6" w:rsidRPr="007562D2" w:rsidRDefault="00F032F6" w:rsidP="0020481A">
            <w:pPr>
              <w:jc w:val="center"/>
              <w:rPr>
                <w:b/>
              </w:rPr>
            </w:pPr>
            <w:r w:rsidRPr="007562D2">
              <w:rPr>
                <w:b/>
              </w:rPr>
              <w:t>AGO</w:t>
            </w:r>
          </w:p>
        </w:tc>
        <w:tc>
          <w:tcPr>
            <w:tcW w:w="0" w:type="auto"/>
            <w:shd w:val="clear" w:color="auto" w:fill="632423" w:themeFill="accent2" w:themeFillShade="80"/>
          </w:tcPr>
          <w:p w14:paraId="18262267" w14:textId="77777777" w:rsidR="00F032F6" w:rsidRPr="007562D2" w:rsidRDefault="00F032F6" w:rsidP="0020481A">
            <w:pPr>
              <w:jc w:val="center"/>
              <w:rPr>
                <w:b/>
              </w:rPr>
            </w:pPr>
            <w:r w:rsidRPr="007562D2">
              <w:rPr>
                <w:b/>
              </w:rPr>
              <w:t>SEP</w:t>
            </w:r>
          </w:p>
        </w:tc>
        <w:tc>
          <w:tcPr>
            <w:tcW w:w="0" w:type="auto"/>
            <w:shd w:val="clear" w:color="auto" w:fill="632423" w:themeFill="accent2" w:themeFillShade="80"/>
          </w:tcPr>
          <w:p w14:paraId="0A028EA8" w14:textId="77777777" w:rsidR="00F032F6" w:rsidRPr="007562D2" w:rsidRDefault="00F032F6" w:rsidP="0020481A">
            <w:pPr>
              <w:jc w:val="center"/>
              <w:rPr>
                <w:b/>
              </w:rPr>
            </w:pPr>
            <w:r w:rsidRPr="007562D2">
              <w:rPr>
                <w:b/>
              </w:rPr>
              <w:t>OCT</w:t>
            </w:r>
          </w:p>
        </w:tc>
        <w:tc>
          <w:tcPr>
            <w:tcW w:w="0" w:type="auto"/>
            <w:shd w:val="clear" w:color="auto" w:fill="632423" w:themeFill="accent2" w:themeFillShade="80"/>
          </w:tcPr>
          <w:p w14:paraId="1F277037" w14:textId="77777777" w:rsidR="00F032F6" w:rsidRPr="007562D2" w:rsidRDefault="00F032F6" w:rsidP="0020481A">
            <w:pPr>
              <w:jc w:val="center"/>
              <w:rPr>
                <w:b/>
              </w:rPr>
            </w:pPr>
            <w:r w:rsidRPr="007562D2">
              <w:rPr>
                <w:b/>
              </w:rPr>
              <w:t>NOV</w:t>
            </w:r>
          </w:p>
        </w:tc>
        <w:tc>
          <w:tcPr>
            <w:tcW w:w="0" w:type="auto"/>
            <w:shd w:val="clear" w:color="auto" w:fill="632423" w:themeFill="accent2" w:themeFillShade="80"/>
          </w:tcPr>
          <w:p w14:paraId="4708B5C3" w14:textId="77777777" w:rsidR="00F032F6" w:rsidRPr="007562D2" w:rsidRDefault="00F032F6" w:rsidP="0020481A">
            <w:pPr>
              <w:jc w:val="center"/>
              <w:rPr>
                <w:b/>
              </w:rPr>
            </w:pPr>
            <w:r w:rsidRPr="007562D2">
              <w:rPr>
                <w:b/>
              </w:rPr>
              <w:t>DIC</w:t>
            </w:r>
          </w:p>
        </w:tc>
        <w:tc>
          <w:tcPr>
            <w:tcW w:w="0" w:type="auto"/>
            <w:shd w:val="clear" w:color="auto" w:fill="632423" w:themeFill="accent2" w:themeFillShade="80"/>
          </w:tcPr>
          <w:p w14:paraId="3431D421" w14:textId="77777777" w:rsidR="00F032F6" w:rsidRPr="007562D2" w:rsidRDefault="00F032F6" w:rsidP="0020481A">
            <w:pPr>
              <w:jc w:val="center"/>
              <w:rPr>
                <w:b/>
              </w:rPr>
            </w:pPr>
            <w:r w:rsidRPr="007562D2">
              <w:rPr>
                <w:b/>
              </w:rPr>
              <w:t>ENE</w:t>
            </w:r>
          </w:p>
        </w:tc>
        <w:tc>
          <w:tcPr>
            <w:tcW w:w="0" w:type="auto"/>
            <w:shd w:val="clear" w:color="auto" w:fill="632423" w:themeFill="accent2" w:themeFillShade="80"/>
          </w:tcPr>
          <w:p w14:paraId="76A3CB1B" w14:textId="77777777" w:rsidR="00F032F6" w:rsidRPr="007562D2" w:rsidRDefault="00F032F6" w:rsidP="0020481A">
            <w:pPr>
              <w:jc w:val="center"/>
              <w:rPr>
                <w:b/>
              </w:rPr>
            </w:pPr>
            <w:r w:rsidRPr="007562D2">
              <w:rPr>
                <w:b/>
              </w:rPr>
              <w:t>FEB</w:t>
            </w:r>
          </w:p>
        </w:tc>
        <w:tc>
          <w:tcPr>
            <w:tcW w:w="0" w:type="auto"/>
            <w:shd w:val="clear" w:color="auto" w:fill="632423" w:themeFill="accent2" w:themeFillShade="80"/>
          </w:tcPr>
          <w:p w14:paraId="04B3B1D7" w14:textId="77777777" w:rsidR="00F032F6" w:rsidRPr="007562D2" w:rsidRDefault="00F032F6" w:rsidP="0020481A">
            <w:pPr>
              <w:jc w:val="center"/>
              <w:rPr>
                <w:b/>
              </w:rPr>
            </w:pPr>
            <w:r w:rsidRPr="007562D2">
              <w:rPr>
                <w:b/>
              </w:rPr>
              <w:t>MAR</w:t>
            </w:r>
          </w:p>
        </w:tc>
        <w:tc>
          <w:tcPr>
            <w:tcW w:w="0" w:type="auto"/>
            <w:shd w:val="clear" w:color="auto" w:fill="632423" w:themeFill="accent2" w:themeFillShade="80"/>
          </w:tcPr>
          <w:p w14:paraId="7CBA2F49" w14:textId="77777777" w:rsidR="00F032F6" w:rsidRPr="007562D2" w:rsidRDefault="00F032F6" w:rsidP="0020481A">
            <w:pPr>
              <w:jc w:val="center"/>
              <w:rPr>
                <w:b/>
              </w:rPr>
            </w:pPr>
            <w:r w:rsidRPr="007562D2">
              <w:rPr>
                <w:b/>
              </w:rPr>
              <w:t>ABR</w:t>
            </w:r>
          </w:p>
        </w:tc>
        <w:tc>
          <w:tcPr>
            <w:tcW w:w="0" w:type="auto"/>
            <w:shd w:val="clear" w:color="auto" w:fill="632423" w:themeFill="accent2" w:themeFillShade="80"/>
          </w:tcPr>
          <w:p w14:paraId="0DB50DD7" w14:textId="77777777" w:rsidR="00F032F6" w:rsidRPr="007562D2" w:rsidRDefault="00F032F6" w:rsidP="0020481A">
            <w:pPr>
              <w:jc w:val="center"/>
              <w:rPr>
                <w:b/>
              </w:rPr>
            </w:pPr>
            <w:r w:rsidRPr="007562D2">
              <w:rPr>
                <w:b/>
              </w:rPr>
              <w:t>MAY</w:t>
            </w:r>
          </w:p>
        </w:tc>
        <w:tc>
          <w:tcPr>
            <w:tcW w:w="0" w:type="auto"/>
            <w:shd w:val="clear" w:color="auto" w:fill="632423" w:themeFill="accent2" w:themeFillShade="80"/>
          </w:tcPr>
          <w:p w14:paraId="75E0B091" w14:textId="77777777" w:rsidR="00F032F6" w:rsidRPr="007562D2" w:rsidRDefault="00F032F6" w:rsidP="0020481A">
            <w:pPr>
              <w:jc w:val="center"/>
              <w:rPr>
                <w:b/>
              </w:rPr>
            </w:pPr>
            <w:r w:rsidRPr="007562D2">
              <w:rPr>
                <w:b/>
              </w:rPr>
              <w:t>JUN</w:t>
            </w:r>
          </w:p>
        </w:tc>
        <w:tc>
          <w:tcPr>
            <w:tcW w:w="0" w:type="auto"/>
            <w:shd w:val="clear" w:color="auto" w:fill="632423" w:themeFill="accent2" w:themeFillShade="80"/>
          </w:tcPr>
          <w:p w14:paraId="47E2A51C" w14:textId="77777777" w:rsidR="00F032F6" w:rsidRPr="007562D2" w:rsidRDefault="00F032F6" w:rsidP="0020481A">
            <w:pPr>
              <w:jc w:val="center"/>
              <w:rPr>
                <w:b/>
              </w:rPr>
            </w:pPr>
            <w:r w:rsidRPr="007562D2">
              <w:rPr>
                <w:b/>
              </w:rPr>
              <w:t>JUL</w:t>
            </w:r>
          </w:p>
        </w:tc>
      </w:tr>
      <w:tr w:rsidR="00615462" w14:paraId="575E8180" w14:textId="77777777" w:rsidTr="00D57E0C">
        <w:trPr>
          <w:trHeight w:val="1845"/>
          <w:jc w:val="center"/>
        </w:trPr>
        <w:tc>
          <w:tcPr>
            <w:tcW w:w="4349" w:type="dxa"/>
          </w:tcPr>
          <w:p w14:paraId="6C1EF23F" w14:textId="0C101613" w:rsidR="00F032F6" w:rsidRDefault="009A0A36" w:rsidP="005A7AA7">
            <w:r>
              <w:t>Difundir</w:t>
            </w:r>
            <w:r w:rsidR="00F032F6">
              <w:t xml:space="preserve"> vía </w:t>
            </w:r>
            <w:r w:rsidR="00E864F5">
              <w:t xml:space="preserve">correo electrónico </w:t>
            </w:r>
            <w:r w:rsidR="00615462">
              <w:t>y por WhatsApp las convocatorias e invitaciones por parte de las autoridades del nivel y la COSFAC, la oferta de cursos, talleres y diplomados.</w:t>
            </w:r>
          </w:p>
        </w:tc>
        <w:tc>
          <w:tcPr>
            <w:tcW w:w="0" w:type="auto"/>
          </w:tcPr>
          <w:p w14:paraId="7A404236" w14:textId="77777777" w:rsidR="00F032F6" w:rsidRDefault="00F032F6" w:rsidP="0020481A">
            <w:pPr>
              <w:jc w:val="center"/>
            </w:pPr>
          </w:p>
          <w:p w14:paraId="0E38FE0B" w14:textId="77777777" w:rsidR="00F032F6" w:rsidRDefault="00F032F6" w:rsidP="0020481A">
            <w:pPr>
              <w:jc w:val="center"/>
            </w:pPr>
          </w:p>
          <w:p w14:paraId="3B76992E" w14:textId="77777777" w:rsidR="00F032F6" w:rsidRDefault="00F032F6" w:rsidP="0020481A">
            <w:pPr>
              <w:jc w:val="center"/>
            </w:pPr>
          </w:p>
          <w:p w14:paraId="4FDF417E" w14:textId="77777777" w:rsidR="00F032F6" w:rsidRDefault="000E120C" w:rsidP="0020481A">
            <w:pPr>
              <w:jc w:val="center"/>
            </w:pPr>
            <w:r>
              <w:t xml:space="preserve">Dirección </w:t>
            </w:r>
          </w:p>
        </w:tc>
        <w:tc>
          <w:tcPr>
            <w:tcW w:w="0" w:type="auto"/>
            <w:shd w:val="clear" w:color="auto" w:fill="FFFFFF" w:themeFill="background1"/>
          </w:tcPr>
          <w:p w14:paraId="42E05910" w14:textId="77777777" w:rsidR="00F032F6" w:rsidRDefault="00F032F6" w:rsidP="0020481A">
            <w:pPr>
              <w:jc w:val="center"/>
            </w:pPr>
          </w:p>
        </w:tc>
        <w:tc>
          <w:tcPr>
            <w:tcW w:w="0" w:type="auto"/>
            <w:shd w:val="clear" w:color="auto" w:fill="943634" w:themeFill="accent2" w:themeFillShade="BF"/>
          </w:tcPr>
          <w:p w14:paraId="33C58FEF" w14:textId="77777777" w:rsidR="00F032F6" w:rsidRDefault="00F032F6" w:rsidP="0020481A">
            <w:pPr>
              <w:jc w:val="center"/>
            </w:pPr>
          </w:p>
        </w:tc>
        <w:tc>
          <w:tcPr>
            <w:tcW w:w="0" w:type="auto"/>
            <w:shd w:val="clear" w:color="auto" w:fill="943634" w:themeFill="accent2" w:themeFillShade="BF"/>
          </w:tcPr>
          <w:p w14:paraId="3D2F847D" w14:textId="77777777" w:rsidR="00F032F6" w:rsidRDefault="00F032F6" w:rsidP="0020481A">
            <w:pPr>
              <w:jc w:val="center"/>
            </w:pPr>
          </w:p>
        </w:tc>
        <w:tc>
          <w:tcPr>
            <w:tcW w:w="0" w:type="auto"/>
            <w:shd w:val="clear" w:color="auto" w:fill="FFFFFF" w:themeFill="background1"/>
          </w:tcPr>
          <w:p w14:paraId="62FA7FE2" w14:textId="77777777" w:rsidR="00F032F6" w:rsidRDefault="00F032F6" w:rsidP="0020481A">
            <w:pPr>
              <w:jc w:val="center"/>
            </w:pPr>
          </w:p>
        </w:tc>
        <w:tc>
          <w:tcPr>
            <w:tcW w:w="0" w:type="auto"/>
            <w:shd w:val="clear" w:color="auto" w:fill="FFFFFF" w:themeFill="background1"/>
          </w:tcPr>
          <w:p w14:paraId="3F08DE17" w14:textId="77777777" w:rsidR="00F032F6" w:rsidRDefault="00F032F6" w:rsidP="0020481A">
            <w:pPr>
              <w:jc w:val="center"/>
            </w:pPr>
          </w:p>
        </w:tc>
        <w:tc>
          <w:tcPr>
            <w:tcW w:w="0" w:type="auto"/>
            <w:shd w:val="clear" w:color="auto" w:fill="FFFFFF" w:themeFill="background1"/>
          </w:tcPr>
          <w:p w14:paraId="523CDBCA" w14:textId="77777777" w:rsidR="00F032F6" w:rsidRDefault="00F032F6" w:rsidP="0020481A">
            <w:pPr>
              <w:jc w:val="center"/>
            </w:pPr>
          </w:p>
        </w:tc>
        <w:tc>
          <w:tcPr>
            <w:tcW w:w="0" w:type="auto"/>
            <w:shd w:val="clear" w:color="auto" w:fill="FFFFFF" w:themeFill="background1"/>
          </w:tcPr>
          <w:p w14:paraId="03C8C082" w14:textId="77777777" w:rsidR="00F032F6" w:rsidRDefault="00F032F6" w:rsidP="0020481A">
            <w:pPr>
              <w:jc w:val="center"/>
            </w:pPr>
          </w:p>
        </w:tc>
        <w:tc>
          <w:tcPr>
            <w:tcW w:w="0" w:type="auto"/>
            <w:shd w:val="clear" w:color="auto" w:fill="FFFFFF" w:themeFill="background1"/>
          </w:tcPr>
          <w:p w14:paraId="478DF2D3" w14:textId="77777777" w:rsidR="00F032F6" w:rsidRDefault="00F032F6" w:rsidP="0020481A">
            <w:pPr>
              <w:jc w:val="center"/>
            </w:pPr>
          </w:p>
        </w:tc>
        <w:tc>
          <w:tcPr>
            <w:tcW w:w="0" w:type="auto"/>
            <w:shd w:val="clear" w:color="auto" w:fill="FFFFFF" w:themeFill="background1"/>
          </w:tcPr>
          <w:p w14:paraId="2BA959F3" w14:textId="77777777" w:rsidR="00F032F6" w:rsidRDefault="00F032F6" w:rsidP="0020481A">
            <w:pPr>
              <w:jc w:val="center"/>
            </w:pPr>
          </w:p>
        </w:tc>
        <w:tc>
          <w:tcPr>
            <w:tcW w:w="0" w:type="auto"/>
            <w:shd w:val="clear" w:color="auto" w:fill="FFFFFF" w:themeFill="background1"/>
          </w:tcPr>
          <w:p w14:paraId="1AEC9C31" w14:textId="77777777" w:rsidR="00F032F6" w:rsidRDefault="00F032F6" w:rsidP="0020481A">
            <w:pPr>
              <w:jc w:val="center"/>
            </w:pPr>
          </w:p>
        </w:tc>
        <w:tc>
          <w:tcPr>
            <w:tcW w:w="0" w:type="auto"/>
            <w:shd w:val="clear" w:color="auto" w:fill="FFFFFF" w:themeFill="background1"/>
          </w:tcPr>
          <w:p w14:paraId="0230C046" w14:textId="77777777" w:rsidR="00F032F6" w:rsidRDefault="00F032F6" w:rsidP="0020481A">
            <w:pPr>
              <w:jc w:val="center"/>
            </w:pPr>
          </w:p>
        </w:tc>
        <w:tc>
          <w:tcPr>
            <w:tcW w:w="0" w:type="auto"/>
            <w:shd w:val="clear" w:color="auto" w:fill="FFFFFF" w:themeFill="background1"/>
          </w:tcPr>
          <w:p w14:paraId="234CE0F3" w14:textId="77777777" w:rsidR="00F032F6" w:rsidRDefault="00F032F6" w:rsidP="0020481A">
            <w:pPr>
              <w:jc w:val="center"/>
            </w:pPr>
          </w:p>
        </w:tc>
      </w:tr>
    </w:tbl>
    <w:p w14:paraId="5F9AF752" w14:textId="77777777" w:rsidR="0033082E" w:rsidRDefault="0033082E"/>
    <w:p w14:paraId="75C2E6B9" w14:textId="7D0C0329" w:rsidR="0033082E" w:rsidRDefault="00F032F6">
      <w:r>
        <w:t>C</w:t>
      </w:r>
      <w:r w:rsidR="004423C6">
        <w:t>ategoría</w:t>
      </w:r>
      <w:r>
        <w:t xml:space="preserve">: </w:t>
      </w:r>
      <w:r w:rsidRPr="000E120C">
        <w:rPr>
          <w:b/>
        </w:rPr>
        <w:t xml:space="preserve">PROGRAMAS DE </w:t>
      </w:r>
      <w:r w:rsidR="00A95AFC">
        <w:rPr>
          <w:b/>
        </w:rPr>
        <w:t>SEGURIDAD ESCOLAR ANTE RIESGOS</w:t>
      </w:r>
    </w:p>
    <w:p w14:paraId="511A4E9A" w14:textId="0F195F92" w:rsidR="00F032F6" w:rsidRDefault="00F032F6">
      <w:r>
        <w:t xml:space="preserve">Línea de acción: </w:t>
      </w:r>
      <w:r w:rsidR="00964AC7">
        <w:t>Orientar</w:t>
      </w:r>
      <w:r>
        <w:t xml:space="preserve"> al estudiante</w:t>
      </w:r>
      <w:r w:rsidR="007A3FB3">
        <w:t xml:space="preserve"> para las medidas de</w:t>
      </w:r>
      <w:r w:rsidR="00615462">
        <w:t xml:space="preserve"> seguridad e higiene</w:t>
      </w:r>
      <w:r w:rsidR="00B94241">
        <w:t xml:space="preserve"> escolar</w:t>
      </w:r>
      <w:r>
        <w:t>.</w:t>
      </w:r>
    </w:p>
    <w:p w14:paraId="79464C79" w14:textId="77777777" w:rsidR="00F032F6" w:rsidRDefault="00F032F6"/>
    <w:tbl>
      <w:tblPr>
        <w:tblStyle w:val="Tablaconcuadrcula"/>
        <w:tblW w:w="12900" w:type="dxa"/>
        <w:jc w:val="center"/>
        <w:tblLook w:val="04A0" w:firstRow="1" w:lastRow="0" w:firstColumn="1" w:lastColumn="0" w:noHBand="0" w:noVBand="1"/>
      </w:tblPr>
      <w:tblGrid>
        <w:gridCol w:w="3179"/>
        <w:gridCol w:w="1911"/>
        <w:gridCol w:w="639"/>
        <w:gridCol w:w="545"/>
        <w:gridCol w:w="591"/>
        <w:gridCol w:w="911"/>
        <w:gridCol w:w="616"/>
        <w:gridCol w:w="576"/>
        <w:gridCol w:w="548"/>
        <w:gridCol w:w="666"/>
        <w:gridCol w:w="597"/>
        <w:gridCol w:w="656"/>
        <w:gridCol w:w="578"/>
        <w:gridCol w:w="887"/>
      </w:tblGrid>
      <w:tr w:rsidR="007A3FB3" w14:paraId="50D8B787" w14:textId="77777777" w:rsidTr="001E0908">
        <w:trPr>
          <w:trHeight w:val="440"/>
          <w:jc w:val="center"/>
        </w:trPr>
        <w:tc>
          <w:tcPr>
            <w:tcW w:w="3179" w:type="dxa"/>
            <w:vMerge w:val="restart"/>
            <w:shd w:val="clear" w:color="auto" w:fill="632423" w:themeFill="accent2" w:themeFillShade="80"/>
          </w:tcPr>
          <w:p w14:paraId="18F0B8B1" w14:textId="77777777" w:rsidR="00F032F6" w:rsidRDefault="00F032F6" w:rsidP="0020481A">
            <w:pPr>
              <w:jc w:val="center"/>
              <w:rPr>
                <w:b/>
              </w:rPr>
            </w:pPr>
          </w:p>
          <w:p w14:paraId="65EA2628" w14:textId="77777777" w:rsidR="00F032F6" w:rsidRPr="007562D2" w:rsidRDefault="00F032F6" w:rsidP="0020481A">
            <w:pPr>
              <w:jc w:val="center"/>
              <w:rPr>
                <w:b/>
              </w:rPr>
            </w:pPr>
            <w:r w:rsidRPr="007562D2">
              <w:rPr>
                <w:b/>
              </w:rPr>
              <w:t>ACTIVIDADES</w:t>
            </w:r>
          </w:p>
        </w:tc>
        <w:tc>
          <w:tcPr>
            <w:tcW w:w="0" w:type="auto"/>
            <w:vMerge w:val="restart"/>
            <w:shd w:val="clear" w:color="auto" w:fill="632423" w:themeFill="accent2" w:themeFillShade="80"/>
          </w:tcPr>
          <w:p w14:paraId="62C6ADC9" w14:textId="77777777" w:rsidR="00F032F6" w:rsidRDefault="00F032F6" w:rsidP="0020481A">
            <w:pPr>
              <w:jc w:val="center"/>
              <w:rPr>
                <w:b/>
              </w:rPr>
            </w:pPr>
          </w:p>
          <w:p w14:paraId="7B05EF61" w14:textId="77777777" w:rsidR="00F032F6" w:rsidRPr="007562D2" w:rsidRDefault="00F032F6" w:rsidP="0020481A">
            <w:pPr>
              <w:jc w:val="center"/>
              <w:rPr>
                <w:b/>
              </w:rPr>
            </w:pPr>
            <w:r w:rsidRPr="007562D2">
              <w:rPr>
                <w:b/>
              </w:rPr>
              <w:t>RESPONSABLE</w:t>
            </w:r>
          </w:p>
        </w:tc>
        <w:tc>
          <w:tcPr>
            <w:tcW w:w="7810" w:type="dxa"/>
            <w:gridSpan w:val="12"/>
            <w:shd w:val="clear" w:color="auto" w:fill="632423" w:themeFill="accent2" w:themeFillShade="80"/>
          </w:tcPr>
          <w:p w14:paraId="2DBD43A4" w14:textId="5D05DE93" w:rsidR="00F032F6" w:rsidRPr="007562D2" w:rsidRDefault="007A3FB3" w:rsidP="0020481A">
            <w:pPr>
              <w:jc w:val="center"/>
              <w:rPr>
                <w:b/>
              </w:rPr>
            </w:pPr>
            <w:r>
              <w:rPr>
                <w:b/>
              </w:rPr>
              <w:t>CICLO ESCOLAR 202</w:t>
            </w:r>
            <w:ins w:id="130" w:author="BACHILLERATO GENERAL ALFONSO DE LA MADRID VIDAURRETA" w:date="2025-09-18T23:30:00Z">
              <w:r w:rsidR="007A4D70">
                <w:rPr>
                  <w:b/>
                </w:rPr>
                <w:t>5</w:t>
              </w:r>
            </w:ins>
            <w:del w:id="131" w:author="BACHILLERATO GENERAL ALFONSO DE LA MADRID VIDAURRETA" w:date="2025-09-18T23:30:00Z">
              <w:r w:rsidR="00D57E0C" w:rsidDel="007A4D70">
                <w:rPr>
                  <w:b/>
                </w:rPr>
                <w:delText>4</w:delText>
              </w:r>
            </w:del>
            <w:r>
              <w:rPr>
                <w:b/>
              </w:rPr>
              <w:t xml:space="preserve"> - 202</w:t>
            </w:r>
            <w:ins w:id="132" w:author="BACHILLERATO GENERAL ALFONSO DE LA MADRID VIDAURRETA" w:date="2025-09-18T23:30:00Z">
              <w:r w:rsidR="007A4D70">
                <w:rPr>
                  <w:b/>
                </w:rPr>
                <w:t>6</w:t>
              </w:r>
            </w:ins>
            <w:del w:id="133" w:author="BACHILLERATO GENERAL ALFONSO DE LA MADRID VIDAURRETA" w:date="2025-09-18T23:30:00Z">
              <w:r w:rsidR="00D57E0C" w:rsidDel="007A4D70">
                <w:rPr>
                  <w:b/>
                </w:rPr>
                <w:delText>5</w:delText>
              </w:r>
            </w:del>
          </w:p>
        </w:tc>
      </w:tr>
      <w:tr w:rsidR="007A3FB3" w14:paraId="32DFF75F" w14:textId="77777777" w:rsidTr="001E0908">
        <w:trPr>
          <w:trHeight w:val="234"/>
          <w:jc w:val="center"/>
        </w:trPr>
        <w:tc>
          <w:tcPr>
            <w:tcW w:w="3179" w:type="dxa"/>
            <w:vMerge/>
            <w:shd w:val="clear" w:color="auto" w:fill="632423" w:themeFill="accent2" w:themeFillShade="80"/>
          </w:tcPr>
          <w:p w14:paraId="2505A4CA" w14:textId="77777777" w:rsidR="00F032F6" w:rsidRPr="007562D2" w:rsidRDefault="00F032F6" w:rsidP="0020481A">
            <w:pPr>
              <w:jc w:val="center"/>
              <w:rPr>
                <w:b/>
              </w:rPr>
            </w:pPr>
          </w:p>
        </w:tc>
        <w:tc>
          <w:tcPr>
            <w:tcW w:w="0" w:type="auto"/>
            <w:vMerge/>
            <w:shd w:val="clear" w:color="auto" w:fill="632423" w:themeFill="accent2" w:themeFillShade="80"/>
          </w:tcPr>
          <w:p w14:paraId="648F9EB1" w14:textId="77777777" w:rsidR="00F032F6" w:rsidRPr="007562D2" w:rsidRDefault="00F032F6" w:rsidP="0020481A">
            <w:pPr>
              <w:jc w:val="center"/>
              <w:rPr>
                <w:b/>
              </w:rPr>
            </w:pPr>
          </w:p>
        </w:tc>
        <w:tc>
          <w:tcPr>
            <w:tcW w:w="0" w:type="auto"/>
            <w:shd w:val="clear" w:color="auto" w:fill="632423" w:themeFill="accent2" w:themeFillShade="80"/>
          </w:tcPr>
          <w:p w14:paraId="74C7C6D0" w14:textId="77777777" w:rsidR="00F032F6" w:rsidRPr="007562D2" w:rsidRDefault="00F032F6" w:rsidP="0020481A">
            <w:pPr>
              <w:jc w:val="center"/>
              <w:rPr>
                <w:b/>
              </w:rPr>
            </w:pPr>
            <w:r w:rsidRPr="007562D2">
              <w:rPr>
                <w:b/>
              </w:rPr>
              <w:t>AGO</w:t>
            </w:r>
          </w:p>
        </w:tc>
        <w:tc>
          <w:tcPr>
            <w:tcW w:w="0" w:type="auto"/>
            <w:shd w:val="clear" w:color="auto" w:fill="632423" w:themeFill="accent2" w:themeFillShade="80"/>
          </w:tcPr>
          <w:p w14:paraId="2F230396" w14:textId="77777777" w:rsidR="00F032F6" w:rsidRPr="007562D2" w:rsidRDefault="00F032F6" w:rsidP="0020481A">
            <w:pPr>
              <w:jc w:val="center"/>
              <w:rPr>
                <w:b/>
              </w:rPr>
            </w:pPr>
            <w:r w:rsidRPr="007562D2">
              <w:rPr>
                <w:b/>
              </w:rPr>
              <w:t>SEP</w:t>
            </w:r>
          </w:p>
        </w:tc>
        <w:tc>
          <w:tcPr>
            <w:tcW w:w="591" w:type="dxa"/>
            <w:shd w:val="clear" w:color="auto" w:fill="632423" w:themeFill="accent2" w:themeFillShade="80"/>
          </w:tcPr>
          <w:p w14:paraId="6D4D6C3A" w14:textId="77777777" w:rsidR="00F032F6" w:rsidRPr="007562D2" w:rsidRDefault="00F032F6" w:rsidP="0020481A">
            <w:pPr>
              <w:jc w:val="center"/>
              <w:rPr>
                <w:b/>
              </w:rPr>
            </w:pPr>
            <w:r w:rsidRPr="007562D2">
              <w:rPr>
                <w:b/>
              </w:rPr>
              <w:t>OCT</w:t>
            </w:r>
          </w:p>
        </w:tc>
        <w:tc>
          <w:tcPr>
            <w:tcW w:w="911" w:type="dxa"/>
            <w:shd w:val="clear" w:color="auto" w:fill="632423" w:themeFill="accent2" w:themeFillShade="80"/>
          </w:tcPr>
          <w:p w14:paraId="4E3DEC00" w14:textId="77777777" w:rsidR="00F032F6" w:rsidRPr="007562D2" w:rsidRDefault="00F032F6" w:rsidP="0020481A">
            <w:pPr>
              <w:jc w:val="center"/>
              <w:rPr>
                <w:b/>
              </w:rPr>
            </w:pPr>
            <w:r w:rsidRPr="007562D2">
              <w:rPr>
                <w:b/>
              </w:rPr>
              <w:t>NOV</w:t>
            </w:r>
          </w:p>
        </w:tc>
        <w:tc>
          <w:tcPr>
            <w:tcW w:w="616" w:type="dxa"/>
            <w:shd w:val="clear" w:color="auto" w:fill="632423" w:themeFill="accent2" w:themeFillShade="80"/>
          </w:tcPr>
          <w:p w14:paraId="38938A73" w14:textId="77777777" w:rsidR="00F032F6" w:rsidRPr="007562D2" w:rsidRDefault="00F032F6" w:rsidP="0020481A">
            <w:pPr>
              <w:jc w:val="center"/>
              <w:rPr>
                <w:b/>
              </w:rPr>
            </w:pPr>
            <w:r w:rsidRPr="007562D2">
              <w:rPr>
                <w:b/>
              </w:rPr>
              <w:t>DIC</w:t>
            </w:r>
          </w:p>
        </w:tc>
        <w:tc>
          <w:tcPr>
            <w:tcW w:w="0" w:type="auto"/>
            <w:shd w:val="clear" w:color="auto" w:fill="632423" w:themeFill="accent2" w:themeFillShade="80"/>
          </w:tcPr>
          <w:p w14:paraId="0F333E70" w14:textId="77777777" w:rsidR="00F032F6" w:rsidRPr="007562D2" w:rsidRDefault="00F032F6" w:rsidP="0020481A">
            <w:pPr>
              <w:jc w:val="center"/>
              <w:rPr>
                <w:b/>
              </w:rPr>
            </w:pPr>
            <w:r w:rsidRPr="007562D2">
              <w:rPr>
                <w:b/>
              </w:rPr>
              <w:t>ENE</w:t>
            </w:r>
          </w:p>
        </w:tc>
        <w:tc>
          <w:tcPr>
            <w:tcW w:w="0" w:type="auto"/>
            <w:shd w:val="clear" w:color="auto" w:fill="632423" w:themeFill="accent2" w:themeFillShade="80"/>
          </w:tcPr>
          <w:p w14:paraId="3BEF0E4D" w14:textId="77777777" w:rsidR="00F032F6" w:rsidRPr="007562D2" w:rsidRDefault="00F032F6" w:rsidP="0020481A">
            <w:pPr>
              <w:jc w:val="center"/>
              <w:rPr>
                <w:b/>
              </w:rPr>
            </w:pPr>
            <w:r w:rsidRPr="007562D2">
              <w:rPr>
                <w:b/>
              </w:rPr>
              <w:t>FEB</w:t>
            </w:r>
          </w:p>
        </w:tc>
        <w:tc>
          <w:tcPr>
            <w:tcW w:w="0" w:type="auto"/>
            <w:shd w:val="clear" w:color="auto" w:fill="632423" w:themeFill="accent2" w:themeFillShade="80"/>
          </w:tcPr>
          <w:p w14:paraId="5D0481FA" w14:textId="77777777" w:rsidR="00F032F6" w:rsidRPr="007562D2" w:rsidRDefault="00F032F6" w:rsidP="0020481A">
            <w:pPr>
              <w:jc w:val="center"/>
              <w:rPr>
                <w:b/>
              </w:rPr>
            </w:pPr>
            <w:r w:rsidRPr="007562D2">
              <w:rPr>
                <w:b/>
              </w:rPr>
              <w:t>MAR</w:t>
            </w:r>
          </w:p>
        </w:tc>
        <w:tc>
          <w:tcPr>
            <w:tcW w:w="0" w:type="auto"/>
            <w:shd w:val="clear" w:color="auto" w:fill="632423" w:themeFill="accent2" w:themeFillShade="80"/>
          </w:tcPr>
          <w:p w14:paraId="10FB4424" w14:textId="77777777" w:rsidR="00F032F6" w:rsidRPr="007562D2" w:rsidRDefault="00F032F6" w:rsidP="0020481A">
            <w:pPr>
              <w:jc w:val="center"/>
              <w:rPr>
                <w:b/>
              </w:rPr>
            </w:pPr>
            <w:r w:rsidRPr="007562D2">
              <w:rPr>
                <w:b/>
              </w:rPr>
              <w:t>ABR</w:t>
            </w:r>
          </w:p>
        </w:tc>
        <w:tc>
          <w:tcPr>
            <w:tcW w:w="0" w:type="auto"/>
            <w:shd w:val="clear" w:color="auto" w:fill="632423" w:themeFill="accent2" w:themeFillShade="80"/>
          </w:tcPr>
          <w:p w14:paraId="1271D746" w14:textId="77777777" w:rsidR="00F032F6" w:rsidRPr="007562D2" w:rsidRDefault="00F032F6" w:rsidP="0020481A">
            <w:pPr>
              <w:jc w:val="center"/>
              <w:rPr>
                <w:b/>
              </w:rPr>
            </w:pPr>
            <w:r w:rsidRPr="007562D2">
              <w:rPr>
                <w:b/>
              </w:rPr>
              <w:t>MAY</w:t>
            </w:r>
          </w:p>
        </w:tc>
        <w:tc>
          <w:tcPr>
            <w:tcW w:w="0" w:type="auto"/>
            <w:shd w:val="clear" w:color="auto" w:fill="632423" w:themeFill="accent2" w:themeFillShade="80"/>
          </w:tcPr>
          <w:p w14:paraId="345C42C4" w14:textId="77777777" w:rsidR="00F032F6" w:rsidRPr="007562D2" w:rsidRDefault="00F032F6" w:rsidP="0020481A">
            <w:pPr>
              <w:jc w:val="center"/>
              <w:rPr>
                <w:b/>
              </w:rPr>
            </w:pPr>
            <w:r w:rsidRPr="007562D2">
              <w:rPr>
                <w:b/>
              </w:rPr>
              <w:t>JUN</w:t>
            </w:r>
          </w:p>
        </w:tc>
        <w:tc>
          <w:tcPr>
            <w:tcW w:w="887" w:type="dxa"/>
            <w:shd w:val="clear" w:color="auto" w:fill="632423" w:themeFill="accent2" w:themeFillShade="80"/>
          </w:tcPr>
          <w:p w14:paraId="527A24BB" w14:textId="77777777" w:rsidR="00F032F6" w:rsidRPr="007562D2" w:rsidRDefault="00F032F6" w:rsidP="0020481A">
            <w:pPr>
              <w:jc w:val="center"/>
              <w:rPr>
                <w:b/>
              </w:rPr>
            </w:pPr>
            <w:r w:rsidRPr="007562D2">
              <w:rPr>
                <w:b/>
              </w:rPr>
              <w:t>JUL</w:t>
            </w:r>
          </w:p>
        </w:tc>
      </w:tr>
      <w:tr w:rsidR="007A3FB3" w14:paraId="0943AED5" w14:textId="77777777" w:rsidTr="001E0908">
        <w:trPr>
          <w:trHeight w:val="891"/>
          <w:jc w:val="center"/>
        </w:trPr>
        <w:tc>
          <w:tcPr>
            <w:tcW w:w="3179" w:type="dxa"/>
          </w:tcPr>
          <w:p w14:paraId="4E7F72C6" w14:textId="3556AD22" w:rsidR="00F032F6" w:rsidRDefault="007A3FB3" w:rsidP="0014387D">
            <w:r>
              <w:t>Informar</w:t>
            </w:r>
            <w:r w:rsidR="00F032F6">
              <w:t xml:space="preserve"> a los</w:t>
            </w:r>
            <w:r w:rsidR="0014387D">
              <w:t xml:space="preserve"> </w:t>
            </w:r>
            <w:r w:rsidR="00F032F6">
              <w:t>estudiantes para crear</w:t>
            </w:r>
            <w:r w:rsidR="0014387D">
              <w:t xml:space="preserve"> </w:t>
            </w:r>
            <w:r>
              <w:t xml:space="preserve">conciencia sobre el </w:t>
            </w:r>
            <w:r w:rsidR="001E0908">
              <w:t>cuidado de su</w:t>
            </w:r>
            <w:r>
              <w:t xml:space="preserve"> salud</w:t>
            </w:r>
            <w:r w:rsidR="0023022F">
              <w:t>.</w:t>
            </w:r>
          </w:p>
        </w:tc>
        <w:tc>
          <w:tcPr>
            <w:tcW w:w="0" w:type="auto"/>
          </w:tcPr>
          <w:p w14:paraId="16FD494F" w14:textId="097D6A6B" w:rsidR="00F032F6" w:rsidRDefault="007A3FB3" w:rsidP="0020481A">
            <w:pPr>
              <w:jc w:val="center"/>
            </w:pPr>
            <w:r>
              <w:t>Director y personal docente.</w:t>
            </w:r>
          </w:p>
          <w:p w14:paraId="3F1909C3" w14:textId="77777777" w:rsidR="00F032F6" w:rsidRDefault="00F032F6" w:rsidP="007A3FB3">
            <w:pPr>
              <w:jc w:val="center"/>
            </w:pPr>
          </w:p>
        </w:tc>
        <w:tc>
          <w:tcPr>
            <w:tcW w:w="0" w:type="auto"/>
            <w:shd w:val="clear" w:color="auto" w:fill="FFFFFF" w:themeFill="background1"/>
          </w:tcPr>
          <w:p w14:paraId="3E984566" w14:textId="77777777" w:rsidR="00F032F6" w:rsidRDefault="00F032F6" w:rsidP="0020481A">
            <w:pPr>
              <w:jc w:val="center"/>
            </w:pPr>
          </w:p>
        </w:tc>
        <w:tc>
          <w:tcPr>
            <w:tcW w:w="0" w:type="auto"/>
            <w:shd w:val="clear" w:color="auto" w:fill="548DD4" w:themeFill="text2" w:themeFillTint="99"/>
          </w:tcPr>
          <w:p w14:paraId="72AB1F6F" w14:textId="77777777" w:rsidR="00F032F6" w:rsidRPr="00E57614" w:rsidRDefault="00F032F6" w:rsidP="0020481A">
            <w:pPr>
              <w:jc w:val="center"/>
              <w:rPr>
                <w:color w:val="4F6228" w:themeColor="accent3" w:themeShade="80"/>
              </w:rPr>
            </w:pPr>
          </w:p>
        </w:tc>
        <w:tc>
          <w:tcPr>
            <w:tcW w:w="591" w:type="dxa"/>
            <w:shd w:val="clear" w:color="auto" w:fill="548DD4" w:themeFill="text2" w:themeFillTint="99"/>
          </w:tcPr>
          <w:p w14:paraId="29E1ED2C" w14:textId="77777777" w:rsidR="00F032F6" w:rsidRPr="00E57614" w:rsidRDefault="00F032F6" w:rsidP="0020481A">
            <w:pPr>
              <w:jc w:val="center"/>
              <w:rPr>
                <w:color w:val="4F6228" w:themeColor="accent3" w:themeShade="80"/>
              </w:rPr>
            </w:pPr>
          </w:p>
        </w:tc>
        <w:tc>
          <w:tcPr>
            <w:tcW w:w="911" w:type="dxa"/>
            <w:shd w:val="clear" w:color="auto" w:fill="548DD4" w:themeFill="text2" w:themeFillTint="99"/>
          </w:tcPr>
          <w:p w14:paraId="5B547099" w14:textId="77777777" w:rsidR="00F032F6" w:rsidRPr="00E57614" w:rsidRDefault="00F032F6" w:rsidP="0020481A">
            <w:pPr>
              <w:jc w:val="center"/>
              <w:rPr>
                <w:color w:val="4F6228" w:themeColor="accent3" w:themeShade="80"/>
              </w:rPr>
            </w:pPr>
          </w:p>
        </w:tc>
        <w:tc>
          <w:tcPr>
            <w:tcW w:w="616" w:type="dxa"/>
            <w:shd w:val="clear" w:color="auto" w:fill="548DD4" w:themeFill="text2" w:themeFillTint="99"/>
          </w:tcPr>
          <w:p w14:paraId="51707F96" w14:textId="77777777" w:rsidR="00F032F6" w:rsidRPr="00E57614" w:rsidRDefault="00F032F6" w:rsidP="0020481A">
            <w:pPr>
              <w:jc w:val="center"/>
              <w:rPr>
                <w:color w:val="4F6228" w:themeColor="accent3" w:themeShade="80"/>
              </w:rPr>
            </w:pPr>
          </w:p>
        </w:tc>
        <w:tc>
          <w:tcPr>
            <w:tcW w:w="0" w:type="auto"/>
            <w:shd w:val="clear" w:color="auto" w:fill="548DD4" w:themeFill="text2" w:themeFillTint="99"/>
          </w:tcPr>
          <w:p w14:paraId="63DB8DCF" w14:textId="77777777" w:rsidR="00F032F6" w:rsidRPr="00E57614" w:rsidRDefault="00F032F6" w:rsidP="0020481A">
            <w:pPr>
              <w:jc w:val="center"/>
              <w:rPr>
                <w:color w:val="4F6228" w:themeColor="accent3" w:themeShade="80"/>
              </w:rPr>
            </w:pPr>
          </w:p>
        </w:tc>
        <w:tc>
          <w:tcPr>
            <w:tcW w:w="0" w:type="auto"/>
            <w:shd w:val="clear" w:color="auto" w:fill="548DD4" w:themeFill="text2" w:themeFillTint="99"/>
          </w:tcPr>
          <w:p w14:paraId="78DC22C0" w14:textId="77777777" w:rsidR="00F032F6" w:rsidRPr="00E57614" w:rsidRDefault="00F032F6" w:rsidP="0020481A">
            <w:pPr>
              <w:jc w:val="center"/>
              <w:rPr>
                <w:color w:val="4F6228" w:themeColor="accent3" w:themeShade="80"/>
              </w:rPr>
            </w:pPr>
          </w:p>
        </w:tc>
        <w:tc>
          <w:tcPr>
            <w:tcW w:w="0" w:type="auto"/>
            <w:shd w:val="clear" w:color="auto" w:fill="548DD4" w:themeFill="text2" w:themeFillTint="99"/>
          </w:tcPr>
          <w:p w14:paraId="302E16D0" w14:textId="77777777" w:rsidR="00F032F6" w:rsidRPr="00E57614" w:rsidRDefault="00F032F6" w:rsidP="0020481A">
            <w:pPr>
              <w:jc w:val="center"/>
              <w:rPr>
                <w:color w:val="4F6228" w:themeColor="accent3" w:themeShade="80"/>
              </w:rPr>
            </w:pPr>
          </w:p>
        </w:tc>
        <w:tc>
          <w:tcPr>
            <w:tcW w:w="0" w:type="auto"/>
            <w:shd w:val="clear" w:color="auto" w:fill="548DD4" w:themeFill="text2" w:themeFillTint="99"/>
          </w:tcPr>
          <w:p w14:paraId="732DF52A" w14:textId="77777777" w:rsidR="00F032F6" w:rsidRPr="00E57614" w:rsidRDefault="00F032F6" w:rsidP="0020481A">
            <w:pPr>
              <w:jc w:val="center"/>
              <w:rPr>
                <w:color w:val="4F6228" w:themeColor="accent3" w:themeShade="80"/>
              </w:rPr>
            </w:pPr>
          </w:p>
        </w:tc>
        <w:tc>
          <w:tcPr>
            <w:tcW w:w="0" w:type="auto"/>
            <w:shd w:val="clear" w:color="auto" w:fill="548DD4" w:themeFill="text2" w:themeFillTint="99"/>
          </w:tcPr>
          <w:p w14:paraId="452330A9" w14:textId="77777777" w:rsidR="00F032F6" w:rsidRPr="00E57614" w:rsidRDefault="00F032F6" w:rsidP="0020481A">
            <w:pPr>
              <w:jc w:val="center"/>
              <w:rPr>
                <w:color w:val="4F6228" w:themeColor="accent3" w:themeShade="80"/>
              </w:rPr>
            </w:pPr>
          </w:p>
        </w:tc>
        <w:tc>
          <w:tcPr>
            <w:tcW w:w="0" w:type="auto"/>
            <w:shd w:val="clear" w:color="auto" w:fill="548DD4" w:themeFill="text2" w:themeFillTint="99"/>
          </w:tcPr>
          <w:p w14:paraId="720EAC84" w14:textId="77777777" w:rsidR="00F032F6" w:rsidRPr="00E57614" w:rsidRDefault="00F032F6" w:rsidP="0020481A">
            <w:pPr>
              <w:jc w:val="center"/>
              <w:rPr>
                <w:color w:val="4F6228" w:themeColor="accent3" w:themeShade="80"/>
              </w:rPr>
            </w:pPr>
          </w:p>
        </w:tc>
        <w:tc>
          <w:tcPr>
            <w:tcW w:w="887" w:type="dxa"/>
            <w:shd w:val="clear" w:color="auto" w:fill="FFFFFF" w:themeFill="background1"/>
          </w:tcPr>
          <w:p w14:paraId="37FD3E16" w14:textId="77777777" w:rsidR="00F032F6" w:rsidRDefault="00F032F6" w:rsidP="0020481A">
            <w:pPr>
              <w:jc w:val="center"/>
            </w:pPr>
          </w:p>
        </w:tc>
      </w:tr>
      <w:tr w:rsidR="007A3FB3" w14:paraId="4B716DC6" w14:textId="77777777" w:rsidTr="001E0908">
        <w:trPr>
          <w:trHeight w:val="837"/>
          <w:jc w:val="center"/>
        </w:trPr>
        <w:tc>
          <w:tcPr>
            <w:tcW w:w="3179" w:type="dxa"/>
          </w:tcPr>
          <w:p w14:paraId="50F7F15A" w14:textId="3765EF7F" w:rsidR="00F032F6" w:rsidRDefault="00E57614" w:rsidP="0014387D">
            <w:r>
              <w:t>F</w:t>
            </w:r>
            <w:r w:rsidR="00F032F6">
              <w:t xml:space="preserve">ormar equipos de trabajo para </w:t>
            </w:r>
            <w:r w:rsidR="007A3FB3">
              <w:t>comunicar por medio de redes sociales el cuidado de la salud.</w:t>
            </w:r>
          </w:p>
          <w:p w14:paraId="52F2E975" w14:textId="77777777" w:rsidR="00F032F6" w:rsidRDefault="00F032F6" w:rsidP="0020481A">
            <w:pPr>
              <w:jc w:val="center"/>
            </w:pPr>
          </w:p>
        </w:tc>
        <w:tc>
          <w:tcPr>
            <w:tcW w:w="0" w:type="auto"/>
          </w:tcPr>
          <w:p w14:paraId="41E022CD" w14:textId="6EC901E2" w:rsidR="00F032F6" w:rsidRDefault="007A3FB3" w:rsidP="0020481A">
            <w:pPr>
              <w:jc w:val="center"/>
            </w:pPr>
            <w:r>
              <w:t>Director y personal de la institución.</w:t>
            </w:r>
          </w:p>
          <w:p w14:paraId="4EA3F8F9" w14:textId="77777777" w:rsidR="00F032F6" w:rsidRDefault="00F032F6" w:rsidP="0020481A">
            <w:pPr>
              <w:jc w:val="center"/>
            </w:pPr>
          </w:p>
        </w:tc>
        <w:tc>
          <w:tcPr>
            <w:tcW w:w="0" w:type="auto"/>
            <w:shd w:val="clear" w:color="auto" w:fill="FFFFFF" w:themeFill="background1"/>
          </w:tcPr>
          <w:p w14:paraId="039354E2" w14:textId="77777777" w:rsidR="00F032F6" w:rsidRDefault="00F032F6" w:rsidP="0020481A">
            <w:pPr>
              <w:jc w:val="center"/>
            </w:pPr>
          </w:p>
        </w:tc>
        <w:tc>
          <w:tcPr>
            <w:tcW w:w="0" w:type="auto"/>
            <w:shd w:val="clear" w:color="auto" w:fill="0070C0"/>
          </w:tcPr>
          <w:p w14:paraId="462C0F35" w14:textId="77777777" w:rsidR="00F032F6" w:rsidRDefault="00F032F6" w:rsidP="0020481A">
            <w:pPr>
              <w:jc w:val="center"/>
            </w:pPr>
          </w:p>
        </w:tc>
        <w:tc>
          <w:tcPr>
            <w:tcW w:w="591" w:type="dxa"/>
            <w:shd w:val="clear" w:color="auto" w:fill="0070C0"/>
          </w:tcPr>
          <w:p w14:paraId="23504B6F" w14:textId="77777777" w:rsidR="00F032F6" w:rsidRDefault="00F032F6" w:rsidP="0020481A">
            <w:pPr>
              <w:jc w:val="center"/>
            </w:pPr>
          </w:p>
        </w:tc>
        <w:tc>
          <w:tcPr>
            <w:tcW w:w="911" w:type="dxa"/>
            <w:shd w:val="clear" w:color="auto" w:fill="548DD4" w:themeFill="text2" w:themeFillTint="99"/>
          </w:tcPr>
          <w:p w14:paraId="5A6A995F" w14:textId="77777777" w:rsidR="00F032F6" w:rsidRDefault="00F032F6" w:rsidP="0020481A">
            <w:pPr>
              <w:jc w:val="center"/>
            </w:pPr>
          </w:p>
        </w:tc>
        <w:tc>
          <w:tcPr>
            <w:tcW w:w="616" w:type="dxa"/>
            <w:shd w:val="clear" w:color="auto" w:fill="0070C0"/>
          </w:tcPr>
          <w:p w14:paraId="468AA641" w14:textId="77777777" w:rsidR="00F032F6" w:rsidRDefault="00F032F6" w:rsidP="0020481A">
            <w:pPr>
              <w:jc w:val="center"/>
            </w:pPr>
          </w:p>
        </w:tc>
        <w:tc>
          <w:tcPr>
            <w:tcW w:w="0" w:type="auto"/>
            <w:shd w:val="clear" w:color="auto" w:fill="0070C0"/>
          </w:tcPr>
          <w:p w14:paraId="5018F629" w14:textId="77777777" w:rsidR="00F032F6" w:rsidRDefault="00F032F6" w:rsidP="0020481A">
            <w:pPr>
              <w:jc w:val="center"/>
            </w:pPr>
          </w:p>
        </w:tc>
        <w:tc>
          <w:tcPr>
            <w:tcW w:w="0" w:type="auto"/>
            <w:shd w:val="clear" w:color="auto" w:fill="0070C0"/>
          </w:tcPr>
          <w:p w14:paraId="68A867F8" w14:textId="77777777" w:rsidR="00F032F6" w:rsidRDefault="00F032F6" w:rsidP="0020481A">
            <w:pPr>
              <w:jc w:val="center"/>
            </w:pPr>
          </w:p>
        </w:tc>
        <w:tc>
          <w:tcPr>
            <w:tcW w:w="0" w:type="auto"/>
            <w:shd w:val="clear" w:color="auto" w:fill="0070C0"/>
          </w:tcPr>
          <w:p w14:paraId="1FA99692" w14:textId="77777777" w:rsidR="00F032F6" w:rsidRDefault="00F032F6" w:rsidP="0020481A">
            <w:pPr>
              <w:jc w:val="center"/>
            </w:pPr>
          </w:p>
        </w:tc>
        <w:tc>
          <w:tcPr>
            <w:tcW w:w="0" w:type="auto"/>
            <w:shd w:val="clear" w:color="auto" w:fill="0070C0"/>
          </w:tcPr>
          <w:p w14:paraId="48023415" w14:textId="77777777" w:rsidR="00F032F6" w:rsidRDefault="00F032F6" w:rsidP="0020481A">
            <w:pPr>
              <w:jc w:val="center"/>
            </w:pPr>
          </w:p>
        </w:tc>
        <w:tc>
          <w:tcPr>
            <w:tcW w:w="0" w:type="auto"/>
            <w:shd w:val="clear" w:color="auto" w:fill="0070C0"/>
          </w:tcPr>
          <w:p w14:paraId="1794E9B1" w14:textId="77777777" w:rsidR="00F032F6" w:rsidRDefault="00F032F6" w:rsidP="0020481A">
            <w:pPr>
              <w:jc w:val="center"/>
            </w:pPr>
          </w:p>
        </w:tc>
        <w:tc>
          <w:tcPr>
            <w:tcW w:w="0" w:type="auto"/>
            <w:shd w:val="clear" w:color="auto" w:fill="548DD4" w:themeFill="text2" w:themeFillTint="99"/>
          </w:tcPr>
          <w:p w14:paraId="46D5D988" w14:textId="77777777" w:rsidR="00F032F6" w:rsidRDefault="00F032F6" w:rsidP="0020481A">
            <w:pPr>
              <w:jc w:val="center"/>
            </w:pPr>
          </w:p>
        </w:tc>
        <w:tc>
          <w:tcPr>
            <w:tcW w:w="887" w:type="dxa"/>
            <w:shd w:val="clear" w:color="auto" w:fill="FFFFFF" w:themeFill="background1"/>
          </w:tcPr>
          <w:p w14:paraId="15071305" w14:textId="77777777" w:rsidR="00F032F6" w:rsidRDefault="00F032F6" w:rsidP="0020481A">
            <w:pPr>
              <w:jc w:val="center"/>
            </w:pPr>
          </w:p>
        </w:tc>
      </w:tr>
    </w:tbl>
    <w:p w14:paraId="69152482" w14:textId="77777777" w:rsidR="001E0908" w:rsidRDefault="001E0908"/>
    <w:p w14:paraId="3CECB396" w14:textId="77777777" w:rsidR="001E0908" w:rsidRDefault="001E0908"/>
    <w:p w14:paraId="5D948126" w14:textId="6B2671E8" w:rsidR="00A95AFC" w:rsidRDefault="004423C6">
      <w:r>
        <w:t xml:space="preserve">Categoría: </w:t>
      </w:r>
      <w:r w:rsidRPr="000E120C">
        <w:rPr>
          <w:b/>
        </w:rPr>
        <w:t xml:space="preserve">PROGRAMAS DE </w:t>
      </w:r>
      <w:r>
        <w:rPr>
          <w:b/>
        </w:rPr>
        <w:t>SEGURIDAD ESCOLAR ANTE RIESGOS</w:t>
      </w:r>
    </w:p>
    <w:p w14:paraId="09E01DD0" w14:textId="1E756A63" w:rsidR="00A24BCB" w:rsidRDefault="007C1F1C">
      <w:r>
        <w:t>Línea</w:t>
      </w:r>
      <w:r w:rsidR="00A24BCB">
        <w:t xml:space="preserve"> de acción: Elaborar el Programa de </w:t>
      </w:r>
      <w:r>
        <w:t>Protección</w:t>
      </w:r>
      <w:r w:rsidR="009E5953">
        <w:t xml:space="preserve"> Civil ante la</w:t>
      </w:r>
      <w:r w:rsidR="00B94241">
        <w:t>s</w:t>
      </w:r>
      <w:r w:rsidR="009E5953">
        <w:t xml:space="preserve"> contingencia</w:t>
      </w:r>
      <w:r w:rsidR="00B94241">
        <w:t>s</w:t>
      </w:r>
      <w:r w:rsidR="009E5953">
        <w:t>.</w:t>
      </w:r>
    </w:p>
    <w:tbl>
      <w:tblPr>
        <w:tblStyle w:val="Tablaconcuadrcula"/>
        <w:tblW w:w="12432" w:type="dxa"/>
        <w:jc w:val="center"/>
        <w:tblLook w:val="04A0" w:firstRow="1" w:lastRow="0" w:firstColumn="1" w:lastColumn="0" w:noHBand="0" w:noVBand="1"/>
      </w:tblPr>
      <w:tblGrid>
        <w:gridCol w:w="2154"/>
        <w:gridCol w:w="3186"/>
        <w:gridCol w:w="639"/>
        <w:gridCol w:w="545"/>
        <w:gridCol w:w="591"/>
        <w:gridCol w:w="640"/>
        <w:gridCol w:w="530"/>
        <w:gridCol w:w="576"/>
        <w:gridCol w:w="548"/>
        <w:gridCol w:w="666"/>
        <w:gridCol w:w="597"/>
        <w:gridCol w:w="656"/>
        <w:gridCol w:w="578"/>
        <w:gridCol w:w="526"/>
      </w:tblGrid>
      <w:tr w:rsidR="00D44994" w14:paraId="77B72F3B" w14:textId="77777777" w:rsidTr="001248A8">
        <w:trPr>
          <w:trHeight w:val="316"/>
          <w:jc w:val="center"/>
        </w:trPr>
        <w:tc>
          <w:tcPr>
            <w:tcW w:w="0" w:type="auto"/>
            <w:vMerge w:val="restart"/>
            <w:shd w:val="clear" w:color="auto" w:fill="632423" w:themeFill="accent2" w:themeFillShade="80"/>
          </w:tcPr>
          <w:p w14:paraId="75E475AC" w14:textId="77777777" w:rsidR="00A24BCB" w:rsidRDefault="00A24BCB" w:rsidP="0020481A">
            <w:pPr>
              <w:jc w:val="center"/>
              <w:rPr>
                <w:b/>
              </w:rPr>
            </w:pPr>
          </w:p>
          <w:p w14:paraId="588341C4" w14:textId="77777777" w:rsidR="00A24BCB" w:rsidRPr="007562D2" w:rsidRDefault="00A24BCB" w:rsidP="0020481A">
            <w:pPr>
              <w:jc w:val="center"/>
              <w:rPr>
                <w:b/>
              </w:rPr>
            </w:pPr>
            <w:r w:rsidRPr="007562D2">
              <w:rPr>
                <w:b/>
              </w:rPr>
              <w:t>ACTIVIDADES</w:t>
            </w:r>
          </w:p>
        </w:tc>
        <w:tc>
          <w:tcPr>
            <w:tcW w:w="0" w:type="auto"/>
            <w:vMerge w:val="restart"/>
            <w:shd w:val="clear" w:color="auto" w:fill="632423" w:themeFill="accent2" w:themeFillShade="80"/>
          </w:tcPr>
          <w:p w14:paraId="3E7EE6D4" w14:textId="77777777" w:rsidR="00A24BCB" w:rsidRDefault="00A24BCB" w:rsidP="0020481A">
            <w:pPr>
              <w:jc w:val="center"/>
              <w:rPr>
                <w:b/>
              </w:rPr>
            </w:pPr>
          </w:p>
          <w:p w14:paraId="256A18B3" w14:textId="77777777" w:rsidR="00A24BCB" w:rsidRPr="007562D2" w:rsidRDefault="00A24BCB" w:rsidP="0020481A">
            <w:pPr>
              <w:jc w:val="center"/>
              <w:rPr>
                <w:b/>
              </w:rPr>
            </w:pPr>
            <w:r w:rsidRPr="007562D2">
              <w:rPr>
                <w:b/>
              </w:rPr>
              <w:t>RESPONSABLE</w:t>
            </w:r>
          </w:p>
        </w:tc>
        <w:tc>
          <w:tcPr>
            <w:tcW w:w="0" w:type="auto"/>
            <w:gridSpan w:val="12"/>
            <w:shd w:val="clear" w:color="auto" w:fill="632423" w:themeFill="accent2" w:themeFillShade="80"/>
          </w:tcPr>
          <w:p w14:paraId="72426204" w14:textId="72C8EDAD" w:rsidR="00A24BCB" w:rsidRPr="007562D2" w:rsidRDefault="009E5953" w:rsidP="0020481A">
            <w:pPr>
              <w:jc w:val="center"/>
              <w:rPr>
                <w:b/>
              </w:rPr>
            </w:pPr>
            <w:r>
              <w:rPr>
                <w:b/>
              </w:rPr>
              <w:t>CICLO ESCOLAR 202</w:t>
            </w:r>
            <w:ins w:id="134" w:author="BACHILLERATO GENERAL ALFONSO DE LA MADRID VIDAURRETA" w:date="2025-09-18T23:30:00Z">
              <w:r w:rsidR="00C12E8E">
                <w:rPr>
                  <w:b/>
                </w:rPr>
                <w:t>5</w:t>
              </w:r>
            </w:ins>
            <w:del w:id="135" w:author="BACHILLERATO GENERAL ALFONSO DE LA MADRID VIDAURRETA" w:date="2025-09-18T23:30:00Z">
              <w:r w:rsidR="00D57E0C" w:rsidDel="00C12E8E">
                <w:rPr>
                  <w:b/>
                </w:rPr>
                <w:delText>4</w:delText>
              </w:r>
            </w:del>
            <w:r>
              <w:rPr>
                <w:b/>
              </w:rPr>
              <w:t xml:space="preserve"> -202</w:t>
            </w:r>
            <w:ins w:id="136" w:author="BACHILLERATO GENERAL ALFONSO DE LA MADRID VIDAURRETA" w:date="2025-09-18T23:30:00Z">
              <w:r w:rsidR="00C12E8E">
                <w:rPr>
                  <w:b/>
                </w:rPr>
                <w:t>6</w:t>
              </w:r>
            </w:ins>
            <w:del w:id="137" w:author="BACHILLERATO GENERAL ALFONSO DE LA MADRID VIDAURRETA" w:date="2025-09-18T23:30:00Z">
              <w:r w:rsidR="00D57E0C" w:rsidDel="00C12E8E">
                <w:rPr>
                  <w:b/>
                </w:rPr>
                <w:delText>5</w:delText>
              </w:r>
            </w:del>
          </w:p>
        </w:tc>
      </w:tr>
      <w:tr w:rsidR="00D44994" w14:paraId="1EDA5AA6" w14:textId="77777777" w:rsidTr="001248A8">
        <w:trPr>
          <w:trHeight w:val="168"/>
          <w:jc w:val="center"/>
        </w:trPr>
        <w:tc>
          <w:tcPr>
            <w:tcW w:w="0" w:type="auto"/>
            <w:vMerge/>
            <w:shd w:val="clear" w:color="auto" w:fill="632423" w:themeFill="accent2" w:themeFillShade="80"/>
          </w:tcPr>
          <w:p w14:paraId="499BED55" w14:textId="77777777" w:rsidR="00A24BCB" w:rsidRPr="007562D2" w:rsidRDefault="00A24BCB" w:rsidP="0020481A">
            <w:pPr>
              <w:jc w:val="center"/>
              <w:rPr>
                <w:b/>
              </w:rPr>
            </w:pPr>
          </w:p>
        </w:tc>
        <w:tc>
          <w:tcPr>
            <w:tcW w:w="0" w:type="auto"/>
            <w:vMerge/>
            <w:shd w:val="clear" w:color="auto" w:fill="632423" w:themeFill="accent2" w:themeFillShade="80"/>
          </w:tcPr>
          <w:p w14:paraId="7DECBC4D" w14:textId="77777777" w:rsidR="00A24BCB" w:rsidRPr="007562D2" w:rsidRDefault="00A24BCB" w:rsidP="0020481A">
            <w:pPr>
              <w:jc w:val="center"/>
              <w:rPr>
                <w:b/>
              </w:rPr>
            </w:pPr>
          </w:p>
        </w:tc>
        <w:tc>
          <w:tcPr>
            <w:tcW w:w="0" w:type="auto"/>
            <w:shd w:val="clear" w:color="auto" w:fill="632423" w:themeFill="accent2" w:themeFillShade="80"/>
          </w:tcPr>
          <w:p w14:paraId="7E00E1C9" w14:textId="77777777" w:rsidR="00A24BCB" w:rsidRPr="007562D2" w:rsidRDefault="00A24BCB" w:rsidP="0020481A">
            <w:pPr>
              <w:jc w:val="center"/>
              <w:rPr>
                <w:b/>
              </w:rPr>
            </w:pPr>
            <w:r w:rsidRPr="007562D2">
              <w:rPr>
                <w:b/>
              </w:rPr>
              <w:t>AGO</w:t>
            </w:r>
          </w:p>
        </w:tc>
        <w:tc>
          <w:tcPr>
            <w:tcW w:w="0" w:type="auto"/>
            <w:shd w:val="clear" w:color="auto" w:fill="632423" w:themeFill="accent2" w:themeFillShade="80"/>
          </w:tcPr>
          <w:p w14:paraId="02E2DA21" w14:textId="77777777" w:rsidR="00A24BCB" w:rsidRPr="007562D2" w:rsidRDefault="00A24BCB" w:rsidP="0020481A">
            <w:pPr>
              <w:jc w:val="center"/>
              <w:rPr>
                <w:b/>
              </w:rPr>
            </w:pPr>
            <w:r w:rsidRPr="007562D2">
              <w:rPr>
                <w:b/>
              </w:rPr>
              <w:t>SEP</w:t>
            </w:r>
          </w:p>
        </w:tc>
        <w:tc>
          <w:tcPr>
            <w:tcW w:w="0" w:type="auto"/>
            <w:shd w:val="clear" w:color="auto" w:fill="632423" w:themeFill="accent2" w:themeFillShade="80"/>
          </w:tcPr>
          <w:p w14:paraId="53D6CC13" w14:textId="77777777" w:rsidR="00A24BCB" w:rsidRPr="007562D2" w:rsidRDefault="00A24BCB" w:rsidP="0020481A">
            <w:pPr>
              <w:jc w:val="center"/>
              <w:rPr>
                <w:b/>
              </w:rPr>
            </w:pPr>
            <w:r w:rsidRPr="007562D2">
              <w:rPr>
                <w:b/>
              </w:rPr>
              <w:t>OCT</w:t>
            </w:r>
          </w:p>
        </w:tc>
        <w:tc>
          <w:tcPr>
            <w:tcW w:w="0" w:type="auto"/>
            <w:shd w:val="clear" w:color="auto" w:fill="632423" w:themeFill="accent2" w:themeFillShade="80"/>
          </w:tcPr>
          <w:p w14:paraId="725FD58F" w14:textId="77777777" w:rsidR="00A24BCB" w:rsidRPr="007562D2" w:rsidRDefault="00A24BCB" w:rsidP="0020481A">
            <w:pPr>
              <w:jc w:val="center"/>
              <w:rPr>
                <w:b/>
              </w:rPr>
            </w:pPr>
            <w:r w:rsidRPr="007562D2">
              <w:rPr>
                <w:b/>
              </w:rPr>
              <w:t>NOV</w:t>
            </w:r>
          </w:p>
        </w:tc>
        <w:tc>
          <w:tcPr>
            <w:tcW w:w="0" w:type="auto"/>
            <w:shd w:val="clear" w:color="auto" w:fill="632423" w:themeFill="accent2" w:themeFillShade="80"/>
          </w:tcPr>
          <w:p w14:paraId="6190CBEE" w14:textId="77777777" w:rsidR="00A24BCB" w:rsidRPr="007562D2" w:rsidRDefault="00A24BCB" w:rsidP="0020481A">
            <w:pPr>
              <w:jc w:val="center"/>
              <w:rPr>
                <w:b/>
              </w:rPr>
            </w:pPr>
            <w:r w:rsidRPr="007562D2">
              <w:rPr>
                <w:b/>
              </w:rPr>
              <w:t>DIC</w:t>
            </w:r>
          </w:p>
        </w:tc>
        <w:tc>
          <w:tcPr>
            <w:tcW w:w="0" w:type="auto"/>
            <w:shd w:val="clear" w:color="auto" w:fill="632423" w:themeFill="accent2" w:themeFillShade="80"/>
          </w:tcPr>
          <w:p w14:paraId="0AEC4268" w14:textId="77777777" w:rsidR="00A24BCB" w:rsidRPr="007562D2" w:rsidRDefault="00A24BCB" w:rsidP="0020481A">
            <w:pPr>
              <w:jc w:val="center"/>
              <w:rPr>
                <w:b/>
              </w:rPr>
            </w:pPr>
            <w:r w:rsidRPr="007562D2">
              <w:rPr>
                <w:b/>
              </w:rPr>
              <w:t>ENE</w:t>
            </w:r>
          </w:p>
        </w:tc>
        <w:tc>
          <w:tcPr>
            <w:tcW w:w="0" w:type="auto"/>
            <w:shd w:val="clear" w:color="auto" w:fill="632423" w:themeFill="accent2" w:themeFillShade="80"/>
          </w:tcPr>
          <w:p w14:paraId="24BC3433" w14:textId="77777777" w:rsidR="00A24BCB" w:rsidRPr="007562D2" w:rsidRDefault="00A24BCB" w:rsidP="0020481A">
            <w:pPr>
              <w:jc w:val="center"/>
              <w:rPr>
                <w:b/>
              </w:rPr>
            </w:pPr>
            <w:r w:rsidRPr="007562D2">
              <w:rPr>
                <w:b/>
              </w:rPr>
              <w:t>FEB</w:t>
            </w:r>
          </w:p>
        </w:tc>
        <w:tc>
          <w:tcPr>
            <w:tcW w:w="0" w:type="auto"/>
            <w:shd w:val="clear" w:color="auto" w:fill="632423" w:themeFill="accent2" w:themeFillShade="80"/>
          </w:tcPr>
          <w:p w14:paraId="632B46A4" w14:textId="77777777" w:rsidR="00A24BCB" w:rsidRPr="007562D2" w:rsidRDefault="00A24BCB" w:rsidP="0020481A">
            <w:pPr>
              <w:jc w:val="center"/>
              <w:rPr>
                <w:b/>
              </w:rPr>
            </w:pPr>
            <w:r w:rsidRPr="007562D2">
              <w:rPr>
                <w:b/>
              </w:rPr>
              <w:t>MAR</w:t>
            </w:r>
          </w:p>
        </w:tc>
        <w:tc>
          <w:tcPr>
            <w:tcW w:w="0" w:type="auto"/>
            <w:shd w:val="clear" w:color="auto" w:fill="632423" w:themeFill="accent2" w:themeFillShade="80"/>
          </w:tcPr>
          <w:p w14:paraId="0E41F1AD" w14:textId="77777777" w:rsidR="00A24BCB" w:rsidRPr="007562D2" w:rsidRDefault="00A24BCB" w:rsidP="0020481A">
            <w:pPr>
              <w:jc w:val="center"/>
              <w:rPr>
                <w:b/>
              </w:rPr>
            </w:pPr>
            <w:r w:rsidRPr="007562D2">
              <w:rPr>
                <w:b/>
              </w:rPr>
              <w:t>ABR</w:t>
            </w:r>
          </w:p>
        </w:tc>
        <w:tc>
          <w:tcPr>
            <w:tcW w:w="0" w:type="auto"/>
            <w:shd w:val="clear" w:color="auto" w:fill="632423" w:themeFill="accent2" w:themeFillShade="80"/>
          </w:tcPr>
          <w:p w14:paraId="12E12323" w14:textId="77777777" w:rsidR="00A24BCB" w:rsidRPr="007562D2" w:rsidRDefault="00A24BCB" w:rsidP="0020481A">
            <w:pPr>
              <w:jc w:val="center"/>
              <w:rPr>
                <w:b/>
              </w:rPr>
            </w:pPr>
            <w:r w:rsidRPr="007562D2">
              <w:rPr>
                <w:b/>
              </w:rPr>
              <w:t>MAY</w:t>
            </w:r>
          </w:p>
        </w:tc>
        <w:tc>
          <w:tcPr>
            <w:tcW w:w="0" w:type="auto"/>
            <w:shd w:val="clear" w:color="auto" w:fill="632423" w:themeFill="accent2" w:themeFillShade="80"/>
          </w:tcPr>
          <w:p w14:paraId="620DAC69" w14:textId="77777777" w:rsidR="00A24BCB" w:rsidRPr="007562D2" w:rsidRDefault="00A24BCB" w:rsidP="0020481A">
            <w:pPr>
              <w:jc w:val="center"/>
              <w:rPr>
                <w:b/>
              </w:rPr>
            </w:pPr>
            <w:r w:rsidRPr="007562D2">
              <w:rPr>
                <w:b/>
              </w:rPr>
              <w:t>JUN</w:t>
            </w:r>
          </w:p>
        </w:tc>
        <w:tc>
          <w:tcPr>
            <w:tcW w:w="0" w:type="auto"/>
            <w:shd w:val="clear" w:color="auto" w:fill="632423" w:themeFill="accent2" w:themeFillShade="80"/>
          </w:tcPr>
          <w:p w14:paraId="419C28E9" w14:textId="77777777" w:rsidR="00A24BCB" w:rsidRPr="007562D2" w:rsidRDefault="00A24BCB" w:rsidP="0020481A">
            <w:pPr>
              <w:jc w:val="center"/>
              <w:rPr>
                <w:b/>
              </w:rPr>
            </w:pPr>
            <w:r w:rsidRPr="007562D2">
              <w:rPr>
                <w:b/>
              </w:rPr>
              <w:t>JUL</w:t>
            </w:r>
          </w:p>
        </w:tc>
      </w:tr>
      <w:tr w:rsidR="00D44994" w14:paraId="34A4D013" w14:textId="77777777" w:rsidTr="001E0908">
        <w:trPr>
          <w:trHeight w:val="1057"/>
          <w:jc w:val="center"/>
        </w:trPr>
        <w:tc>
          <w:tcPr>
            <w:tcW w:w="0" w:type="auto"/>
          </w:tcPr>
          <w:p w14:paraId="20325392" w14:textId="2C134F06" w:rsidR="00A24BCB" w:rsidRDefault="00A24BCB" w:rsidP="001E0908"/>
          <w:p w14:paraId="45BCD058" w14:textId="7162AEE0" w:rsidR="00A24BCB" w:rsidRDefault="001E0908" w:rsidP="0020481A">
            <w:pPr>
              <w:jc w:val="center"/>
            </w:pPr>
            <w:r>
              <w:t>Integrar el</w:t>
            </w:r>
            <w:r w:rsidR="00A24BCB">
              <w:t xml:space="preserve"> Comité de</w:t>
            </w:r>
          </w:p>
          <w:p w14:paraId="7791A4AB" w14:textId="77777777" w:rsidR="00A24BCB" w:rsidRDefault="00A24BCB" w:rsidP="0020481A">
            <w:pPr>
              <w:jc w:val="center"/>
            </w:pPr>
            <w:r>
              <w:t>Protección Civil</w:t>
            </w:r>
          </w:p>
        </w:tc>
        <w:tc>
          <w:tcPr>
            <w:tcW w:w="0" w:type="auto"/>
          </w:tcPr>
          <w:p w14:paraId="2967391F" w14:textId="77777777" w:rsidR="00A24BCB" w:rsidRDefault="00A24BCB" w:rsidP="0020481A">
            <w:pPr>
              <w:jc w:val="center"/>
            </w:pPr>
          </w:p>
          <w:p w14:paraId="1B0B5306" w14:textId="68633352" w:rsidR="00A24BCB" w:rsidRDefault="001E0908" w:rsidP="001E0908">
            <w:pPr>
              <w:jc w:val="center"/>
            </w:pPr>
            <w:r>
              <w:t>Director</w:t>
            </w:r>
          </w:p>
          <w:p w14:paraId="1C7CBF02" w14:textId="77777777" w:rsidR="00A24BCB" w:rsidRDefault="00A24BCB" w:rsidP="0020481A">
            <w:pPr>
              <w:jc w:val="center"/>
            </w:pPr>
          </w:p>
        </w:tc>
        <w:tc>
          <w:tcPr>
            <w:tcW w:w="0" w:type="auto"/>
            <w:shd w:val="clear" w:color="auto" w:fill="FFFFFF" w:themeFill="background1"/>
          </w:tcPr>
          <w:p w14:paraId="78B8818C" w14:textId="77777777" w:rsidR="00A24BCB" w:rsidRDefault="00A24BCB" w:rsidP="0020481A">
            <w:pPr>
              <w:jc w:val="center"/>
            </w:pPr>
          </w:p>
        </w:tc>
        <w:tc>
          <w:tcPr>
            <w:tcW w:w="0" w:type="auto"/>
            <w:shd w:val="clear" w:color="auto" w:fill="E36C0A" w:themeFill="accent6" w:themeFillShade="BF"/>
          </w:tcPr>
          <w:p w14:paraId="594EBF2F" w14:textId="77777777" w:rsidR="00A24BCB" w:rsidRDefault="00A24BCB" w:rsidP="0020481A">
            <w:pPr>
              <w:jc w:val="center"/>
            </w:pPr>
          </w:p>
        </w:tc>
        <w:tc>
          <w:tcPr>
            <w:tcW w:w="0" w:type="auto"/>
            <w:shd w:val="clear" w:color="auto" w:fill="FFFFFF" w:themeFill="background1"/>
          </w:tcPr>
          <w:p w14:paraId="3D095A7F" w14:textId="77777777" w:rsidR="00A24BCB" w:rsidRDefault="00A24BCB" w:rsidP="0020481A">
            <w:pPr>
              <w:jc w:val="center"/>
            </w:pPr>
          </w:p>
        </w:tc>
        <w:tc>
          <w:tcPr>
            <w:tcW w:w="0" w:type="auto"/>
            <w:shd w:val="clear" w:color="auto" w:fill="FFFFFF" w:themeFill="background1"/>
          </w:tcPr>
          <w:p w14:paraId="2AE18D9C" w14:textId="77777777" w:rsidR="00A24BCB" w:rsidRDefault="00A24BCB" w:rsidP="0020481A">
            <w:pPr>
              <w:jc w:val="center"/>
            </w:pPr>
          </w:p>
        </w:tc>
        <w:tc>
          <w:tcPr>
            <w:tcW w:w="0" w:type="auto"/>
            <w:shd w:val="clear" w:color="auto" w:fill="FFFFFF" w:themeFill="background1"/>
          </w:tcPr>
          <w:p w14:paraId="2A025A7D" w14:textId="77777777" w:rsidR="00A24BCB" w:rsidRDefault="00A24BCB" w:rsidP="0020481A">
            <w:pPr>
              <w:jc w:val="center"/>
            </w:pPr>
          </w:p>
        </w:tc>
        <w:tc>
          <w:tcPr>
            <w:tcW w:w="0" w:type="auto"/>
            <w:shd w:val="clear" w:color="auto" w:fill="FFFFFF" w:themeFill="background1"/>
          </w:tcPr>
          <w:p w14:paraId="37562575" w14:textId="77777777" w:rsidR="00A24BCB" w:rsidRDefault="00A24BCB" w:rsidP="0020481A">
            <w:pPr>
              <w:jc w:val="center"/>
            </w:pPr>
          </w:p>
        </w:tc>
        <w:tc>
          <w:tcPr>
            <w:tcW w:w="0" w:type="auto"/>
            <w:shd w:val="clear" w:color="auto" w:fill="FFFFFF" w:themeFill="background1"/>
          </w:tcPr>
          <w:p w14:paraId="7EE7CE3F" w14:textId="77777777" w:rsidR="00A24BCB" w:rsidRDefault="00A24BCB" w:rsidP="0020481A">
            <w:pPr>
              <w:jc w:val="center"/>
            </w:pPr>
          </w:p>
        </w:tc>
        <w:tc>
          <w:tcPr>
            <w:tcW w:w="0" w:type="auto"/>
            <w:shd w:val="clear" w:color="auto" w:fill="FFFFFF" w:themeFill="background1"/>
          </w:tcPr>
          <w:p w14:paraId="1DE03170" w14:textId="77777777" w:rsidR="00A24BCB" w:rsidRDefault="00A24BCB" w:rsidP="0020481A">
            <w:pPr>
              <w:jc w:val="center"/>
            </w:pPr>
          </w:p>
        </w:tc>
        <w:tc>
          <w:tcPr>
            <w:tcW w:w="0" w:type="auto"/>
            <w:shd w:val="clear" w:color="auto" w:fill="FFFFFF" w:themeFill="background1"/>
          </w:tcPr>
          <w:p w14:paraId="3CD5548E" w14:textId="77777777" w:rsidR="00A24BCB" w:rsidRDefault="00A24BCB" w:rsidP="0020481A">
            <w:pPr>
              <w:jc w:val="center"/>
            </w:pPr>
          </w:p>
        </w:tc>
        <w:tc>
          <w:tcPr>
            <w:tcW w:w="0" w:type="auto"/>
            <w:shd w:val="clear" w:color="auto" w:fill="FFFFFF" w:themeFill="background1"/>
          </w:tcPr>
          <w:p w14:paraId="5F198E45" w14:textId="77777777" w:rsidR="00A24BCB" w:rsidRDefault="00A24BCB" w:rsidP="0020481A">
            <w:pPr>
              <w:jc w:val="center"/>
            </w:pPr>
          </w:p>
        </w:tc>
        <w:tc>
          <w:tcPr>
            <w:tcW w:w="0" w:type="auto"/>
            <w:shd w:val="clear" w:color="auto" w:fill="FFFFFF" w:themeFill="background1"/>
          </w:tcPr>
          <w:p w14:paraId="7273E03A" w14:textId="77777777" w:rsidR="00A24BCB" w:rsidRDefault="00A24BCB" w:rsidP="0020481A">
            <w:pPr>
              <w:jc w:val="center"/>
            </w:pPr>
          </w:p>
        </w:tc>
        <w:tc>
          <w:tcPr>
            <w:tcW w:w="0" w:type="auto"/>
            <w:shd w:val="clear" w:color="auto" w:fill="FFFFFF" w:themeFill="background1"/>
          </w:tcPr>
          <w:p w14:paraId="626E183D" w14:textId="77777777" w:rsidR="00A24BCB" w:rsidRDefault="00A24BCB" w:rsidP="0020481A">
            <w:pPr>
              <w:jc w:val="center"/>
            </w:pPr>
          </w:p>
        </w:tc>
      </w:tr>
      <w:tr w:rsidR="00D44994" w14:paraId="433D68EC" w14:textId="77777777" w:rsidTr="00CF48AE">
        <w:trPr>
          <w:trHeight w:val="1554"/>
          <w:jc w:val="center"/>
        </w:trPr>
        <w:tc>
          <w:tcPr>
            <w:tcW w:w="0" w:type="auto"/>
          </w:tcPr>
          <w:p w14:paraId="31CF42AB" w14:textId="77777777" w:rsidR="00A24BCB" w:rsidRDefault="00A24BCB" w:rsidP="0020481A">
            <w:pPr>
              <w:jc w:val="center"/>
            </w:pPr>
          </w:p>
          <w:p w14:paraId="773D64D2" w14:textId="77777777" w:rsidR="00A24BCB" w:rsidRDefault="00A24BCB" w:rsidP="0020481A">
            <w:pPr>
              <w:jc w:val="center"/>
            </w:pPr>
            <w:r>
              <w:t>Establecer Plan</w:t>
            </w:r>
          </w:p>
          <w:p w14:paraId="0951D02B" w14:textId="77777777" w:rsidR="00A24BCB" w:rsidRDefault="00A24BCB" w:rsidP="0020481A">
            <w:pPr>
              <w:jc w:val="center"/>
            </w:pPr>
            <w:r>
              <w:t xml:space="preserve">Escolar de </w:t>
            </w:r>
          </w:p>
          <w:p w14:paraId="22ABA91C" w14:textId="77777777" w:rsidR="00A24BCB" w:rsidRDefault="00A24BCB" w:rsidP="0020481A">
            <w:pPr>
              <w:jc w:val="center"/>
            </w:pPr>
            <w:r>
              <w:t xml:space="preserve">Emergencia y </w:t>
            </w:r>
          </w:p>
          <w:p w14:paraId="2E836673" w14:textId="77777777" w:rsidR="00A24BCB" w:rsidRDefault="00A24BCB" w:rsidP="0020481A">
            <w:pPr>
              <w:jc w:val="center"/>
            </w:pPr>
            <w:r>
              <w:t xml:space="preserve">Prevención de </w:t>
            </w:r>
          </w:p>
          <w:p w14:paraId="01FE0400" w14:textId="77777777" w:rsidR="00A24BCB" w:rsidRDefault="00A24BCB" w:rsidP="0020481A">
            <w:pPr>
              <w:jc w:val="center"/>
            </w:pPr>
            <w:r>
              <w:t>Riesgos</w:t>
            </w:r>
          </w:p>
          <w:p w14:paraId="08EC2CA6" w14:textId="77777777" w:rsidR="00A24BCB" w:rsidRDefault="00A24BCB" w:rsidP="0020481A">
            <w:pPr>
              <w:jc w:val="center"/>
            </w:pPr>
          </w:p>
        </w:tc>
        <w:tc>
          <w:tcPr>
            <w:tcW w:w="0" w:type="auto"/>
          </w:tcPr>
          <w:p w14:paraId="67799C12" w14:textId="77777777" w:rsidR="00A24BCB" w:rsidRDefault="00A24BCB" w:rsidP="0020481A">
            <w:pPr>
              <w:jc w:val="center"/>
            </w:pPr>
          </w:p>
          <w:p w14:paraId="3F653F1D" w14:textId="77777777" w:rsidR="007C1F1C" w:rsidRDefault="007C1F1C" w:rsidP="00A24BCB">
            <w:pPr>
              <w:jc w:val="center"/>
            </w:pPr>
          </w:p>
          <w:p w14:paraId="2A330B43" w14:textId="77777777" w:rsidR="00A24BCB" w:rsidRDefault="00D44994" w:rsidP="00A24BCB">
            <w:pPr>
              <w:jc w:val="center"/>
            </w:pPr>
            <w:r>
              <w:t xml:space="preserve">Comité de protección civil. </w:t>
            </w:r>
          </w:p>
          <w:p w14:paraId="0343C703" w14:textId="77777777" w:rsidR="00A24BCB" w:rsidRDefault="00A24BCB" w:rsidP="007C1F1C">
            <w:pPr>
              <w:jc w:val="center"/>
            </w:pPr>
          </w:p>
        </w:tc>
        <w:tc>
          <w:tcPr>
            <w:tcW w:w="0" w:type="auto"/>
            <w:shd w:val="clear" w:color="auto" w:fill="FFFFFF" w:themeFill="background1"/>
          </w:tcPr>
          <w:p w14:paraId="5A365E02" w14:textId="77777777" w:rsidR="00A24BCB" w:rsidRDefault="00A24BCB" w:rsidP="0020481A">
            <w:pPr>
              <w:jc w:val="center"/>
            </w:pPr>
          </w:p>
        </w:tc>
        <w:tc>
          <w:tcPr>
            <w:tcW w:w="0" w:type="auto"/>
            <w:shd w:val="clear" w:color="auto" w:fill="E36C0A" w:themeFill="accent6" w:themeFillShade="BF"/>
          </w:tcPr>
          <w:p w14:paraId="72C15B1A" w14:textId="77777777" w:rsidR="00A24BCB" w:rsidRDefault="00A24BCB" w:rsidP="0020481A">
            <w:pPr>
              <w:jc w:val="center"/>
            </w:pPr>
          </w:p>
        </w:tc>
        <w:tc>
          <w:tcPr>
            <w:tcW w:w="0" w:type="auto"/>
            <w:shd w:val="clear" w:color="auto" w:fill="FFFFFF" w:themeFill="background1"/>
          </w:tcPr>
          <w:p w14:paraId="7ED0E642" w14:textId="77777777" w:rsidR="00A24BCB" w:rsidRDefault="00A24BCB" w:rsidP="0020481A">
            <w:pPr>
              <w:jc w:val="center"/>
            </w:pPr>
          </w:p>
        </w:tc>
        <w:tc>
          <w:tcPr>
            <w:tcW w:w="0" w:type="auto"/>
            <w:shd w:val="clear" w:color="auto" w:fill="FFFFFF" w:themeFill="background1"/>
          </w:tcPr>
          <w:p w14:paraId="2F1E6EE2" w14:textId="77777777" w:rsidR="00A24BCB" w:rsidRDefault="00A24BCB" w:rsidP="0020481A">
            <w:pPr>
              <w:jc w:val="center"/>
            </w:pPr>
          </w:p>
        </w:tc>
        <w:tc>
          <w:tcPr>
            <w:tcW w:w="0" w:type="auto"/>
            <w:shd w:val="clear" w:color="auto" w:fill="FFFFFF" w:themeFill="background1"/>
          </w:tcPr>
          <w:p w14:paraId="3D90A626" w14:textId="77777777" w:rsidR="00A24BCB" w:rsidRDefault="00A24BCB" w:rsidP="0020481A">
            <w:pPr>
              <w:jc w:val="center"/>
            </w:pPr>
          </w:p>
        </w:tc>
        <w:tc>
          <w:tcPr>
            <w:tcW w:w="0" w:type="auto"/>
            <w:shd w:val="clear" w:color="auto" w:fill="FFFFFF" w:themeFill="background1"/>
          </w:tcPr>
          <w:p w14:paraId="7142D5AB" w14:textId="77777777" w:rsidR="00A24BCB" w:rsidRDefault="00A24BCB" w:rsidP="0020481A">
            <w:pPr>
              <w:jc w:val="center"/>
            </w:pPr>
          </w:p>
        </w:tc>
        <w:tc>
          <w:tcPr>
            <w:tcW w:w="0" w:type="auto"/>
            <w:shd w:val="clear" w:color="auto" w:fill="FFFFFF" w:themeFill="background1"/>
          </w:tcPr>
          <w:p w14:paraId="2C0C0778" w14:textId="77777777" w:rsidR="00A24BCB" w:rsidRDefault="00A24BCB" w:rsidP="0020481A">
            <w:pPr>
              <w:jc w:val="center"/>
            </w:pPr>
          </w:p>
        </w:tc>
        <w:tc>
          <w:tcPr>
            <w:tcW w:w="0" w:type="auto"/>
            <w:shd w:val="clear" w:color="auto" w:fill="FFFFFF" w:themeFill="background1"/>
          </w:tcPr>
          <w:p w14:paraId="6487544B" w14:textId="77777777" w:rsidR="00A24BCB" w:rsidRDefault="00A24BCB" w:rsidP="0020481A">
            <w:pPr>
              <w:jc w:val="center"/>
            </w:pPr>
          </w:p>
        </w:tc>
        <w:tc>
          <w:tcPr>
            <w:tcW w:w="0" w:type="auto"/>
            <w:shd w:val="clear" w:color="auto" w:fill="FFFFFF" w:themeFill="background1"/>
          </w:tcPr>
          <w:p w14:paraId="36B9A8F3" w14:textId="77777777" w:rsidR="00A24BCB" w:rsidRDefault="00A24BCB" w:rsidP="0020481A">
            <w:pPr>
              <w:jc w:val="center"/>
            </w:pPr>
          </w:p>
        </w:tc>
        <w:tc>
          <w:tcPr>
            <w:tcW w:w="0" w:type="auto"/>
            <w:shd w:val="clear" w:color="auto" w:fill="FFFFFF" w:themeFill="background1"/>
          </w:tcPr>
          <w:p w14:paraId="0B9334BE" w14:textId="77777777" w:rsidR="00A24BCB" w:rsidRDefault="00A24BCB" w:rsidP="0020481A">
            <w:pPr>
              <w:jc w:val="center"/>
            </w:pPr>
          </w:p>
        </w:tc>
        <w:tc>
          <w:tcPr>
            <w:tcW w:w="0" w:type="auto"/>
            <w:shd w:val="clear" w:color="auto" w:fill="FFFFFF" w:themeFill="background1"/>
          </w:tcPr>
          <w:p w14:paraId="295B14EC" w14:textId="77777777" w:rsidR="00A24BCB" w:rsidRDefault="00A24BCB" w:rsidP="0020481A">
            <w:pPr>
              <w:jc w:val="center"/>
            </w:pPr>
          </w:p>
        </w:tc>
        <w:tc>
          <w:tcPr>
            <w:tcW w:w="0" w:type="auto"/>
            <w:shd w:val="clear" w:color="auto" w:fill="FFFFFF" w:themeFill="background1"/>
          </w:tcPr>
          <w:p w14:paraId="263E688B" w14:textId="77777777" w:rsidR="00A24BCB" w:rsidRDefault="00A24BCB" w:rsidP="0020481A">
            <w:pPr>
              <w:jc w:val="center"/>
            </w:pPr>
          </w:p>
        </w:tc>
      </w:tr>
      <w:tr w:rsidR="00D44994" w14:paraId="6B37C512" w14:textId="77777777" w:rsidTr="009E5953">
        <w:trPr>
          <w:trHeight w:val="1264"/>
          <w:jc w:val="center"/>
        </w:trPr>
        <w:tc>
          <w:tcPr>
            <w:tcW w:w="0" w:type="auto"/>
          </w:tcPr>
          <w:p w14:paraId="25EF0A11" w14:textId="77777777" w:rsidR="00A24BCB" w:rsidRDefault="00A24BCB" w:rsidP="0020481A">
            <w:pPr>
              <w:jc w:val="center"/>
            </w:pPr>
          </w:p>
          <w:p w14:paraId="5E61E9F8" w14:textId="77777777" w:rsidR="00A24BCB" w:rsidRDefault="00A24BCB" w:rsidP="0020481A">
            <w:pPr>
              <w:jc w:val="center"/>
            </w:pPr>
            <w:r>
              <w:t>Capacitar a todo</w:t>
            </w:r>
          </w:p>
          <w:p w14:paraId="6D59A6FB" w14:textId="77777777" w:rsidR="00A24BCB" w:rsidRDefault="00A24BCB" w:rsidP="0020481A">
            <w:pPr>
              <w:jc w:val="center"/>
            </w:pPr>
            <w:r>
              <w:t>el personal sobre</w:t>
            </w:r>
          </w:p>
          <w:p w14:paraId="2367EDDC" w14:textId="77777777" w:rsidR="00A24BCB" w:rsidRDefault="00A24BCB" w:rsidP="0020481A">
            <w:pPr>
              <w:jc w:val="center"/>
            </w:pPr>
            <w:r>
              <w:t>el programa de</w:t>
            </w:r>
          </w:p>
          <w:p w14:paraId="651CE25E" w14:textId="77777777" w:rsidR="00A24BCB" w:rsidRDefault="007C1F1C" w:rsidP="0020481A">
            <w:pPr>
              <w:jc w:val="center"/>
            </w:pPr>
            <w:r>
              <w:t>Protección</w:t>
            </w:r>
            <w:r w:rsidR="00A24BCB">
              <w:t xml:space="preserve"> Civil.</w:t>
            </w:r>
          </w:p>
          <w:p w14:paraId="20251B00" w14:textId="77777777" w:rsidR="00A24BCB" w:rsidRDefault="00A24BCB" w:rsidP="0020481A">
            <w:pPr>
              <w:jc w:val="center"/>
            </w:pPr>
          </w:p>
        </w:tc>
        <w:tc>
          <w:tcPr>
            <w:tcW w:w="0" w:type="auto"/>
          </w:tcPr>
          <w:p w14:paraId="4A89833A" w14:textId="77777777" w:rsidR="00A24BCB" w:rsidRDefault="00A24BCB" w:rsidP="0020481A">
            <w:pPr>
              <w:jc w:val="center"/>
            </w:pPr>
          </w:p>
          <w:p w14:paraId="187C12B4" w14:textId="77777777" w:rsidR="00A24BCB" w:rsidRDefault="00A24BCB" w:rsidP="0020481A">
            <w:pPr>
              <w:jc w:val="center"/>
            </w:pPr>
          </w:p>
          <w:p w14:paraId="6AE63391" w14:textId="77777777" w:rsidR="00A24BCB" w:rsidRDefault="00A24BCB" w:rsidP="0020481A">
            <w:pPr>
              <w:jc w:val="center"/>
            </w:pPr>
            <w:r>
              <w:t>Director</w:t>
            </w:r>
            <w:r w:rsidR="00D44994">
              <w:t xml:space="preserve"> y personal de protección civil municipal. </w:t>
            </w:r>
          </w:p>
          <w:p w14:paraId="1C553A03" w14:textId="77777777" w:rsidR="00A24BCB" w:rsidRDefault="00A24BCB" w:rsidP="0020481A">
            <w:pPr>
              <w:jc w:val="center"/>
            </w:pPr>
          </w:p>
          <w:p w14:paraId="0C9F5425" w14:textId="77777777" w:rsidR="00A24BCB" w:rsidRDefault="00A24BCB" w:rsidP="0020481A">
            <w:pPr>
              <w:jc w:val="center"/>
            </w:pPr>
          </w:p>
        </w:tc>
        <w:tc>
          <w:tcPr>
            <w:tcW w:w="0" w:type="auto"/>
            <w:shd w:val="clear" w:color="auto" w:fill="FFFFFF" w:themeFill="background1"/>
          </w:tcPr>
          <w:p w14:paraId="576BB4C1" w14:textId="77777777" w:rsidR="00A24BCB" w:rsidRDefault="00A24BCB" w:rsidP="0020481A">
            <w:pPr>
              <w:jc w:val="center"/>
            </w:pPr>
          </w:p>
        </w:tc>
        <w:tc>
          <w:tcPr>
            <w:tcW w:w="0" w:type="auto"/>
            <w:shd w:val="clear" w:color="auto" w:fill="E36C0A" w:themeFill="accent6" w:themeFillShade="BF"/>
          </w:tcPr>
          <w:p w14:paraId="5A023B7C" w14:textId="77777777" w:rsidR="00A24BCB" w:rsidRDefault="00A24BCB" w:rsidP="0020481A">
            <w:pPr>
              <w:jc w:val="center"/>
            </w:pPr>
          </w:p>
        </w:tc>
        <w:tc>
          <w:tcPr>
            <w:tcW w:w="0" w:type="auto"/>
            <w:shd w:val="clear" w:color="auto" w:fill="FFFFFF" w:themeFill="background1"/>
          </w:tcPr>
          <w:p w14:paraId="22B0E90D" w14:textId="77777777" w:rsidR="00A24BCB" w:rsidRDefault="00A24BCB" w:rsidP="0020481A">
            <w:pPr>
              <w:jc w:val="center"/>
            </w:pPr>
          </w:p>
        </w:tc>
        <w:tc>
          <w:tcPr>
            <w:tcW w:w="0" w:type="auto"/>
            <w:shd w:val="clear" w:color="auto" w:fill="FFFFFF" w:themeFill="background1"/>
          </w:tcPr>
          <w:p w14:paraId="77E96BDD" w14:textId="77777777" w:rsidR="00A24BCB" w:rsidRDefault="00A24BCB" w:rsidP="0020481A">
            <w:pPr>
              <w:jc w:val="center"/>
            </w:pPr>
          </w:p>
        </w:tc>
        <w:tc>
          <w:tcPr>
            <w:tcW w:w="0" w:type="auto"/>
            <w:shd w:val="clear" w:color="auto" w:fill="FFFFFF" w:themeFill="background1"/>
          </w:tcPr>
          <w:p w14:paraId="50DBFCD0" w14:textId="77777777" w:rsidR="00A24BCB" w:rsidRDefault="00A24BCB" w:rsidP="0020481A">
            <w:pPr>
              <w:jc w:val="center"/>
            </w:pPr>
          </w:p>
        </w:tc>
        <w:tc>
          <w:tcPr>
            <w:tcW w:w="0" w:type="auto"/>
            <w:shd w:val="clear" w:color="auto" w:fill="FFFFFF" w:themeFill="background1"/>
          </w:tcPr>
          <w:p w14:paraId="227E9766" w14:textId="77777777" w:rsidR="00A24BCB" w:rsidRDefault="00A24BCB" w:rsidP="0020481A">
            <w:pPr>
              <w:jc w:val="center"/>
            </w:pPr>
          </w:p>
        </w:tc>
        <w:tc>
          <w:tcPr>
            <w:tcW w:w="0" w:type="auto"/>
            <w:shd w:val="clear" w:color="auto" w:fill="FFFFFF" w:themeFill="background1"/>
          </w:tcPr>
          <w:p w14:paraId="6D82E3BE" w14:textId="77777777" w:rsidR="00A24BCB" w:rsidRDefault="00A24BCB" w:rsidP="0020481A">
            <w:pPr>
              <w:jc w:val="center"/>
            </w:pPr>
          </w:p>
        </w:tc>
        <w:tc>
          <w:tcPr>
            <w:tcW w:w="0" w:type="auto"/>
            <w:shd w:val="clear" w:color="auto" w:fill="FFFFFF" w:themeFill="background1"/>
          </w:tcPr>
          <w:p w14:paraId="5167D8FF" w14:textId="77777777" w:rsidR="00A24BCB" w:rsidRDefault="00A24BCB" w:rsidP="0020481A">
            <w:pPr>
              <w:jc w:val="center"/>
            </w:pPr>
          </w:p>
        </w:tc>
        <w:tc>
          <w:tcPr>
            <w:tcW w:w="0" w:type="auto"/>
            <w:shd w:val="clear" w:color="auto" w:fill="FFFFFF" w:themeFill="background1"/>
          </w:tcPr>
          <w:p w14:paraId="17FC9AE9" w14:textId="77777777" w:rsidR="00A24BCB" w:rsidRDefault="00A24BCB" w:rsidP="0020481A">
            <w:pPr>
              <w:jc w:val="center"/>
            </w:pPr>
          </w:p>
        </w:tc>
        <w:tc>
          <w:tcPr>
            <w:tcW w:w="0" w:type="auto"/>
            <w:shd w:val="clear" w:color="auto" w:fill="FFFFFF" w:themeFill="background1"/>
          </w:tcPr>
          <w:p w14:paraId="50CFA22D" w14:textId="77777777" w:rsidR="00A24BCB" w:rsidRDefault="00A24BCB" w:rsidP="0020481A">
            <w:pPr>
              <w:jc w:val="center"/>
            </w:pPr>
          </w:p>
        </w:tc>
        <w:tc>
          <w:tcPr>
            <w:tcW w:w="0" w:type="auto"/>
            <w:shd w:val="clear" w:color="auto" w:fill="FFFFFF" w:themeFill="background1"/>
          </w:tcPr>
          <w:p w14:paraId="488D87C4" w14:textId="77777777" w:rsidR="00A24BCB" w:rsidRDefault="00A24BCB" w:rsidP="0020481A">
            <w:pPr>
              <w:jc w:val="center"/>
            </w:pPr>
          </w:p>
        </w:tc>
        <w:tc>
          <w:tcPr>
            <w:tcW w:w="0" w:type="auto"/>
            <w:shd w:val="clear" w:color="auto" w:fill="FFFFFF" w:themeFill="background1"/>
          </w:tcPr>
          <w:p w14:paraId="789E47DC" w14:textId="77777777" w:rsidR="00A24BCB" w:rsidRDefault="00A24BCB" w:rsidP="0020481A">
            <w:pPr>
              <w:jc w:val="center"/>
            </w:pPr>
          </w:p>
        </w:tc>
      </w:tr>
      <w:tr w:rsidR="00D44994" w14:paraId="07A45264" w14:textId="77777777" w:rsidTr="00285ACB">
        <w:trPr>
          <w:trHeight w:val="1173"/>
          <w:jc w:val="center"/>
        </w:trPr>
        <w:tc>
          <w:tcPr>
            <w:tcW w:w="0" w:type="auto"/>
          </w:tcPr>
          <w:p w14:paraId="55903102" w14:textId="77777777" w:rsidR="00A24BCB" w:rsidRDefault="00A24BCB" w:rsidP="0020481A">
            <w:pPr>
              <w:jc w:val="center"/>
            </w:pPr>
          </w:p>
          <w:p w14:paraId="17B5021B" w14:textId="77777777" w:rsidR="00A24BCB" w:rsidRDefault="00A24BCB" w:rsidP="0020481A">
            <w:pPr>
              <w:jc w:val="center"/>
            </w:pPr>
            <w:r>
              <w:t>Aplicar el programa de</w:t>
            </w:r>
          </w:p>
          <w:p w14:paraId="161E7A43" w14:textId="77777777" w:rsidR="00A24BCB" w:rsidRDefault="00454E38" w:rsidP="0020481A">
            <w:pPr>
              <w:jc w:val="center"/>
            </w:pPr>
            <w:r>
              <w:t xml:space="preserve">Protección Civil en el plantel </w:t>
            </w:r>
          </w:p>
          <w:p w14:paraId="2A451583" w14:textId="77777777" w:rsidR="00A24BCB" w:rsidRDefault="00A24BCB" w:rsidP="0020481A">
            <w:pPr>
              <w:jc w:val="center"/>
            </w:pPr>
          </w:p>
        </w:tc>
        <w:tc>
          <w:tcPr>
            <w:tcW w:w="0" w:type="auto"/>
          </w:tcPr>
          <w:p w14:paraId="37570CC5" w14:textId="77777777" w:rsidR="00A24BCB" w:rsidRDefault="00A24BCB" w:rsidP="0020481A">
            <w:pPr>
              <w:jc w:val="center"/>
            </w:pPr>
          </w:p>
          <w:p w14:paraId="2191B4AA" w14:textId="77777777" w:rsidR="00A24BCB" w:rsidRDefault="00D44994" w:rsidP="0020481A">
            <w:pPr>
              <w:jc w:val="center"/>
            </w:pPr>
            <w:r>
              <w:t>Comité de protección civil</w:t>
            </w:r>
            <w:r w:rsidR="00A24BCB">
              <w:t>.</w:t>
            </w:r>
          </w:p>
        </w:tc>
        <w:tc>
          <w:tcPr>
            <w:tcW w:w="0" w:type="auto"/>
            <w:shd w:val="clear" w:color="auto" w:fill="FFFFFF" w:themeFill="background1"/>
          </w:tcPr>
          <w:p w14:paraId="6DCCA217" w14:textId="77777777" w:rsidR="00A24BCB" w:rsidRDefault="00A24BCB" w:rsidP="0020481A">
            <w:pPr>
              <w:jc w:val="center"/>
            </w:pPr>
          </w:p>
        </w:tc>
        <w:tc>
          <w:tcPr>
            <w:tcW w:w="0" w:type="auto"/>
            <w:shd w:val="clear" w:color="auto" w:fill="E36C0A" w:themeFill="accent6" w:themeFillShade="BF"/>
          </w:tcPr>
          <w:p w14:paraId="5E733F5E" w14:textId="77777777" w:rsidR="00A24BCB" w:rsidRDefault="00A24BCB" w:rsidP="0020481A">
            <w:pPr>
              <w:jc w:val="center"/>
            </w:pPr>
          </w:p>
        </w:tc>
        <w:tc>
          <w:tcPr>
            <w:tcW w:w="0" w:type="auto"/>
            <w:shd w:val="clear" w:color="auto" w:fill="FFFFFF" w:themeFill="background1"/>
          </w:tcPr>
          <w:p w14:paraId="0652F276" w14:textId="77777777" w:rsidR="00A24BCB" w:rsidRDefault="00A24BCB" w:rsidP="0020481A">
            <w:pPr>
              <w:jc w:val="center"/>
            </w:pPr>
          </w:p>
        </w:tc>
        <w:tc>
          <w:tcPr>
            <w:tcW w:w="0" w:type="auto"/>
            <w:shd w:val="clear" w:color="auto" w:fill="FFFFFF" w:themeFill="background1"/>
          </w:tcPr>
          <w:p w14:paraId="372C4F44" w14:textId="77777777" w:rsidR="00A24BCB" w:rsidRDefault="00A24BCB" w:rsidP="0020481A">
            <w:pPr>
              <w:jc w:val="center"/>
            </w:pPr>
          </w:p>
        </w:tc>
        <w:tc>
          <w:tcPr>
            <w:tcW w:w="0" w:type="auto"/>
            <w:shd w:val="clear" w:color="auto" w:fill="FFFFFF" w:themeFill="background1"/>
          </w:tcPr>
          <w:p w14:paraId="39E9B899" w14:textId="77777777" w:rsidR="00A24BCB" w:rsidRDefault="00A24BCB" w:rsidP="0020481A">
            <w:pPr>
              <w:jc w:val="center"/>
            </w:pPr>
          </w:p>
        </w:tc>
        <w:tc>
          <w:tcPr>
            <w:tcW w:w="0" w:type="auto"/>
            <w:shd w:val="clear" w:color="auto" w:fill="FFFFFF" w:themeFill="background1"/>
          </w:tcPr>
          <w:p w14:paraId="565B97B4" w14:textId="77777777" w:rsidR="00A24BCB" w:rsidRDefault="00A24BCB" w:rsidP="0020481A">
            <w:pPr>
              <w:jc w:val="center"/>
            </w:pPr>
          </w:p>
        </w:tc>
        <w:tc>
          <w:tcPr>
            <w:tcW w:w="0" w:type="auto"/>
            <w:shd w:val="clear" w:color="auto" w:fill="FFFFFF" w:themeFill="background1"/>
          </w:tcPr>
          <w:p w14:paraId="12D7B13B" w14:textId="77777777" w:rsidR="00A24BCB" w:rsidRDefault="00A24BCB" w:rsidP="0020481A">
            <w:pPr>
              <w:jc w:val="center"/>
            </w:pPr>
          </w:p>
        </w:tc>
        <w:tc>
          <w:tcPr>
            <w:tcW w:w="0" w:type="auto"/>
            <w:shd w:val="clear" w:color="auto" w:fill="FFFFFF" w:themeFill="background1"/>
          </w:tcPr>
          <w:p w14:paraId="77B6D9EE" w14:textId="77777777" w:rsidR="00A24BCB" w:rsidRDefault="00A24BCB" w:rsidP="0020481A">
            <w:pPr>
              <w:jc w:val="center"/>
            </w:pPr>
          </w:p>
        </w:tc>
        <w:tc>
          <w:tcPr>
            <w:tcW w:w="0" w:type="auto"/>
            <w:shd w:val="clear" w:color="auto" w:fill="FFFFFF" w:themeFill="background1"/>
          </w:tcPr>
          <w:p w14:paraId="3CD373D3" w14:textId="77777777" w:rsidR="00A24BCB" w:rsidRDefault="00A24BCB" w:rsidP="0020481A">
            <w:pPr>
              <w:jc w:val="center"/>
            </w:pPr>
          </w:p>
        </w:tc>
        <w:tc>
          <w:tcPr>
            <w:tcW w:w="0" w:type="auto"/>
            <w:shd w:val="clear" w:color="auto" w:fill="FFFFFF" w:themeFill="background1"/>
          </w:tcPr>
          <w:p w14:paraId="170F42F1" w14:textId="77777777" w:rsidR="00A24BCB" w:rsidRDefault="00A24BCB" w:rsidP="0020481A">
            <w:pPr>
              <w:jc w:val="center"/>
            </w:pPr>
          </w:p>
        </w:tc>
        <w:tc>
          <w:tcPr>
            <w:tcW w:w="0" w:type="auto"/>
            <w:shd w:val="clear" w:color="auto" w:fill="FFFFFF" w:themeFill="background1"/>
          </w:tcPr>
          <w:p w14:paraId="3F87D07F" w14:textId="77777777" w:rsidR="00A24BCB" w:rsidRDefault="00A24BCB" w:rsidP="0020481A">
            <w:pPr>
              <w:jc w:val="center"/>
            </w:pPr>
          </w:p>
        </w:tc>
        <w:tc>
          <w:tcPr>
            <w:tcW w:w="0" w:type="auto"/>
            <w:shd w:val="clear" w:color="auto" w:fill="FFFFFF" w:themeFill="background1"/>
          </w:tcPr>
          <w:p w14:paraId="585673C6" w14:textId="77777777" w:rsidR="00A24BCB" w:rsidRDefault="00A24BCB" w:rsidP="0020481A">
            <w:pPr>
              <w:jc w:val="center"/>
            </w:pPr>
          </w:p>
        </w:tc>
      </w:tr>
    </w:tbl>
    <w:p w14:paraId="45F9898A" w14:textId="77777777" w:rsidR="00DA7768" w:rsidDel="002F2075" w:rsidRDefault="00DA7768">
      <w:pPr>
        <w:rPr>
          <w:del w:id="138" w:author="BACHILLERATO GENERAL ALFONSO DE LA MADRID VIDAURRETA" w:date="2025-09-18T23:37:00Z"/>
        </w:rPr>
      </w:pPr>
    </w:p>
    <w:p w14:paraId="2AF6836D" w14:textId="77777777" w:rsidR="00C858A8" w:rsidDel="002F2075" w:rsidRDefault="00C858A8" w:rsidP="004423C6">
      <w:pPr>
        <w:rPr>
          <w:del w:id="139" w:author="BACHILLERATO GENERAL ALFONSO DE LA MADRID VIDAURRETA" w:date="2025-09-18T23:37:00Z"/>
        </w:rPr>
      </w:pPr>
    </w:p>
    <w:p w14:paraId="6A6F4D50" w14:textId="77777777" w:rsidR="00CF48AE" w:rsidRDefault="00CF48AE" w:rsidP="004423C6"/>
    <w:p w14:paraId="1EA27A37" w14:textId="6FC67153" w:rsidR="004423C6" w:rsidRDefault="004423C6" w:rsidP="004423C6">
      <w:r>
        <w:t xml:space="preserve">Categoría: </w:t>
      </w:r>
      <w:r w:rsidRPr="000E120C">
        <w:rPr>
          <w:b/>
        </w:rPr>
        <w:t xml:space="preserve">PROGRAMAS DE </w:t>
      </w:r>
      <w:r>
        <w:rPr>
          <w:b/>
        </w:rPr>
        <w:t>SEGURIDAD ESCOLAR ANTE RIESGOS</w:t>
      </w:r>
    </w:p>
    <w:p w14:paraId="5C995734" w14:textId="7A2A8186" w:rsidR="00F032F6" w:rsidRDefault="0020481A">
      <w:r>
        <w:lastRenderedPageBreak/>
        <w:t xml:space="preserve">Línea de acción: Elaborar el Plan de </w:t>
      </w:r>
      <w:r w:rsidR="00B94241">
        <w:t xml:space="preserve">protección </w:t>
      </w:r>
      <w:r>
        <w:t>Con</w:t>
      </w:r>
      <w:r w:rsidR="009E5953">
        <w:t xml:space="preserve">tinua </w:t>
      </w:r>
      <w:r w:rsidR="00B94241">
        <w:t xml:space="preserve">de </w:t>
      </w:r>
      <w:r w:rsidR="00CF48AE">
        <w:t>forma virtual</w:t>
      </w:r>
      <w:r w:rsidR="009E5953">
        <w:t>.</w:t>
      </w:r>
    </w:p>
    <w:tbl>
      <w:tblPr>
        <w:tblStyle w:val="Tablaconcuadrcula"/>
        <w:tblW w:w="12432" w:type="dxa"/>
        <w:jc w:val="center"/>
        <w:tblLook w:val="04A0" w:firstRow="1" w:lastRow="0" w:firstColumn="1" w:lastColumn="0" w:noHBand="0" w:noVBand="1"/>
      </w:tblPr>
      <w:tblGrid>
        <w:gridCol w:w="2030"/>
        <w:gridCol w:w="1839"/>
        <w:gridCol w:w="771"/>
        <w:gridCol w:w="658"/>
        <w:gridCol w:w="714"/>
        <w:gridCol w:w="773"/>
        <w:gridCol w:w="640"/>
        <w:gridCol w:w="695"/>
        <w:gridCol w:w="662"/>
        <w:gridCol w:w="804"/>
        <w:gridCol w:w="721"/>
        <w:gridCol w:w="792"/>
        <w:gridCol w:w="698"/>
        <w:gridCol w:w="635"/>
      </w:tblGrid>
      <w:tr w:rsidR="0020481A" w14:paraId="1659D689" w14:textId="77777777" w:rsidTr="001248A8">
        <w:trPr>
          <w:trHeight w:val="316"/>
          <w:jc w:val="center"/>
        </w:trPr>
        <w:tc>
          <w:tcPr>
            <w:tcW w:w="0" w:type="auto"/>
            <w:vMerge w:val="restart"/>
            <w:shd w:val="clear" w:color="auto" w:fill="632423" w:themeFill="accent2" w:themeFillShade="80"/>
          </w:tcPr>
          <w:p w14:paraId="01B34D5F" w14:textId="77777777" w:rsidR="0020481A" w:rsidRDefault="0020481A" w:rsidP="0020481A">
            <w:pPr>
              <w:jc w:val="center"/>
              <w:rPr>
                <w:b/>
              </w:rPr>
            </w:pPr>
          </w:p>
          <w:p w14:paraId="56ABE311" w14:textId="77777777" w:rsidR="0020481A" w:rsidRPr="007562D2" w:rsidRDefault="0020481A" w:rsidP="0020481A">
            <w:pPr>
              <w:jc w:val="center"/>
              <w:rPr>
                <w:b/>
              </w:rPr>
            </w:pPr>
            <w:r w:rsidRPr="007562D2">
              <w:rPr>
                <w:b/>
              </w:rPr>
              <w:t>ACTIVIDADES</w:t>
            </w:r>
          </w:p>
        </w:tc>
        <w:tc>
          <w:tcPr>
            <w:tcW w:w="0" w:type="auto"/>
            <w:vMerge w:val="restart"/>
            <w:shd w:val="clear" w:color="auto" w:fill="632423" w:themeFill="accent2" w:themeFillShade="80"/>
          </w:tcPr>
          <w:p w14:paraId="1B32EDCE" w14:textId="77777777" w:rsidR="0020481A" w:rsidRDefault="0020481A" w:rsidP="0020481A">
            <w:pPr>
              <w:jc w:val="center"/>
              <w:rPr>
                <w:b/>
              </w:rPr>
            </w:pPr>
          </w:p>
          <w:p w14:paraId="0BD9AE2A" w14:textId="77777777" w:rsidR="0020481A" w:rsidRPr="007562D2" w:rsidRDefault="0020481A" w:rsidP="0020481A">
            <w:pPr>
              <w:jc w:val="center"/>
              <w:rPr>
                <w:b/>
              </w:rPr>
            </w:pPr>
            <w:r w:rsidRPr="007562D2">
              <w:rPr>
                <w:b/>
              </w:rPr>
              <w:t>RESPONSABLE</w:t>
            </w:r>
          </w:p>
        </w:tc>
        <w:tc>
          <w:tcPr>
            <w:tcW w:w="0" w:type="auto"/>
            <w:gridSpan w:val="12"/>
            <w:shd w:val="clear" w:color="auto" w:fill="632423" w:themeFill="accent2" w:themeFillShade="80"/>
          </w:tcPr>
          <w:p w14:paraId="38FB28D2" w14:textId="66A9B659" w:rsidR="0020481A" w:rsidRPr="007562D2" w:rsidRDefault="009E5953" w:rsidP="0020481A">
            <w:pPr>
              <w:jc w:val="center"/>
              <w:rPr>
                <w:b/>
              </w:rPr>
            </w:pPr>
            <w:r>
              <w:rPr>
                <w:b/>
              </w:rPr>
              <w:t>CICLO ESCOLAR 202</w:t>
            </w:r>
            <w:ins w:id="140" w:author="BACHILLERATO GENERAL ALFONSO DE LA MADRID VIDAURRETA" w:date="2025-09-18T23:31:00Z">
              <w:r w:rsidR="00C12E8E">
                <w:rPr>
                  <w:b/>
                </w:rPr>
                <w:t xml:space="preserve">5 </w:t>
              </w:r>
            </w:ins>
            <w:del w:id="141" w:author="BACHILLERATO GENERAL ALFONSO DE LA MADRID VIDAURRETA" w:date="2025-09-18T23:31:00Z">
              <w:r w:rsidR="00285ACB" w:rsidDel="00C12E8E">
                <w:rPr>
                  <w:b/>
                </w:rPr>
                <w:delText>4</w:delText>
              </w:r>
              <w:r w:rsidR="00964AC7" w:rsidDel="00C12E8E">
                <w:rPr>
                  <w:b/>
                </w:rPr>
                <w:delText xml:space="preserve"> </w:delText>
              </w:r>
            </w:del>
            <w:r>
              <w:rPr>
                <w:b/>
              </w:rPr>
              <w:t>- 202</w:t>
            </w:r>
            <w:ins w:id="142" w:author="BACHILLERATO GENERAL ALFONSO DE LA MADRID VIDAURRETA" w:date="2025-09-18T23:31:00Z">
              <w:r w:rsidR="00C12E8E">
                <w:rPr>
                  <w:b/>
                </w:rPr>
                <w:t>6</w:t>
              </w:r>
            </w:ins>
            <w:del w:id="143" w:author="BACHILLERATO GENERAL ALFONSO DE LA MADRID VIDAURRETA" w:date="2025-09-18T23:31:00Z">
              <w:r w:rsidR="00285ACB" w:rsidDel="00C12E8E">
                <w:rPr>
                  <w:b/>
                </w:rPr>
                <w:delText>5</w:delText>
              </w:r>
            </w:del>
          </w:p>
        </w:tc>
      </w:tr>
      <w:tr w:rsidR="00B94241" w14:paraId="23FE8A56" w14:textId="77777777" w:rsidTr="001248A8">
        <w:trPr>
          <w:trHeight w:val="168"/>
          <w:jc w:val="center"/>
        </w:trPr>
        <w:tc>
          <w:tcPr>
            <w:tcW w:w="0" w:type="auto"/>
            <w:vMerge/>
            <w:shd w:val="clear" w:color="auto" w:fill="632423" w:themeFill="accent2" w:themeFillShade="80"/>
          </w:tcPr>
          <w:p w14:paraId="0F87FBDF" w14:textId="77777777" w:rsidR="0020481A" w:rsidRPr="007562D2" w:rsidRDefault="0020481A" w:rsidP="0020481A">
            <w:pPr>
              <w:jc w:val="center"/>
              <w:rPr>
                <w:b/>
              </w:rPr>
            </w:pPr>
          </w:p>
        </w:tc>
        <w:tc>
          <w:tcPr>
            <w:tcW w:w="0" w:type="auto"/>
            <w:vMerge/>
            <w:shd w:val="clear" w:color="auto" w:fill="632423" w:themeFill="accent2" w:themeFillShade="80"/>
          </w:tcPr>
          <w:p w14:paraId="6ED65308" w14:textId="77777777" w:rsidR="0020481A" w:rsidRPr="007562D2" w:rsidRDefault="0020481A" w:rsidP="0020481A">
            <w:pPr>
              <w:jc w:val="center"/>
              <w:rPr>
                <w:b/>
              </w:rPr>
            </w:pPr>
          </w:p>
        </w:tc>
        <w:tc>
          <w:tcPr>
            <w:tcW w:w="0" w:type="auto"/>
            <w:shd w:val="clear" w:color="auto" w:fill="632423" w:themeFill="accent2" w:themeFillShade="80"/>
          </w:tcPr>
          <w:p w14:paraId="2F3C3C83" w14:textId="77777777" w:rsidR="0020481A" w:rsidRPr="007562D2" w:rsidRDefault="0020481A" w:rsidP="0020481A">
            <w:pPr>
              <w:jc w:val="center"/>
              <w:rPr>
                <w:b/>
              </w:rPr>
            </w:pPr>
            <w:r w:rsidRPr="007562D2">
              <w:rPr>
                <w:b/>
              </w:rPr>
              <w:t>AGO</w:t>
            </w:r>
          </w:p>
        </w:tc>
        <w:tc>
          <w:tcPr>
            <w:tcW w:w="0" w:type="auto"/>
            <w:shd w:val="clear" w:color="auto" w:fill="632423" w:themeFill="accent2" w:themeFillShade="80"/>
          </w:tcPr>
          <w:p w14:paraId="34EA48EE" w14:textId="77777777" w:rsidR="0020481A" w:rsidRPr="007562D2" w:rsidRDefault="0020481A" w:rsidP="0020481A">
            <w:pPr>
              <w:jc w:val="center"/>
              <w:rPr>
                <w:b/>
              </w:rPr>
            </w:pPr>
            <w:r w:rsidRPr="007562D2">
              <w:rPr>
                <w:b/>
              </w:rPr>
              <w:t>SEP</w:t>
            </w:r>
          </w:p>
        </w:tc>
        <w:tc>
          <w:tcPr>
            <w:tcW w:w="0" w:type="auto"/>
            <w:shd w:val="clear" w:color="auto" w:fill="632423" w:themeFill="accent2" w:themeFillShade="80"/>
          </w:tcPr>
          <w:p w14:paraId="1AFC960D" w14:textId="77777777" w:rsidR="0020481A" w:rsidRPr="007562D2" w:rsidRDefault="0020481A" w:rsidP="0020481A">
            <w:pPr>
              <w:jc w:val="center"/>
              <w:rPr>
                <w:b/>
              </w:rPr>
            </w:pPr>
            <w:r w:rsidRPr="007562D2">
              <w:rPr>
                <w:b/>
              </w:rPr>
              <w:t>OCT</w:t>
            </w:r>
          </w:p>
        </w:tc>
        <w:tc>
          <w:tcPr>
            <w:tcW w:w="0" w:type="auto"/>
            <w:shd w:val="clear" w:color="auto" w:fill="632423" w:themeFill="accent2" w:themeFillShade="80"/>
          </w:tcPr>
          <w:p w14:paraId="67151E0D" w14:textId="77777777" w:rsidR="0020481A" w:rsidRPr="007562D2" w:rsidRDefault="0020481A" w:rsidP="0020481A">
            <w:pPr>
              <w:jc w:val="center"/>
              <w:rPr>
                <w:b/>
              </w:rPr>
            </w:pPr>
            <w:r w:rsidRPr="007562D2">
              <w:rPr>
                <w:b/>
              </w:rPr>
              <w:t>NOV</w:t>
            </w:r>
          </w:p>
        </w:tc>
        <w:tc>
          <w:tcPr>
            <w:tcW w:w="0" w:type="auto"/>
            <w:shd w:val="clear" w:color="auto" w:fill="632423" w:themeFill="accent2" w:themeFillShade="80"/>
          </w:tcPr>
          <w:p w14:paraId="302ED4CE" w14:textId="77777777" w:rsidR="0020481A" w:rsidRPr="007562D2" w:rsidRDefault="0020481A" w:rsidP="0020481A">
            <w:pPr>
              <w:jc w:val="center"/>
              <w:rPr>
                <w:b/>
              </w:rPr>
            </w:pPr>
            <w:r w:rsidRPr="007562D2">
              <w:rPr>
                <w:b/>
              </w:rPr>
              <w:t>DIC</w:t>
            </w:r>
          </w:p>
        </w:tc>
        <w:tc>
          <w:tcPr>
            <w:tcW w:w="0" w:type="auto"/>
            <w:shd w:val="clear" w:color="auto" w:fill="632423" w:themeFill="accent2" w:themeFillShade="80"/>
          </w:tcPr>
          <w:p w14:paraId="0FA6B4E3" w14:textId="77777777" w:rsidR="0020481A" w:rsidRPr="007562D2" w:rsidRDefault="0020481A" w:rsidP="0020481A">
            <w:pPr>
              <w:jc w:val="center"/>
              <w:rPr>
                <w:b/>
              </w:rPr>
            </w:pPr>
            <w:r w:rsidRPr="007562D2">
              <w:rPr>
                <w:b/>
              </w:rPr>
              <w:t>ENE</w:t>
            </w:r>
          </w:p>
        </w:tc>
        <w:tc>
          <w:tcPr>
            <w:tcW w:w="0" w:type="auto"/>
            <w:shd w:val="clear" w:color="auto" w:fill="632423" w:themeFill="accent2" w:themeFillShade="80"/>
          </w:tcPr>
          <w:p w14:paraId="097617F9" w14:textId="77777777" w:rsidR="0020481A" w:rsidRPr="007562D2" w:rsidRDefault="0020481A" w:rsidP="0020481A">
            <w:pPr>
              <w:jc w:val="center"/>
              <w:rPr>
                <w:b/>
              </w:rPr>
            </w:pPr>
            <w:r w:rsidRPr="007562D2">
              <w:rPr>
                <w:b/>
              </w:rPr>
              <w:t>FEB</w:t>
            </w:r>
          </w:p>
        </w:tc>
        <w:tc>
          <w:tcPr>
            <w:tcW w:w="0" w:type="auto"/>
            <w:shd w:val="clear" w:color="auto" w:fill="632423" w:themeFill="accent2" w:themeFillShade="80"/>
          </w:tcPr>
          <w:p w14:paraId="12826514" w14:textId="77777777" w:rsidR="0020481A" w:rsidRPr="007562D2" w:rsidRDefault="0020481A" w:rsidP="0020481A">
            <w:pPr>
              <w:jc w:val="center"/>
              <w:rPr>
                <w:b/>
              </w:rPr>
            </w:pPr>
            <w:r w:rsidRPr="007562D2">
              <w:rPr>
                <w:b/>
              </w:rPr>
              <w:t>MAR</w:t>
            </w:r>
          </w:p>
        </w:tc>
        <w:tc>
          <w:tcPr>
            <w:tcW w:w="0" w:type="auto"/>
            <w:shd w:val="clear" w:color="auto" w:fill="632423" w:themeFill="accent2" w:themeFillShade="80"/>
          </w:tcPr>
          <w:p w14:paraId="2F6C7DE5" w14:textId="77777777" w:rsidR="0020481A" w:rsidRPr="007562D2" w:rsidRDefault="0020481A" w:rsidP="0020481A">
            <w:pPr>
              <w:jc w:val="center"/>
              <w:rPr>
                <w:b/>
              </w:rPr>
            </w:pPr>
            <w:r w:rsidRPr="007562D2">
              <w:rPr>
                <w:b/>
              </w:rPr>
              <w:t>ABR</w:t>
            </w:r>
          </w:p>
        </w:tc>
        <w:tc>
          <w:tcPr>
            <w:tcW w:w="0" w:type="auto"/>
            <w:shd w:val="clear" w:color="auto" w:fill="632423" w:themeFill="accent2" w:themeFillShade="80"/>
          </w:tcPr>
          <w:p w14:paraId="7026748F" w14:textId="77777777" w:rsidR="0020481A" w:rsidRPr="007562D2" w:rsidRDefault="0020481A" w:rsidP="0020481A">
            <w:pPr>
              <w:jc w:val="center"/>
              <w:rPr>
                <w:b/>
              </w:rPr>
            </w:pPr>
            <w:r w:rsidRPr="007562D2">
              <w:rPr>
                <w:b/>
              </w:rPr>
              <w:t>MAY</w:t>
            </w:r>
          </w:p>
        </w:tc>
        <w:tc>
          <w:tcPr>
            <w:tcW w:w="0" w:type="auto"/>
            <w:shd w:val="clear" w:color="auto" w:fill="632423" w:themeFill="accent2" w:themeFillShade="80"/>
          </w:tcPr>
          <w:p w14:paraId="0E527EE6" w14:textId="77777777" w:rsidR="0020481A" w:rsidRPr="007562D2" w:rsidRDefault="0020481A" w:rsidP="0020481A">
            <w:pPr>
              <w:jc w:val="center"/>
              <w:rPr>
                <w:b/>
              </w:rPr>
            </w:pPr>
            <w:r w:rsidRPr="007562D2">
              <w:rPr>
                <w:b/>
              </w:rPr>
              <w:t>JUN</w:t>
            </w:r>
          </w:p>
        </w:tc>
        <w:tc>
          <w:tcPr>
            <w:tcW w:w="0" w:type="auto"/>
            <w:shd w:val="clear" w:color="auto" w:fill="632423" w:themeFill="accent2" w:themeFillShade="80"/>
          </w:tcPr>
          <w:p w14:paraId="0DDAF53B" w14:textId="77777777" w:rsidR="0020481A" w:rsidRPr="007562D2" w:rsidRDefault="0020481A" w:rsidP="0020481A">
            <w:pPr>
              <w:jc w:val="center"/>
              <w:rPr>
                <w:b/>
              </w:rPr>
            </w:pPr>
            <w:r w:rsidRPr="007562D2">
              <w:rPr>
                <w:b/>
              </w:rPr>
              <w:t>JUL</w:t>
            </w:r>
          </w:p>
        </w:tc>
      </w:tr>
      <w:tr w:rsidR="00B94241" w14:paraId="1F29A1DE" w14:textId="77777777" w:rsidTr="00C858A8">
        <w:trPr>
          <w:trHeight w:val="1213"/>
          <w:jc w:val="center"/>
        </w:trPr>
        <w:tc>
          <w:tcPr>
            <w:tcW w:w="0" w:type="auto"/>
          </w:tcPr>
          <w:p w14:paraId="770DDE07" w14:textId="77777777" w:rsidR="0020481A" w:rsidRDefault="0020481A" w:rsidP="0020481A">
            <w:pPr>
              <w:jc w:val="center"/>
            </w:pPr>
          </w:p>
          <w:p w14:paraId="6A0BBC1C" w14:textId="77777777" w:rsidR="0020481A" w:rsidRDefault="0020481A" w:rsidP="0020481A">
            <w:pPr>
              <w:jc w:val="center"/>
            </w:pPr>
            <w:r>
              <w:t>Convocar</w:t>
            </w:r>
            <w:r w:rsidR="00123140">
              <w:t xml:space="preserve"> a todo</w:t>
            </w:r>
          </w:p>
          <w:p w14:paraId="5F3C6AE4" w14:textId="77777777" w:rsidR="00123140" w:rsidRDefault="00123140" w:rsidP="0020481A">
            <w:pPr>
              <w:jc w:val="center"/>
            </w:pPr>
            <w:r>
              <w:t xml:space="preserve">el personal </w:t>
            </w:r>
          </w:p>
          <w:p w14:paraId="2BDD9C2C" w14:textId="77777777" w:rsidR="00123140" w:rsidRDefault="00123140" w:rsidP="0020481A">
            <w:pPr>
              <w:jc w:val="center"/>
            </w:pPr>
            <w:r>
              <w:t>del plantel</w:t>
            </w:r>
          </w:p>
        </w:tc>
        <w:tc>
          <w:tcPr>
            <w:tcW w:w="0" w:type="auto"/>
          </w:tcPr>
          <w:p w14:paraId="6FBD1AAC" w14:textId="77777777" w:rsidR="0020481A" w:rsidRDefault="0020481A" w:rsidP="0020481A">
            <w:pPr>
              <w:jc w:val="center"/>
            </w:pPr>
          </w:p>
          <w:p w14:paraId="78355F21" w14:textId="77777777" w:rsidR="0020481A" w:rsidRDefault="004A54D5" w:rsidP="0020481A">
            <w:pPr>
              <w:jc w:val="center"/>
            </w:pPr>
            <w:r>
              <w:t>Director</w:t>
            </w:r>
          </w:p>
          <w:p w14:paraId="328F8035" w14:textId="77777777" w:rsidR="0020481A" w:rsidRDefault="004A54D5" w:rsidP="0020481A">
            <w:pPr>
              <w:jc w:val="center"/>
            </w:pPr>
            <w:r>
              <w:t>Docentes</w:t>
            </w:r>
          </w:p>
          <w:p w14:paraId="4636379D" w14:textId="77777777" w:rsidR="0020481A" w:rsidRDefault="0020481A" w:rsidP="0020481A">
            <w:pPr>
              <w:jc w:val="center"/>
            </w:pPr>
          </w:p>
        </w:tc>
        <w:tc>
          <w:tcPr>
            <w:tcW w:w="0" w:type="auto"/>
            <w:shd w:val="clear" w:color="auto" w:fill="E36C0A" w:themeFill="accent6" w:themeFillShade="BF"/>
          </w:tcPr>
          <w:p w14:paraId="29004B04" w14:textId="77777777" w:rsidR="0020481A" w:rsidRDefault="0020481A" w:rsidP="0020481A">
            <w:pPr>
              <w:jc w:val="center"/>
            </w:pPr>
          </w:p>
        </w:tc>
        <w:tc>
          <w:tcPr>
            <w:tcW w:w="0" w:type="auto"/>
            <w:shd w:val="clear" w:color="auto" w:fill="E36C0A" w:themeFill="accent6" w:themeFillShade="BF"/>
          </w:tcPr>
          <w:p w14:paraId="0B4AAF26" w14:textId="77777777" w:rsidR="0020481A" w:rsidRDefault="0020481A" w:rsidP="0020481A">
            <w:pPr>
              <w:jc w:val="center"/>
            </w:pPr>
          </w:p>
        </w:tc>
        <w:tc>
          <w:tcPr>
            <w:tcW w:w="0" w:type="auto"/>
            <w:shd w:val="clear" w:color="auto" w:fill="auto"/>
          </w:tcPr>
          <w:p w14:paraId="4B2DFE59" w14:textId="77777777" w:rsidR="0020481A" w:rsidRDefault="0020481A" w:rsidP="0020481A">
            <w:pPr>
              <w:jc w:val="center"/>
            </w:pPr>
          </w:p>
        </w:tc>
        <w:tc>
          <w:tcPr>
            <w:tcW w:w="0" w:type="auto"/>
            <w:shd w:val="clear" w:color="auto" w:fill="FFFFFF" w:themeFill="background1"/>
          </w:tcPr>
          <w:p w14:paraId="3E83895A" w14:textId="77777777" w:rsidR="0020481A" w:rsidRDefault="0020481A" w:rsidP="0020481A">
            <w:pPr>
              <w:jc w:val="center"/>
            </w:pPr>
          </w:p>
        </w:tc>
        <w:tc>
          <w:tcPr>
            <w:tcW w:w="0" w:type="auto"/>
            <w:shd w:val="clear" w:color="auto" w:fill="FFFFFF" w:themeFill="background1"/>
          </w:tcPr>
          <w:p w14:paraId="5739268C" w14:textId="77777777" w:rsidR="0020481A" w:rsidRDefault="0020481A" w:rsidP="0020481A">
            <w:pPr>
              <w:jc w:val="center"/>
            </w:pPr>
          </w:p>
        </w:tc>
        <w:tc>
          <w:tcPr>
            <w:tcW w:w="0" w:type="auto"/>
            <w:shd w:val="clear" w:color="auto" w:fill="FFFFFF" w:themeFill="background1"/>
          </w:tcPr>
          <w:p w14:paraId="4688B56E" w14:textId="77777777" w:rsidR="0020481A" w:rsidRDefault="0020481A" w:rsidP="0020481A">
            <w:pPr>
              <w:jc w:val="center"/>
            </w:pPr>
          </w:p>
        </w:tc>
        <w:tc>
          <w:tcPr>
            <w:tcW w:w="0" w:type="auto"/>
            <w:shd w:val="clear" w:color="auto" w:fill="FFFFFF" w:themeFill="background1"/>
          </w:tcPr>
          <w:p w14:paraId="05A51E5F" w14:textId="77777777" w:rsidR="0020481A" w:rsidRDefault="0020481A" w:rsidP="0020481A">
            <w:pPr>
              <w:jc w:val="center"/>
            </w:pPr>
          </w:p>
        </w:tc>
        <w:tc>
          <w:tcPr>
            <w:tcW w:w="0" w:type="auto"/>
            <w:shd w:val="clear" w:color="auto" w:fill="FFFFFF" w:themeFill="background1"/>
          </w:tcPr>
          <w:p w14:paraId="2A8ADB16" w14:textId="77777777" w:rsidR="0020481A" w:rsidRDefault="0020481A" w:rsidP="0020481A">
            <w:pPr>
              <w:jc w:val="center"/>
            </w:pPr>
          </w:p>
        </w:tc>
        <w:tc>
          <w:tcPr>
            <w:tcW w:w="0" w:type="auto"/>
            <w:shd w:val="clear" w:color="auto" w:fill="FFFFFF" w:themeFill="background1"/>
          </w:tcPr>
          <w:p w14:paraId="2C0393CA" w14:textId="77777777" w:rsidR="0020481A" w:rsidRDefault="0020481A" w:rsidP="0020481A">
            <w:pPr>
              <w:jc w:val="center"/>
            </w:pPr>
          </w:p>
        </w:tc>
        <w:tc>
          <w:tcPr>
            <w:tcW w:w="0" w:type="auto"/>
            <w:shd w:val="clear" w:color="auto" w:fill="FFFFFF" w:themeFill="background1"/>
          </w:tcPr>
          <w:p w14:paraId="20497A16" w14:textId="77777777" w:rsidR="0020481A" w:rsidRDefault="0020481A" w:rsidP="0020481A">
            <w:pPr>
              <w:jc w:val="center"/>
            </w:pPr>
          </w:p>
        </w:tc>
        <w:tc>
          <w:tcPr>
            <w:tcW w:w="0" w:type="auto"/>
            <w:shd w:val="clear" w:color="auto" w:fill="FFFFFF" w:themeFill="background1"/>
          </w:tcPr>
          <w:p w14:paraId="3DDD5F55" w14:textId="77777777" w:rsidR="0020481A" w:rsidRDefault="0020481A" w:rsidP="0020481A">
            <w:pPr>
              <w:jc w:val="center"/>
            </w:pPr>
          </w:p>
        </w:tc>
        <w:tc>
          <w:tcPr>
            <w:tcW w:w="0" w:type="auto"/>
            <w:shd w:val="clear" w:color="auto" w:fill="FFFFFF" w:themeFill="background1"/>
          </w:tcPr>
          <w:p w14:paraId="709F0256" w14:textId="77777777" w:rsidR="0020481A" w:rsidRDefault="0020481A" w:rsidP="0020481A">
            <w:pPr>
              <w:jc w:val="center"/>
            </w:pPr>
          </w:p>
        </w:tc>
      </w:tr>
    </w:tbl>
    <w:p w14:paraId="52ED94B4" w14:textId="77777777" w:rsidR="00BB65B0" w:rsidRDefault="00BB65B0"/>
    <w:p w14:paraId="45A0AC17" w14:textId="77777777" w:rsidR="004423C6" w:rsidRDefault="004423C6" w:rsidP="004423C6">
      <w:r>
        <w:t xml:space="preserve">Categoría: </w:t>
      </w:r>
      <w:r w:rsidRPr="000E120C">
        <w:rPr>
          <w:b/>
        </w:rPr>
        <w:t xml:space="preserve">PROGRAMAS DE </w:t>
      </w:r>
      <w:r>
        <w:rPr>
          <w:b/>
        </w:rPr>
        <w:t>SEGURIDAD ESCOLAR ANTE RIESGOS</w:t>
      </w:r>
    </w:p>
    <w:p w14:paraId="51AC5898" w14:textId="38F89424" w:rsidR="00123140" w:rsidRDefault="00D64EF4">
      <w:r>
        <w:t>Línea de acción: Dar seguimiento a</w:t>
      </w:r>
      <w:r w:rsidR="00CF48AE">
        <w:t xml:space="preserve"> </w:t>
      </w:r>
      <w:r>
        <w:t>l</w:t>
      </w:r>
      <w:r w:rsidR="00CF48AE">
        <w:t>a</w:t>
      </w:r>
      <w:r>
        <w:t xml:space="preserve"> plan</w:t>
      </w:r>
      <w:r w:rsidR="00CF48AE">
        <w:t>eación</w:t>
      </w:r>
      <w:r>
        <w:t xml:space="preserve"> de</w:t>
      </w:r>
      <w:r w:rsidR="00CF48AE">
        <w:t xml:space="preserve"> la</w:t>
      </w:r>
      <w:r>
        <w:t xml:space="preserve"> mejora. </w:t>
      </w:r>
    </w:p>
    <w:tbl>
      <w:tblPr>
        <w:tblStyle w:val="Tablaconcuadrcula"/>
        <w:tblW w:w="12432" w:type="dxa"/>
        <w:jc w:val="center"/>
        <w:tblLook w:val="04A0" w:firstRow="1" w:lastRow="0" w:firstColumn="1" w:lastColumn="0" w:noHBand="0" w:noVBand="1"/>
      </w:tblPr>
      <w:tblGrid>
        <w:gridCol w:w="2610"/>
        <w:gridCol w:w="2730"/>
        <w:gridCol w:w="639"/>
        <w:gridCol w:w="545"/>
        <w:gridCol w:w="591"/>
        <w:gridCol w:w="640"/>
        <w:gridCol w:w="530"/>
        <w:gridCol w:w="576"/>
        <w:gridCol w:w="548"/>
        <w:gridCol w:w="666"/>
        <w:gridCol w:w="597"/>
        <w:gridCol w:w="656"/>
        <w:gridCol w:w="578"/>
        <w:gridCol w:w="526"/>
      </w:tblGrid>
      <w:tr w:rsidR="00123140" w14:paraId="0E1563B3" w14:textId="77777777" w:rsidTr="001248A8">
        <w:trPr>
          <w:trHeight w:val="316"/>
          <w:jc w:val="center"/>
        </w:trPr>
        <w:tc>
          <w:tcPr>
            <w:tcW w:w="0" w:type="auto"/>
            <w:vMerge w:val="restart"/>
            <w:shd w:val="clear" w:color="auto" w:fill="632423" w:themeFill="accent2" w:themeFillShade="80"/>
          </w:tcPr>
          <w:p w14:paraId="48A809AB" w14:textId="77777777" w:rsidR="00123140" w:rsidRDefault="00123140" w:rsidP="00280D67">
            <w:pPr>
              <w:jc w:val="center"/>
              <w:rPr>
                <w:b/>
              </w:rPr>
            </w:pPr>
          </w:p>
          <w:p w14:paraId="7187CC98" w14:textId="77777777" w:rsidR="00123140" w:rsidRPr="007562D2" w:rsidRDefault="00123140" w:rsidP="00280D67">
            <w:pPr>
              <w:jc w:val="center"/>
              <w:rPr>
                <w:b/>
              </w:rPr>
            </w:pPr>
            <w:r w:rsidRPr="007562D2">
              <w:rPr>
                <w:b/>
              </w:rPr>
              <w:t>ACTIVIDADES</w:t>
            </w:r>
          </w:p>
        </w:tc>
        <w:tc>
          <w:tcPr>
            <w:tcW w:w="0" w:type="auto"/>
            <w:vMerge w:val="restart"/>
            <w:shd w:val="clear" w:color="auto" w:fill="632423" w:themeFill="accent2" w:themeFillShade="80"/>
          </w:tcPr>
          <w:p w14:paraId="01C0DD81" w14:textId="77777777" w:rsidR="00123140" w:rsidRDefault="00123140" w:rsidP="00280D67">
            <w:pPr>
              <w:jc w:val="center"/>
              <w:rPr>
                <w:b/>
              </w:rPr>
            </w:pPr>
          </w:p>
          <w:p w14:paraId="5EFE621F" w14:textId="77777777" w:rsidR="00123140" w:rsidRPr="007562D2" w:rsidRDefault="00123140" w:rsidP="00280D67">
            <w:pPr>
              <w:jc w:val="center"/>
              <w:rPr>
                <w:b/>
              </w:rPr>
            </w:pPr>
            <w:r w:rsidRPr="007562D2">
              <w:rPr>
                <w:b/>
              </w:rPr>
              <w:t>RESPONSABLE</w:t>
            </w:r>
          </w:p>
        </w:tc>
        <w:tc>
          <w:tcPr>
            <w:tcW w:w="0" w:type="auto"/>
            <w:gridSpan w:val="12"/>
            <w:shd w:val="clear" w:color="auto" w:fill="632423" w:themeFill="accent2" w:themeFillShade="80"/>
          </w:tcPr>
          <w:p w14:paraId="60072B4F" w14:textId="0A965A28" w:rsidR="00123140" w:rsidRPr="007562D2" w:rsidRDefault="009E5953" w:rsidP="00280D67">
            <w:pPr>
              <w:jc w:val="center"/>
              <w:rPr>
                <w:b/>
              </w:rPr>
            </w:pPr>
            <w:r>
              <w:rPr>
                <w:b/>
              </w:rPr>
              <w:t>CICLO ESCOLAR 202</w:t>
            </w:r>
            <w:ins w:id="144" w:author="BACHILLERATO GENERAL ALFONSO DE LA MADRID VIDAURRETA" w:date="2025-09-18T23:31:00Z">
              <w:r w:rsidR="00C12E8E">
                <w:rPr>
                  <w:b/>
                </w:rPr>
                <w:t>5</w:t>
              </w:r>
            </w:ins>
            <w:del w:id="145" w:author="BACHILLERATO GENERAL ALFONSO DE LA MADRID VIDAURRETA" w:date="2025-09-18T23:31:00Z">
              <w:r w:rsidR="00285ACB" w:rsidDel="00C12E8E">
                <w:rPr>
                  <w:b/>
                </w:rPr>
                <w:delText>4</w:delText>
              </w:r>
            </w:del>
            <w:r>
              <w:rPr>
                <w:b/>
              </w:rPr>
              <w:t>-202</w:t>
            </w:r>
            <w:ins w:id="146" w:author="BACHILLERATO GENERAL ALFONSO DE LA MADRID VIDAURRETA" w:date="2025-09-18T23:31:00Z">
              <w:r w:rsidR="00C12E8E">
                <w:rPr>
                  <w:b/>
                </w:rPr>
                <w:t>6</w:t>
              </w:r>
            </w:ins>
            <w:del w:id="147" w:author="BACHILLERATO GENERAL ALFONSO DE LA MADRID VIDAURRETA" w:date="2025-09-18T23:31:00Z">
              <w:r w:rsidR="00285ACB" w:rsidDel="00C12E8E">
                <w:rPr>
                  <w:b/>
                </w:rPr>
                <w:delText>5</w:delText>
              </w:r>
            </w:del>
          </w:p>
        </w:tc>
      </w:tr>
      <w:tr w:rsidR="00D64EF4" w14:paraId="0ECCC47E" w14:textId="77777777" w:rsidTr="001248A8">
        <w:trPr>
          <w:trHeight w:val="168"/>
          <w:jc w:val="center"/>
        </w:trPr>
        <w:tc>
          <w:tcPr>
            <w:tcW w:w="0" w:type="auto"/>
            <w:vMerge/>
            <w:shd w:val="clear" w:color="auto" w:fill="632423" w:themeFill="accent2" w:themeFillShade="80"/>
          </w:tcPr>
          <w:p w14:paraId="659E7004" w14:textId="77777777" w:rsidR="00123140" w:rsidRPr="007562D2" w:rsidRDefault="00123140" w:rsidP="00280D67">
            <w:pPr>
              <w:jc w:val="center"/>
              <w:rPr>
                <w:b/>
              </w:rPr>
            </w:pPr>
          </w:p>
        </w:tc>
        <w:tc>
          <w:tcPr>
            <w:tcW w:w="0" w:type="auto"/>
            <w:vMerge/>
            <w:shd w:val="clear" w:color="auto" w:fill="632423" w:themeFill="accent2" w:themeFillShade="80"/>
          </w:tcPr>
          <w:p w14:paraId="0A3C26D1" w14:textId="77777777" w:rsidR="00123140" w:rsidRPr="007562D2" w:rsidRDefault="00123140" w:rsidP="00280D67">
            <w:pPr>
              <w:jc w:val="center"/>
              <w:rPr>
                <w:b/>
              </w:rPr>
            </w:pPr>
          </w:p>
        </w:tc>
        <w:tc>
          <w:tcPr>
            <w:tcW w:w="0" w:type="auto"/>
            <w:shd w:val="clear" w:color="auto" w:fill="632423" w:themeFill="accent2" w:themeFillShade="80"/>
          </w:tcPr>
          <w:p w14:paraId="40A9DFD7" w14:textId="77777777" w:rsidR="00123140" w:rsidRPr="007562D2" w:rsidRDefault="00123140" w:rsidP="00280D67">
            <w:pPr>
              <w:jc w:val="center"/>
              <w:rPr>
                <w:b/>
              </w:rPr>
            </w:pPr>
            <w:r w:rsidRPr="007562D2">
              <w:rPr>
                <w:b/>
              </w:rPr>
              <w:t>AGO</w:t>
            </w:r>
          </w:p>
        </w:tc>
        <w:tc>
          <w:tcPr>
            <w:tcW w:w="0" w:type="auto"/>
            <w:shd w:val="clear" w:color="auto" w:fill="632423" w:themeFill="accent2" w:themeFillShade="80"/>
          </w:tcPr>
          <w:p w14:paraId="4FFD129F" w14:textId="77777777" w:rsidR="00123140" w:rsidRPr="007562D2" w:rsidRDefault="00123140" w:rsidP="00280D67">
            <w:pPr>
              <w:jc w:val="center"/>
              <w:rPr>
                <w:b/>
              </w:rPr>
            </w:pPr>
            <w:r w:rsidRPr="007562D2">
              <w:rPr>
                <w:b/>
              </w:rPr>
              <w:t>SEP</w:t>
            </w:r>
          </w:p>
        </w:tc>
        <w:tc>
          <w:tcPr>
            <w:tcW w:w="0" w:type="auto"/>
            <w:shd w:val="clear" w:color="auto" w:fill="632423" w:themeFill="accent2" w:themeFillShade="80"/>
          </w:tcPr>
          <w:p w14:paraId="3AC03D98" w14:textId="77777777" w:rsidR="00123140" w:rsidRPr="007562D2" w:rsidRDefault="00123140" w:rsidP="00280D67">
            <w:pPr>
              <w:jc w:val="center"/>
              <w:rPr>
                <w:b/>
              </w:rPr>
            </w:pPr>
            <w:r w:rsidRPr="007562D2">
              <w:rPr>
                <w:b/>
              </w:rPr>
              <w:t>OCT</w:t>
            </w:r>
          </w:p>
        </w:tc>
        <w:tc>
          <w:tcPr>
            <w:tcW w:w="0" w:type="auto"/>
            <w:shd w:val="clear" w:color="auto" w:fill="632423" w:themeFill="accent2" w:themeFillShade="80"/>
          </w:tcPr>
          <w:p w14:paraId="7C07D645" w14:textId="77777777" w:rsidR="00123140" w:rsidRPr="007562D2" w:rsidRDefault="00123140" w:rsidP="00280D67">
            <w:pPr>
              <w:jc w:val="center"/>
              <w:rPr>
                <w:b/>
              </w:rPr>
            </w:pPr>
            <w:r w:rsidRPr="007562D2">
              <w:rPr>
                <w:b/>
              </w:rPr>
              <w:t>NOV</w:t>
            </w:r>
          </w:p>
        </w:tc>
        <w:tc>
          <w:tcPr>
            <w:tcW w:w="0" w:type="auto"/>
            <w:shd w:val="clear" w:color="auto" w:fill="632423" w:themeFill="accent2" w:themeFillShade="80"/>
          </w:tcPr>
          <w:p w14:paraId="53B3FE0A" w14:textId="77777777" w:rsidR="00123140" w:rsidRPr="007562D2" w:rsidRDefault="00123140" w:rsidP="00280D67">
            <w:pPr>
              <w:jc w:val="center"/>
              <w:rPr>
                <w:b/>
              </w:rPr>
            </w:pPr>
            <w:r w:rsidRPr="007562D2">
              <w:rPr>
                <w:b/>
              </w:rPr>
              <w:t>DIC</w:t>
            </w:r>
          </w:p>
        </w:tc>
        <w:tc>
          <w:tcPr>
            <w:tcW w:w="0" w:type="auto"/>
            <w:shd w:val="clear" w:color="auto" w:fill="632423" w:themeFill="accent2" w:themeFillShade="80"/>
          </w:tcPr>
          <w:p w14:paraId="3B25B1E8" w14:textId="77777777" w:rsidR="00123140" w:rsidRPr="007562D2" w:rsidRDefault="00123140" w:rsidP="00280D67">
            <w:pPr>
              <w:jc w:val="center"/>
              <w:rPr>
                <w:b/>
              </w:rPr>
            </w:pPr>
            <w:r w:rsidRPr="007562D2">
              <w:rPr>
                <w:b/>
              </w:rPr>
              <w:t>ENE</w:t>
            </w:r>
          </w:p>
        </w:tc>
        <w:tc>
          <w:tcPr>
            <w:tcW w:w="0" w:type="auto"/>
            <w:shd w:val="clear" w:color="auto" w:fill="632423" w:themeFill="accent2" w:themeFillShade="80"/>
          </w:tcPr>
          <w:p w14:paraId="3026D6D1" w14:textId="77777777" w:rsidR="00123140" w:rsidRPr="007562D2" w:rsidRDefault="00123140" w:rsidP="00280D67">
            <w:pPr>
              <w:jc w:val="center"/>
              <w:rPr>
                <w:b/>
              </w:rPr>
            </w:pPr>
            <w:r w:rsidRPr="007562D2">
              <w:rPr>
                <w:b/>
              </w:rPr>
              <w:t>FEB</w:t>
            </w:r>
          </w:p>
        </w:tc>
        <w:tc>
          <w:tcPr>
            <w:tcW w:w="0" w:type="auto"/>
            <w:shd w:val="clear" w:color="auto" w:fill="632423" w:themeFill="accent2" w:themeFillShade="80"/>
          </w:tcPr>
          <w:p w14:paraId="5D0BD8FB" w14:textId="77777777" w:rsidR="00123140" w:rsidRPr="007562D2" w:rsidRDefault="00123140" w:rsidP="00280D67">
            <w:pPr>
              <w:jc w:val="center"/>
              <w:rPr>
                <w:b/>
              </w:rPr>
            </w:pPr>
            <w:r w:rsidRPr="007562D2">
              <w:rPr>
                <w:b/>
              </w:rPr>
              <w:t>MAR</w:t>
            </w:r>
          </w:p>
        </w:tc>
        <w:tc>
          <w:tcPr>
            <w:tcW w:w="0" w:type="auto"/>
            <w:shd w:val="clear" w:color="auto" w:fill="632423" w:themeFill="accent2" w:themeFillShade="80"/>
          </w:tcPr>
          <w:p w14:paraId="2A8FF2D8" w14:textId="77777777" w:rsidR="00123140" w:rsidRPr="007562D2" w:rsidRDefault="00123140" w:rsidP="00280D67">
            <w:pPr>
              <w:jc w:val="center"/>
              <w:rPr>
                <w:b/>
              </w:rPr>
            </w:pPr>
            <w:r w:rsidRPr="007562D2">
              <w:rPr>
                <w:b/>
              </w:rPr>
              <w:t>ABR</w:t>
            </w:r>
          </w:p>
        </w:tc>
        <w:tc>
          <w:tcPr>
            <w:tcW w:w="0" w:type="auto"/>
            <w:shd w:val="clear" w:color="auto" w:fill="632423" w:themeFill="accent2" w:themeFillShade="80"/>
          </w:tcPr>
          <w:p w14:paraId="6F642441" w14:textId="77777777" w:rsidR="00123140" w:rsidRPr="007562D2" w:rsidRDefault="00123140" w:rsidP="00280D67">
            <w:pPr>
              <w:jc w:val="center"/>
              <w:rPr>
                <w:b/>
              </w:rPr>
            </w:pPr>
            <w:r w:rsidRPr="007562D2">
              <w:rPr>
                <w:b/>
              </w:rPr>
              <w:t>MAY</w:t>
            </w:r>
          </w:p>
        </w:tc>
        <w:tc>
          <w:tcPr>
            <w:tcW w:w="0" w:type="auto"/>
            <w:shd w:val="clear" w:color="auto" w:fill="632423" w:themeFill="accent2" w:themeFillShade="80"/>
          </w:tcPr>
          <w:p w14:paraId="6FCFBF02" w14:textId="77777777" w:rsidR="00123140" w:rsidRPr="007562D2" w:rsidRDefault="00123140" w:rsidP="00280D67">
            <w:pPr>
              <w:jc w:val="center"/>
              <w:rPr>
                <w:b/>
              </w:rPr>
            </w:pPr>
            <w:r w:rsidRPr="007562D2">
              <w:rPr>
                <w:b/>
              </w:rPr>
              <w:t>JUN</w:t>
            </w:r>
          </w:p>
        </w:tc>
        <w:tc>
          <w:tcPr>
            <w:tcW w:w="0" w:type="auto"/>
            <w:shd w:val="clear" w:color="auto" w:fill="632423" w:themeFill="accent2" w:themeFillShade="80"/>
          </w:tcPr>
          <w:p w14:paraId="0FDF9110" w14:textId="77777777" w:rsidR="00123140" w:rsidRPr="007562D2" w:rsidRDefault="00123140" w:rsidP="00280D67">
            <w:pPr>
              <w:jc w:val="center"/>
              <w:rPr>
                <w:b/>
              </w:rPr>
            </w:pPr>
            <w:r w:rsidRPr="007562D2">
              <w:rPr>
                <w:b/>
              </w:rPr>
              <w:t>JUL</w:t>
            </w:r>
          </w:p>
        </w:tc>
      </w:tr>
      <w:tr w:rsidR="00D64EF4" w14:paraId="00B2F3EA" w14:textId="77777777" w:rsidTr="00CF48AE">
        <w:trPr>
          <w:trHeight w:val="1388"/>
          <w:jc w:val="center"/>
        </w:trPr>
        <w:tc>
          <w:tcPr>
            <w:tcW w:w="0" w:type="auto"/>
          </w:tcPr>
          <w:p w14:paraId="5875C641" w14:textId="15A39946" w:rsidR="00123140" w:rsidRDefault="00123140" w:rsidP="0014387D">
            <w:r>
              <w:t>Comisionar personal</w:t>
            </w:r>
            <w:r w:rsidR="0014387D">
              <w:t xml:space="preserve"> </w:t>
            </w:r>
            <w:r>
              <w:t>encargado de operar</w:t>
            </w:r>
            <w:r w:rsidR="0014387D">
              <w:t xml:space="preserve"> </w:t>
            </w:r>
            <w:r w:rsidR="00CF48AE">
              <w:t>e</w:t>
            </w:r>
            <w:r w:rsidR="00D64EF4">
              <w:t xml:space="preserve">l plan. </w:t>
            </w:r>
          </w:p>
        </w:tc>
        <w:tc>
          <w:tcPr>
            <w:tcW w:w="0" w:type="auto"/>
          </w:tcPr>
          <w:p w14:paraId="37751153" w14:textId="18B422EE" w:rsidR="00D64EF4" w:rsidRDefault="00D64EF4" w:rsidP="0014387D">
            <w:r>
              <w:t>Director</w:t>
            </w:r>
            <w:r w:rsidR="0014387D">
              <w:t xml:space="preserve">, </w:t>
            </w:r>
            <w:r>
              <w:t xml:space="preserve"> </w:t>
            </w:r>
          </w:p>
          <w:p w14:paraId="21265DD1" w14:textId="77777777" w:rsidR="00123140" w:rsidRDefault="00D64EF4" w:rsidP="0014387D">
            <w:r>
              <w:t xml:space="preserve">Docentes </w:t>
            </w:r>
          </w:p>
          <w:p w14:paraId="3014BA6F" w14:textId="12343515" w:rsidR="00503F94" w:rsidRDefault="00503F94" w:rsidP="0014387D">
            <w:r>
              <w:t xml:space="preserve">Mesa directiva </w:t>
            </w:r>
            <w:r w:rsidR="00CF48AE">
              <w:t>de padres</w:t>
            </w:r>
            <w:r>
              <w:t xml:space="preserve"> de familia</w:t>
            </w:r>
            <w:r w:rsidR="00CF48AE">
              <w:t>.</w:t>
            </w:r>
          </w:p>
          <w:p w14:paraId="2640FA16" w14:textId="77777777" w:rsidR="00123140" w:rsidRDefault="00123140" w:rsidP="0014387D"/>
        </w:tc>
        <w:tc>
          <w:tcPr>
            <w:tcW w:w="0" w:type="auto"/>
            <w:shd w:val="clear" w:color="auto" w:fill="4F81BD" w:themeFill="accent1"/>
          </w:tcPr>
          <w:p w14:paraId="25C6D597" w14:textId="77777777" w:rsidR="00123140" w:rsidRDefault="00123140" w:rsidP="00280D67">
            <w:pPr>
              <w:jc w:val="center"/>
            </w:pPr>
          </w:p>
        </w:tc>
        <w:tc>
          <w:tcPr>
            <w:tcW w:w="0" w:type="auto"/>
            <w:shd w:val="clear" w:color="auto" w:fill="4F81BD" w:themeFill="accent1"/>
          </w:tcPr>
          <w:p w14:paraId="57FCD327" w14:textId="77777777" w:rsidR="00123140" w:rsidRDefault="00123140" w:rsidP="00280D67">
            <w:pPr>
              <w:jc w:val="center"/>
            </w:pPr>
          </w:p>
        </w:tc>
        <w:tc>
          <w:tcPr>
            <w:tcW w:w="0" w:type="auto"/>
            <w:shd w:val="clear" w:color="auto" w:fill="FFFFFF" w:themeFill="background1"/>
          </w:tcPr>
          <w:p w14:paraId="193D5C15" w14:textId="77777777" w:rsidR="00123140" w:rsidRDefault="00123140" w:rsidP="00280D67">
            <w:pPr>
              <w:jc w:val="center"/>
            </w:pPr>
          </w:p>
        </w:tc>
        <w:tc>
          <w:tcPr>
            <w:tcW w:w="0" w:type="auto"/>
            <w:shd w:val="clear" w:color="auto" w:fill="FFFFFF" w:themeFill="background1"/>
          </w:tcPr>
          <w:p w14:paraId="62024E18" w14:textId="77777777" w:rsidR="00123140" w:rsidRDefault="00123140" w:rsidP="00280D67">
            <w:pPr>
              <w:jc w:val="center"/>
            </w:pPr>
          </w:p>
        </w:tc>
        <w:tc>
          <w:tcPr>
            <w:tcW w:w="0" w:type="auto"/>
            <w:shd w:val="clear" w:color="auto" w:fill="FFFFFF" w:themeFill="background1"/>
          </w:tcPr>
          <w:p w14:paraId="0D7ADEF7" w14:textId="77777777" w:rsidR="00123140" w:rsidRDefault="00123140" w:rsidP="00280D67">
            <w:pPr>
              <w:jc w:val="center"/>
            </w:pPr>
          </w:p>
        </w:tc>
        <w:tc>
          <w:tcPr>
            <w:tcW w:w="0" w:type="auto"/>
            <w:shd w:val="clear" w:color="auto" w:fill="FFFFFF" w:themeFill="background1"/>
          </w:tcPr>
          <w:p w14:paraId="3DC860F4" w14:textId="77777777" w:rsidR="00123140" w:rsidRDefault="00123140" w:rsidP="00280D67">
            <w:pPr>
              <w:jc w:val="center"/>
            </w:pPr>
          </w:p>
        </w:tc>
        <w:tc>
          <w:tcPr>
            <w:tcW w:w="0" w:type="auto"/>
            <w:shd w:val="clear" w:color="auto" w:fill="FFFFFF" w:themeFill="background1"/>
          </w:tcPr>
          <w:p w14:paraId="4B3C4576" w14:textId="77777777" w:rsidR="00123140" w:rsidRDefault="00123140" w:rsidP="00280D67">
            <w:pPr>
              <w:jc w:val="center"/>
            </w:pPr>
          </w:p>
        </w:tc>
        <w:tc>
          <w:tcPr>
            <w:tcW w:w="0" w:type="auto"/>
            <w:shd w:val="clear" w:color="auto" w:fill="FFFFFF" w:themeFill="background1"/>
          </w:tcPr>
          <w:p w14:paraId="62418B05" w14:textId="77777777" w:rsidR="00123140" w:rsidRDefault="00123140" w:rsidP="00280D67">
            <w:pPr>
              <w:jc w:val="center"/>
            </w:pPr>
          </w:p>
        </w:tc>
        <w:tc>
          <w:tcPr>
            <w:tcW w:w="0" w:type="auto"/>
            <w:shd w:val="clear" w:color="auto" w:fill="FFFFFF" w:themeFill="background1"/>
          </w:tcPr>
          <w:p w14:paraId="077F1FC7" w14:textId="77777777" w:rsidR="00123140" w:rsidRDefault="00123140" w:rsidP="00280D67">
            <w:pPr>
              <w:jc w:val="center"/>
            </w:pPr>
          </w:p>
        </w:tc>
        <w:tc>
          <w:tcPr>
            <w:tcW w:w="0" w:type="auto"/>
            <w:shd w:val="clear" w:color="auto" w:fill="FFFFFF" w:themeFill="background1"/>
          </w:tcPr>
          <w:p w14:paraId="32F2CA6B" w14:textId="77777777" w:rsidR="00123140" w:rsidRDefault="00123140" w:rsidP="00280D67">
            <w:pPr>
              <w:jc w:val="center"/>
            </w:pPr>
          </w:p>
        </w:tc>
        <w:tc>
          <w:tcPr>
            <w:tcW w:w="0" w:type="auto"/>
            <w:shd w:val="clear" w:color="auto" w:fill="FFFFFF" w:themeFill="background1"/>
          </w:tcPr>
          <w:p w14:paraId="274C3C65" w14:textId="77777777" w:rsidR="00123140" w:rsidRDefault="00123140" w:rsidP="00280D67">
            <w:pPr>
              <w:jc w:val="center"/>
            </w:pPr>
          </w:p>
        </w:tc>
        <w:tc>
          <w:tcPr>
            <w:tcW w:w="0" w:type="auto"/>
            <w:shd w:val="clear" w:color="auto" w:fill="FFFFFF" w:themeFill="background1"/>
          </w:tcPr>
          <w:p w14:paraId="32B5BA25" w14:textId="77777777" w:rsidR="00123140" w:rsidRDefault="00123140" w:rsidP="00280D67">
            <w:pPr>
              <w:jc w:val="center"/>
            </w:pPr>
          </w:p>
        </w:tc>
      </w:tr>
      <w:tr w:rsidR="00D64EF4" w14:paraId="7001A41B" w14:textId="77777777" w:rsidTr="00CF48AE">
        <w:trPr>
          <w:trHeight w:val="1124"/>
          <w:jc w:val="center"/>
        </w:trPr>
        <w:tc>
          <w:tcPr>
            <w:tcW w:w="0" w:type="auto"/>
          </w:tcPr>
          <w:p w14:paraId="6C43FCA5" w14:textId="77777777" w:rsidR="00123140" w:rsidRDefault="00123140" w:rsidP="00280D67">
            <w:pPr>
              <w:jc w:val="center"/>
            </w:pPr>
          </w:p>
          <w:p w14:paraId="46CA426C" w14:textId="121CC8C4" w:rsidR="00123140" w:rsidRDefault="00123140" w:rsidP="0014387D">
            <w:r>
              <w:t>Establecer acciones</w:t>
            </w:r>
            <w:r w:rsidR="0014387D">
              <w:t xml:space="preserve"> </w:t>
            </w:r>
            <w:r>
              <w:t>de Mantenimiento</w:t>
            </w:r>
          </w:p>
          <w:p w14:paraId="5862F8F5" w14:textId="77777777" w:rsidR="00123140" w:rsidRDefault="00123140" w:rsidP="00280D67">
            <w:pPr>
              <w:jc w:val="center"/>
            </w:pPr>
          </w:p>
        </w:tc>
        <w:tc>
          <w:tcPr>
            <w:tcW w:w="0" w:type="auto"/>
          </w:tcPr>
          <w:p w14:paraId="67F5B308" w14:textId="77777777" w:rsidR="00123140" w:rsidRDefault="00123140" w:rsidP="00280D67">
            <w:pPr>
              <w:jc w:val="center"/>
            </w:pPr>
          </w:p>
          <w:p w14:paraId="19EDD79A" w14:textId="2C8870E4" w:rsidR="00D64EF4" w:rsidRDefault="00D64EF4" w:rsidP="0014387D">
            <w:r>
              <w:t>Director</w:t>
            </w:r>
            <w:r w:rsidR="0014387D">
              <w:t xml:space="preserve">, </w:t>
            </w:r>
            <w:r>
              <w:t>Docentes</w:t>
            </w:r>
            <w:r w:rsidR="0014387D">
              <w:t>,</w:t>
            </w:r>
          </w:p>
          <w:p w14:paraId="14EB7041" w14:textId="3ED52689" w:rsidR="00503F94" w:rsidRDefault="00D64EF4" w:rsidP="0014387D">
            <w:r>
              <w:t>Estudiantes</w:t>
            </w:r>
            <w:r w:rsidR="0014387D">
              <w:t>, m</w:t>
            </w:r>
            <w:r w:rsidR="00503F94">
              <w:t>esa directiva de</w:t>
            </w:r>
            <w:r w:rsidR="0014387D">
              <w:t xml:space="preserve"> </w:t>
            </w:r>
            <w:r w:rsidR="00503F94">
              <w:t>padres de familia</w:t>
            </w:r>
            <w:r w:rsidR="00CF48AE">
              <w:t>.</w:t>
            </w:r>
          </w:p>
          <w:p w14:paraId="273E1A59" w14:textId="77777777" w:rsidR="00123140" w:rsidRDefault="00123140" w:rsidP="00D64EF4">
            <w:pPr>
              <w:jc w:val="center"/>
            </w:pPr>
          </w:p>
        </w:tc>
        <w:tc>
          <w:tcPr>
            <w:tcW w:w="0" w:type="auto"/>
            <w:shd w:val="clear" w:color="auto" w:fill="FFFFFF" w:themeFill="background1"/>
          </w:tcPr>
          <w:p w14:paraId="14858CAB" w14:textId="77777777" w:rsidR="00123140" w:rsidRDefault="00123140" w:rsidP="00280D67">
            <w:pPr>
              <w:jc w:val="center"/>
            </w:pPr>
          </w:p>
        </w:tc>
        <w:tc>
          <w:tcPr>
            <w:tcW w:w="0" w:type="auto"/>
            <w:shd w:val="clear" w:color="auto" w:fill="548DD4" w:themeFill="text2" w:themeFillTint="99"/>
          </w:tcPr>
          <w:p w14:paraId="627248C5" w14:textId="77777777" w:rsidR="00123140" w:rsidRDefault="00123140" w:rsidP="00280D67">
            <w:pPr>
              <w:jc w:val="center"/>
            </w:pPr>
          </w:p>
        </w:tc>
        <w:tc>
          <w:tcPr>
            <w:tcW w:w="0" w:type="auto"/>
            <w:shd w:val="clear" w:color="auto" w:fill="548DD4" w:themeFill="text2" w:themeFillTint="99"/>
          </w:tcPr>
          <w:p w14:paraId="555EA6CD" w14:textId="77777777" w:rsidR="00123140" w:rsidRDefault="00123140" w:rsidP="00280D67">
            <w:pPr>
              <w:jc w:val="center"/>
            </w:pPr>
          </w:p>
        </w:tc>
        <w:tc>
          <w:tcPr>
            <w:tcW w:w="0" w:type="auto"/>
            <w:shd w:val="clear" w:color="auto" w:fill="548DD4" w:themeFill="text2" w:themeFillTint="99"/>
          </w:tcPr>
          <w:p w14:paraId="2B31DC44" w14:textId="77777777" w:rsidR="00123140" w:rsidRDefault="00123140" w:rsidP="00280D67">
            <w:pPr>
              <w:jc w:val="center"/>
            </w:pPr>
          </w:p>
        </w:tc>
        <w:tc>
          <w:tcPr>
            <w:tcW w:w="0" w:type="auto"/>
            <w:shd w:val="clear" w:color="auto" w:fill="548DD4" w:themeFill="text2" w:themeFillTint="99"/>
          </w:tcPr>
          <w:p w14:paraId="32DBF5B8" w14:textId="77777777" w:rsidR="00123140" w:rsidRDefault="00123140" w:rsidP="00280D67">
            <w:pPr>
              <w:jc w:val="center"/>
            </w:pPr>
          </w:p>
        </w:tc>
        <w:tc>
          <w:tcPr>
            <w:tcW w:w="0" w:type="auto"/>
            <w:shd w:val="clear" w:color="auto" w:fill="548DD4" w:themeFill="text2" w:themeFillTint="99"/>
          </w:tcPr>
          <w:p w14:paraId="3B6E6597" w14:textId="77777777" w:rsidR="00123140" w:rsidRDefault="00123140" w:rsidP="00280D67">
            <w:pPr>
              <w:jc w:val="center"/>
            </w:pPr>
          </w:p>
        </w:tc>
        <w:tc>
          <w:tcPr>
            <w:tcW w:w="0" w:type="auto"/>
            <w:shd w:val="clear" w:color="auto" w:fill="548DD4" w:themeFill="text2" w:themeFillTint="99"/>
          </w:tcPr>
          <w:p w14:paraId="153C3237" w14:textId="77777777" w:rsidR="00123140" w:rsidRDefault="00123140" w:rsidP="00280D67">
            <w:pPr>
              <w:jc w:val="center"/>
            </w:pPr>
          </w:p>
        </w:tc>
        <w:tc>
          <w:tcPr>
            <w:tcW w:w="0" w:type="auto"/>
            <w:shd w:val="clear" w:color="auto" w:fill="548DD4" w:themeFill="text2" w:themeFillTint="99"/>
          </w:tcPr>
          <w:p w14:paraId="415F3216" w14:textId="77777777" w:rsidR="00123140" w:rsidRDefault="00123140" w:rsidP="00280D67">
            <w:pPr>
              <w:jc w:val="center"/>
            </w:pPr>
          </w:p>
        </w:tc>
        <w:tc>
          <w:tcPr>
            <w:tcW w:w="0" w:type="auto"/>
            <w:shd w:val="clear" w:color="auto" w:fill="548DD4" w:themeFill="text2" w:themeFillTint="99"/>
          </w:tcPr>
          <w:p w14:paraId="7C11421E" w14:textId="77777777" w:rsidR="00123140" w:rsidRDefault="00123140" w:rsidP="00280D67">
            <w:pPr>
              <w:jc w:val="center"/>
            </w:pPr>
          </w:p>
        </w:tc>
        <w:tc>
          <w:tcPr>
            <w:tcW w:w="0" w:type="auto"/>
            <w:shd w:val="clear" w:color="auto" w:fill="548DD4" w:themeFill="text2" w:themeFillTint="99"/>
          </w:tcPr>
          <w:p w14:paraId="3D2267B8" w14:textId="77777777" w:rsidR="00123140" w:rsidRDefault="00123140" w:rsidP="00280D67">
            <w:pPr>
              <w:jc w:val="center"/>
            </w:pPr>
          </w:p>
        </w:tc>
        <w:tc>
          <w:tcPr>
            <w:tcW w:w="0" w:type="auto"/>
            <w:shd w:val="clear" w:color="auto" w:fill="548DD4" w:themeFill="text2" w:themeFillTint="99"/>
          </w:tcPr>
          <w:p w14:paraId="6BF1CA31" w14:textId="77777777" w:rsidR="00123140" w:rsidRDefault="00123140" w:rsidP="00280D67">
            <w:pPr>
              <w:jc w:val="center"/>
            </w:pPr>
          </w:p>
        </w:tc>
        <w:tc>
          <w:tcPr>
            <w:tcW w:w="0" w:type="auto"/>
            <w:shd w:val="clear" w:color="auto" w:fill="FFFFFF" w:themeFill="background1"/>
          </w:tcPr>
          <w:p w14:paraId="35E6BD87" w14:textId="77777777" w:rsidR="00123140" w:rsidRDefault="00123140" w:rsidP="00280D67">
            <w:pPr>
              <w:jc w:val="center"/>
            </w:pPr>
          </w:p>
        </w:tc>
      </w:tr>
      <w:tr w:rsidR="00D64EF4" w14:paraId="6F3CD9CA" w14:textId="77777777" w:rsidTr="00CF48AE">
        <w:trPr>
          <w:trHeight w:val="1045"/>
          <w:jc w:val="center"/>
        </w:trPr>
        <w:tc>
          <w:tcPr>
            <w:tcW w:w="0" w:type="auto"/>
          </w:tcPr>
          <w:p w14:paraId="0A018544" w14:textId="77777777" w:rsidR="00123140" w:rsidRDefault="00123140" w:rsidP="00280D67">
            <w:pPr>
              <w:jc w:val="center"/>
            </w:pPr>
          </w:p>
          <w:p w14:paraId="77623314" w14:textId="77777777" w:rsidR="00123140" w:rsidRDefault="00123140" w:rsidP="0014387D">
            <w:r>
              <w:t xml:space="preserve">Aplicar el </w:t>
            </w:r>
            <w:r w:rsidR="00D64EF4">
              <w:t xml:space="preserve">Plan de mejora. </w:t>
            </w:r>
          </w:p>
          <w:p w14:paraId="0D4E7B02" w14:textId="77777777" w:rsidR="00123140" w:rsidRDefault="00123140" w:rsidP="00280D67">
            <w:pPr>
              <w:jc w:val="center"/>
            </w:pPr>
          </w:p>
        </w:tc>
        <w:tc>
          <w:tcPr>
            <w:tcW w:w="0" w:type="auto"/>
          </w:tcPr>
          <w:p w14:paraId="16D1AF35" w14:textId="77777777" w:rsidR="00123140" w:rsidRDefault="00123140" w:rsidP="00280D67">
            <w:pPr>
              <w:jc w:val="center"/>
            </w:pPr>
          </w:p>
          <w:p w14:paraId="7F824426" w14:textId="472A5A40" w:rsidR="00503F94" w:rsidRDefault="0014387D" w:rsidP="0014387D">
            <w:r>
              <w:t>D</w:t>
            </w:r>
            <w:r w:rsidR="00123140">
              <w:t>irector</w:t>
            </w:r>
            <w:r>
              <w:t xml:space="preserve">, </w:t>
            </w:r>
            <w:r w:rsidR="00D64EF4">
              <w:t>Docentes</w:t>
            </w:r>
            <w:r>
              <w:t xml:space="preserve">, </w:t>
            </w:r>
            <w:r w:rsidR="00503F94">
              <w:t>Mesa directiva de padres de familia</w:t>
            </w:r>
            <w:r w:rsidR="00CF48AE">
              <w:t>.</w:t>
            </w:r>
          </w:p>
          <w:p w14:paraId="437D5838" w14:textId="77777777" w:rsidR="00503F94" w:rsidRDefault="00503F94" w:rsidP="0014387D"/>
          <w:p w14:paraId="3AAE4445" w14:textId="77777777" w:rsidR="00123140" w:rsidRDefault="00123140" w:rsidP="00280D67">
            <w:pPr>
              <w:jc w:val="center"/>
            </w:pPr>
          </w:p>
        </w:tc>
        <w:tc>
          <w:tcPr>
            <w:tcW w:w="0" w:type="auto"/>
            <w:shd w:val="clear" w:color="auto" w:fill="FFFFFF" w:themeFill="background1"/>
          </w:tcPr>
          <w:p w14:paraId="4A7DE26F" w14:textId="77777777" w:rsidR="00123140" w:rsidRDefault="00123140" w:rsidP="00280D67">
            <w:pPr>
              <w:jc w:val="center"/>
            </w:pPr>
          </w:p>
        </w:tc>
        <w:tc>
          <w:tcPr>
            <w:tcW w:w="0" w:type="auto"/>
            <w:shd w:val="clear" w:color="auto" w:fill="548DD4" w:themeFill="text2" w:themeFillTint="99"/>
          </w:tcPr>
          <w:p w14:paraId="5A648E38" w14:textId="77777777" w:rsidR="00123140" w:rsidRDefault="00123140" w:rsidP="00280D67">
            <w:pPr>
              <w:jc w:val="center"/>
            </w:pPr>
          </w:p>
        </w:tc>
        <w:tc>
          <w:tcPr>
            <w:tcW w:w="0" w:type="auto"/>
            <w:shd w:val="clear" w:color="auto" w:fill="548DD4" w:themeFill="text2" w:themeFillTint="99"/>
          </w:tcPr>
          <w:p w14:paraId="5EB0E8A3" w14:textId="77777777" w:rsidR="00123140" w:rsidRDefault="00123140" w:rsidP="00280D67">
            <w:pPr>
              <w:jc w:val="center"/>
            </w:pPr>
          </w:p>
        </w:tc>
        <w:tc>
          <w:tcPr>
            <w:tcW w:w="0" w:type="auto"/>
            <w:shd w:val="clear" w:color="auto" w:fill="548DD4" w:themeFill="text2" w:themeFillTint="99"/>
          </w:tcPr>
          <w:p w14:paraId="43D99D71" w14:textId="77777777" w:rsidR="00123140" w:rsidRDefault="00123140" w:rsidP="00280D67">
            <w:pPr>
              <w:jc w:val="center"/>
            </w:pPr>
          </w:p>
        </w:tc>
        <w:tc>
          <w:tcPr>
            <w:tcW w:w="0" w:type="auto"/>
            <w:shd w:val="clear" w:color="auto" w:fill="548DD4" w:themeFill="text2" w:themeFillTint="99"/>
          </w:tcPr>
          <w:p w14:paraId="0E79C4EE" w14:textId="77777777" w:rsidR="00123140" w:rsidRDefault="00123140" w:rsidP="00280D67">
            <w:pPr>
              <w:jc w:val="center"/>
            </w:pPr>
          </w:p>
        </w:tc>
        <w:tc>
          <w:tcPr>
            <w:tcW w:w="0" w:type="auto"/>
            <w:shd w:val="clear" w:color="auto" w:fill="548DD4" w:themeFill="text2" w:themeFillTint="99"/>
          </w:tcPr>
          <w:p w14:paraId="70849FDF" w14:textId="77777777" w:rsidR="00123140" w:rsidRDefault="00123140" w:rsidP="00280D67">
            <w:pPr>
              <w:jc w:val="center"/>
            </w:pPr>
          </w:p>
        </w:tc>
        <w:tc>
          <w:tcPr>
            <w:tcW w:w="0" w:type="auto"/>
            <w:shd w:val="clear" w:color="auto" w:fill="548DD4" w:themeFill="text2" w:themeFillTint="99"/>
          </w:tcPr>
          <w:p w14:paraId="2AF61DCE" w14:textId="77777777" w:rsidR="00123140" w:rsidRDefault="00123140" w:rsidP="00280D67">
            <w:pPr>
              <w:jc w:val="center"/>
            </w:pPr>
          </w:p>
        </w:tc>
        <w:tc>
          <w:tcPr>
            <w:tcW w:w="0" w:type="auto"/>
            <w:shd w:val="clear" w:color="auto" w:fill="548DD4" w:themeFill="text2" w:themeFillTint="99"/>
          </w:tcPr>
          <w:p w14:paraId="3EE241FA" w14:textId="77777777" w:rsidR="00123140" w:rsidRDefault="00123140" w:rsidP="00280D67">
            <w:pPr>
              <w:jc w:val="center"/>
            </w:pPr>
          </w:p>
        </w:tc>
        <w:tc>
          <w:tcPr>
            <w:tcW w:w="0" w:type="auto"/>
            <w:shd w:val="clear" w:color="auto" w:fill="548DD4" w:themeFill="text2" w:themeFillTint="99"/>
          </w:tcPr>
          <w:p w14:paraId="0909DB02" w14:textId="77777777" w:rsidR="00123140" w:rsidRDefault="00123140" w:rsidP="00280D67">
            <w:pPr>
              <w:jc w:val="center"/>
            </w:pPr>
          </w:p>
        </w:tc>
        <w:tc>
          <w:tcPr>
            <w:tcW w:w="0" w:type="auto"/>
            <w:shd w:val="clear" w:color="auto" w:fill="548DD4" w:themeFill="text2" w:themeFillTint="99"/>
          </w:tcPr>
          <w:p w14:paraId="5A237E44" w14:textId="77777777" w:rsidR="00123140" w:rsidRDefault="00123140" w:rsidP="00280D67">
            <w:pPr>
              <w:jc w:val="center"/>
            </w:pPr>
          </w:p>
        </w:tc>
        <w:tc>
          <w:tcPr>
            <w:tcW w:w="0" w:type="auto"/>
            <w:shd w:val="clear" w:color="auto" w:fill="548DD4" w:themeFill="text2" w:themeFillTint="99"/>
          </w:tcPr>
          <w:p w14:paraId="1EAFECCB" w14:textId="77777777" w:rsidR="00123140" w:rsidRDefault="00123140" w:rsidP="00280D67">
            <w:pPr>
              <w:jc w:val="center"/>
            </w:pPr>
          </w:p>
        </w:tc>
        <w:tc>
          <w:tcPr>
            <w:tcW w:w="0" w:type="auto"/>
            <w:shd w:val="clear" w:color="auto" w:fill="FFFFFF" w:themeFill="background1"/>
          </w:tcPr>
          <w:p w14:paraId="5E1BE569" w14:textId="77777777" w:rsidR="00123140" w:rsidRDefault="00123140" w:rsidP="00280D67">
            <w:pPr>
              <w:jc w:val="center"/>
            </w:pPr>
          </w:p>
        </w:tc>
      </w:tr>
    </w:tbl>
    <w:tbl>
      <w:tblPr>
        <w:tblStyle w:val="Tablaconcuadrcula"/>
        <w:tblpPr w:leftFromText="141" w:rightFromText="141" w:vertAnchor="text" w:horzAnchor="margin" w:tblpY="133"/>
        <w:tblW w:w="12469" w:type="dxa"/>
        <w:tblLook w:val="04A0" w:firstRow="1" w:lastRow="0" w:firstColumn="1" w:lastColumn="0" w:noHBand="0" w:noVBand="1"/>
      </w:tblPr>
      <w:tblGrid>
        <w:gridCol w:w="5012"/>
        <w:gridCol w:w="3329"/>
        <w:gridCol w:w="4128"/>
      </w:tblGrid>
      <w:tr w:rsidR="00CF48AE" w14:paraId="58682932" w14:textId="77777777" w:rsidTr="00CF48AE">
        <w:tc>
          <w:tcPr>
            <w:tcW w:w="5012" w:type="dxa"/>
            <w:shd w:val="clear" w:color="auto" w:fill="BFBFBF" w:themeFill="background1" w:themeFillShade="BF"/>
          </w:tcPr>
          <w:p w14:paraId="3C124142" w14:textId="77777777" w:rsidR="00CF48AE" w:rsidRDefault="00CF48AE" w:rsidP="00CF48AE">
            <w:pPr>
              <w:jc w:val="center"/>
              <w:rPr>
                <w:b/>
                <w:sz w:val="32"/>
                <w:szCs w:val="32"/>
              </w:rPr>
            </w:pPr>
            <w:r>
              <w:rPr>
                <w:b/>
                <w:sz w:val="32"/>
                <w:szCs w:val="32"/>
              </w:rPr>
              <w:t>NOMBRE COMPLETO</w:t>
            </w:r>
          </w:p>
        </w:tc>
        <w:tc>
          <w:tcPr>
            <w:tcW w:w="3329" w:type="dxa"/>
            <w:shd w:val="clear" w:color="auto" w:fill="BFBFBF" w:themeFill="background1" w:themeFillShade="BF"/>
          </w:tcPr>
          <w:p w14:paraId="235E4829" w14:textId="77777777" w:rsidR="00CF48AE" w:rsidRDefault="00CF48AE" w:rsidP="00CF48AE">
            <w:pPr>
              <w:jc w:val="center"/>
              <w:rPr>
                <w:b/>
                <w:sz w:val="32"/>
                <w:szCs w:val="32"/>
              </w:rPr>
            </w:pPr>
            <w:r>
              <w:rPr>
                <w:b/>
                <w:sz w:val="32"/>
                <w:szCs w:val="32"/>
              </w:rPr>
              <w:t xml:space="preserve">CARGO </w:t>
            </w:r>
          </w:p>
        </w:tc>
        <w:tc>
          <w:tcPr>
            <w:tcW w:w="4128" w:type="dxa"/>
            <w:shd w:val="clear" w:color="auto" w:fill="BFBFBF" w:themeFill="background1" w:themeFillShade="BF"/>
          </w:tcPr>
          <w:p w14:paraId="730315CC" w14:textId="77777777" w:rsidR="00CF48AE" w:rsidRDefault="00CF48AE" w:rsidP="00CF48AE">
            <w:pPr>
              <w:jc w:val="center"/>
              <w:rPr>
                <w:b/>
                <w:sz w:val="32"/>
                <w:szCs w:val="32"/>
              </w:rPr>
            </w:pPr>
            <w:r>
              <w:rPr>
                <w:b/>
                <w:sz w:val="32"/>
                <w:szCs w:val="32"/>
              </w:rPr>
              <w:t>FIRMA</w:t>
            </w:r>
          </w:p>
        </w:tc>
      </w:tr>
      <w:tr w:rsidR="00CF48AE" w14:paraId="4D39D032" w14:textId="77777777" w:rsidTr="00CF48AE">
        <w:trPr>
          <w:trHeight w:val="454"/>
        </w:trPr>
        <w:tc>
          <w:tcPr>
            <w:tcW w:w="5012" w:type="dxa"/>
            <w:vAlign w:val="center"/>
          </w:tcPr>
          <w:p w14:paraId="2F014732" w14:textId="77777777" w:rsidR="00CF48AE" w:rsidRPr="00C1471D" w:rsidRDefault="00CF48AE" w:rsidP="00CF48AE">
            <w:pPr>
              <w:rPr>
                <w:b/>
                <w:szCs w:val="32"/>
              </w:rPr>
            </w:pPr>
            <w:r>
              <w:rPr>
                <w:b/>
                <w:szCs w:val="32"/>
              </w:rPr>
              <w:lastRenderedPageBreak/>
              <w:t>C.P. ALEJANDRO ESPINOZA SALAS</w:t>
            </w:r>
          </w:p>
        </w:tc>
        <w:tc>
          <w:tcPr>
            <w:tcW w:w="3329" w:type="dxa"/>
            <w:vAlign w:val="center"/>
          </w:tcPr>
          <w:p w14:paraId="5F150F72" w14:textId="77777777" w:rsidR="00CF48AE" w:rsidRPr="00C1471D" w:rsidRDefault="00CF48AE" w:rsidP="00CF48AE">
            <w:pPr>
              <w:jc w:val="center"/>
              <w:rPr>
                <w:b/>
                <w:szCs w:val="32"/>
              </w:rPr>
            </w:pPr>
            <w:r>
              <w:rPr>
                <w:b/>
                <w:szCs w:val="32"/>
              </w:rPr>
              <w:t>RESPONSABLE ADMINISTRATIVO</w:t>
            </w:r>
          </w:p>
        </w:tc>
        <w:tc>
          <w:tcPr>
            <w:tcW w:w="4128" w:type="dxa"/>
          </w:tcPr>
          <w:p w14:paraId="45FE70CA" w14:textId="77777777" w:rsidR="00CF48AE" w:rsidRDefault="00CF48AE" w:rsidP="00CF48AE">
            <w:pPr>
              <w:jc w:val="center"/>
              <w:rPr>
                <w:b/>
                <w:sz w:val="32"/>
                <w:szCs w:val="32"/>
              </w:rPr>
            </w:pPr>
          </w:p>
        </w:tc>
      </w:tr>
      <w:tr w:rsidR="00CF48AE" w14:paraId="20B15B1B" w14:textId="77777777" w:rsidTr="00CF48AE">
        <w:trPr>
          <w:trHeight w:val="454"/>
        </w:trPr>
        <w:tc>
          <w:tcPr>
            <w:tcW w:w="5012" w:type="dxa"/>
            <w:vAlign w:val="center"/>
          </w:tcPr>
          <w:p w14:paraId="3DF4EDB3" w14:textId="77777777" w:rsidR="00CF48AE" w:rsidRDefault="00CF48AE" w:rsidP="00CF48AE">
            <w:pPr>
              <w:rPr>
                <w:b/>
                <w:szCs w:val="32"/>
              </w:rPr>
            </w:pPr>
            <w:r>
              <w:rPr>
                <w:b/>
                <w:szCs w:val="32"/>
              </w:rPr>
              <w:t>MAESTRA MARÍA ARMINDA CÁRDENAS SANTILLÁN</w:t>
            </w:r>
          </w:p>
        </w:tc>
        <w:tc>
          <w:tcPr>
            <w:tcW w:w="3329" w:type="dxa"/>
            <w:vAlign w:val="center"/>
          </w:tcPr>
          <w:p w14:paraId="784FB634" w14:textId="77777777" w:rsidR="00CF48AE" w:rsidRDefault="00CF48AE" w:rsidP="00CF48AE">
            <w:pPr>
              <w:jc w:val="center"/>
              <w:rPr>
                <w:b/>
                <w:szCs w:val="32"/>
              </w:rPr>
            </w:pPr>
            <w:r>
              <w:rPr>
                <w:b/>
                <w:szCs w:val="32"/>
              </w:rPr>
              <w:t>DOCENTE</w:t>
            </w:r>
          </w:p>
        </w:tc>
        <w:tc>
          <w:tcPr>
            <w:tcW w:w="4128" w:type="dxa"/>
          </w:tcPr>
          <w:p w14:paraId="250DE25A" w14:textId="77777777" w:rsidR="00CF48AE" w:rsidRDefault="00CF48AE" w:rsidP="00CF48AE">
            <w:pPr>
              <w:jc w:val="center"/>
              <w:rPr>
                <w:b/>
                <w:sz w:val="32"/>
                <w:szCs w:val="32"/>
              </w:rPr>
            </w:pPr>
          </w:p>
        </w:tc>
      </w:tr>
      <w:tr w:rsidR="00CF48AE" w:rsidDel="00610C9D" w14:paraId="7B67B229" w14:textId="34FEA215" w:rsidTr="00CF48AE">
        <w:trPr>
          <w:trHeight w:val="454"/>
          <w:del w:id="148" w:author="BACHILLERATO GENERAL ALFONSO DE LA MADRID VIDAURRETA" w:date="2025-09-18T23:39:00Z"/>
        </w:trPr>
        <w:tc>
          <w:tcPr>
            <w:tcW w:w="5012" w:type="dxa"/>
            <w:vAlign w:val="center"/>
          </w:tcPr>
          <w:p w14:paraId="4F00EE6E" w14:textId="26955FDF" w:rsidR="00CF48AE" w:rsidDel="00610C9D" w:rsidRDefault="00CF48AE" w:rsidP="00CF48AE">
            <w:pPr>
              <w:rPr>
                <w:del w:id="149" w:author="BACHILLERATO GENERAL ALFONSO DE LA MADRID VIDAURRETA" w:date="2025-09-18T23:39:00Z"/>
                <w:b/>
                <w:szCs w:val="32"/>
              </w:rPr>
            </w:pPr>
            <w:del w:id="150" w:author="BACHILLERATO GENERAL ALFONSO DE LA MADRID VIDAURRETA" w:date="2025-09-18T23:38:00Z">
              <w:r w:rsidDel="00610C9D">
                <w:rPr>
                  <w:b/>
                  <w:szCs w:val="32"/>
                </w:rPr>
                <w:delText>PROFRA. NEREIDA CORONA CORDOVA</w:delText>
              </w:r>
            </w:del>
          </w:p>
        </w:tc>
        <w:tc>
          <w:tcPr>
            <w:tcW w:w="3329" w:type="dxa"/>
            <w:vAlign w:val="center"/>
          </w:tcPr>
          <w:p w14:paraId="71C7C0B5" w14:textId="4B8BC048" w:rsidR="00CF48AE" w:rsidDel="00610C9D" w:rsidRDefault="00CF48AE" w:rsidP="00CF48AE">
            <w:pPr>
              <w:jc w:val="center"/>
              <w:rPr>
                <w:del w:id="151" w:author="BACHILLERATO GENERAL ALFONSO DE LA MADRID VIDAURRETA" w:date="2025-09-18T23:39:00Z"/>
                <w:b/>
                <w:szCs w:val="32"/>
              </w:rPr>
            </w:pPr>
            <w:del w:id="152" w:author="BACHILLERATO GENERAL ALFONSO DE LA MADRID VIDAURRETA" w:date="2025-09-18T23:38:00Z">
              <w:r w:rsidDel="00610C9D">
                <w:rPr>
                  <w:b/>
                  <w:szCs w:val="32"/>
                </w:rPr>
                <w:delText>DOCENTE</w:delText>
              </w:r>
            </w:del>
          </w:p>
        </w:tc>
        <w:tc>
          <w:tcPr>
            <w:tcW w:w="4128" w:type="dxa"/>
          </w:tcPr>
          <w:p w14:paraId="1738DC4A" w14:textId="4B5C74EE" w:rsidR="00CF48AE" w:rsidDel="00610C9D" w:rsidRDefault="00CF48AE" w:rsidP="00CF48AE">
            <w:pPr>
              <w:jc w:val="center"/>
              <w:rPr>
                <w:del w:id="153" w:author="BACHILLERATO GENERAL ALFONSO DE LA MADRID VIDAURRETA" w:date="2025-09-18T23:39:00Z"/>
                <w:b/>
                <w:sz w:val="32"/>
                <w:szCs w:val="32"/>
              </w:rPr>
            </w:pPr>
          </w:p>
        </w:tc>
      </w:tr>
      <w:tr w:rsidR="00CF48AE" w14:paraId="1D3CEAED" w14:textId="77777777" w:rsidTr="00CF48AE">
        <w:trPr>
          <w:trHeight w:val="454"/>
        </w:trPr>
        <w:tc>
          <w:tcPr>
            <w:tcW w:w="5012" w:type="dxa"/>
            <w:vAlign w:val="center"/>
          </w:tcPr>
          <w:p w14:paraId="542AC056" w14:textId="77777777" w:rsidR="00CF48AE" w:rsidRDefault="00CF48AE" w:rsidP="00CF48AE">
            <w:pPr>
              <w:rPr>
                <w:b/>
                <w:szCs w:val="32"/>
              </w:rPr>
            </w:pPr>
            <w:r>
              <w:rPr>
                <w:b/>
                <w:szCs w:val="32"/>
              </w:rPr>
              <w:t>MAESTRA IDALIA SANCHEZ RIAÑO</w:t>
            </w:r>
          </w:p>
        </w:tc>
        <w:tc>
          <w:tcPr>
            <w:tcW w:w="3329" w:type="dxa"/>
            <w:vAlign w:val="center"/>
          </w:tcPr>
          <w:p w14:paraId="07217D62" w14:textId="77777777" w:rsidR="00CF48AE" w:rsidRDefault="00CF48AE" w:rsidP="00CF48AE">
            <w:pPr>
              <w:jc w:val="center"/>
              <w:rPr>
                <w:b/>
                <w:szCs w:val="32"/>
              </w:rPr>
            </w:pPr>
            <w:r>
              <w:rPr>
                <w:b/>
                <w:szCs w:val="32"/>
              </w:rPr>
              <w:t>DOCENTE</w:t>
            </w:r>
          </w:p>
        </w:tc>
        <w:tc>
          <w:tcPr>
            <w:tcW w:w="4128" w:type="dxa"/>
          </w:tcPr>
          <w:p w14:paraId="2AD3DFC9" w14:textId="77777777" w:rsidR="00CF48AE" w:rsidRDefault="00CF48AE" w:rsidP="00CF48AE">
            <w:pPr>
              <w:jc w:val="center"/>
              <w:rPr>
                <w:b/>
                <w:sz w:val="32"/>
                <w:szCs w:val="32"/>
              </w:rPr>
            </w:pPr>
          </w:p>
        </w:tc>
      </w:tr>
      <w:tr w:rsidR="00CF48AE" w14:paraId="37F54FEA" w14:textId="77777777" w:rsidTr="00CF48AE">
        <w:trPr>
          <w:trHeight w:val="454"/>
        </w:trPr>
        <w:tc>
          <w:tcPr>
            <w:tcW w:w="5012" w:type="dxa"/>
            <w:vAlign w:val="center"/>
          </w:tcPr>
          <w:p w14:paraId="450D55D2" w14:textId="77777777" w:rsidR="00CF48AE" w:rsidRDefault="00CF48AE" w:rsidP="00CF48AE">
            <w:pPr>
              <w:rPr>
                <w:b/>
                <w:szCs w:val="32"/>
              </w:rPr>
            </w:pPr>
            <w:r>
              <w:rPr>
                <w:b/>
                <w:szCs w:val="32"/>
              </w:rPr>
              <w:t>MAESTRA ARELI ESTRADA CÁRDENAS</w:t>
            </w:r>
          </w:p>
        </w:tc>
        <w:tc>
          <w:tcPr>
            <w:tcW w:w="3329" w:type="dxa"/>
            <w:vAlign w:val="center"/>
          </w:tcPr>
          <w:p w14:paraId="2BA23D52" w14:textId="77777777" w:rsidR="00CF48AE" w:rsidRDefault="00CF48AE" w:rsidP="00CF48AE">
            <w:pPr>
              <w:jc w:val="center"/>
              <w:rPr>
                <w:b/>
                <w:szCs w:val="32"/>
              </w:rPr>
            </w:pPr>
            <w:r>
              <w:rPr>
                <w:b/>
                <w:szCs w:val="32"/>
              </w:rPr>
              <w:t>DOCENTE</w:t>
            </w:r>
          </w:p>
        </w:tc>
        <w:tc>
          <w:tcPr>
            <w:tcW w:w="4128" w:type="dxa"/>
          </w:tcPr>
          <w:p w14:paraId="0A173913" w14:textId="77777777" w:rsidR="00CF48AE" w:rsidRDefault="00CF48AE" w:rsidP="00CF48AE">
            <w:pPr>
              <w:jc w:val="center"/>
              <w:rPr>
                <w:b/>
                <w:sz w:val="32"/>
                <w:szCs w:val="32"/>
              </w:rPr>
            </w:pPr>
          </w:p>
        </w:tc>
      </w:tr>
      <w:tr w:rsidR="00CF48AE" w:rsidDel="00610C9D" w14:paraId="775FEB79" w14:textId="0FDA13A2" w:rsidTr="00CF48AE">
        <w:trPr>
          <w:trHeight w:val="454"/>
          <w:del w:id="154" w:author="BACHILLERATO GENERAL ALFONSO DE LA MADRID VIDAURRETA" w:date="2025-09-18T23:39:00Z"/>
        </w:trPr>
        <w:tc>
          <w:tcPr>
            <w:tcW w:w="5012" w:type="dxa"/>
            <w:vAlign w:val="center"/>
          </w:tcPr>
          <w:p w14:paraId="59079ED2" w14:textId="1BECDCF0" w:rsidR="00CF48AE" w:rsidDel="00610C9D" w:rsidRDefault="00CF48AE" w:rsidP="00CF48AE">
            <w:pPr>
              <w:rPr>
                <w:del w:id="155" w:author="BACHILLERATO GENERAL ALFONSO DE LA MADRID VIDAURRETA" w:date="2025-09-18T23:39:00Z"/>
                <w:b/>
                <w:szCs w:val="32"/>
              </w:rPr>
            </w:pPr>
            <w:del w:id="156" w:author="BACHILLERATO GENERAL ALFONSO DE LA MADRID VIDAURRETA" w:date="2025-09-18T23:39:00Z">
              <w:r w:rsidDel="00610C9D">
                <w:rPr>
                  <w:b/>
                  <w:szCs w:val="32"/>
                </w:rPr>
                <w:delText>MAESTRA ANGELINA LAZCANO VARGAS</w:delText>
              </w:r>
            </w:del>
          </w:p>
        </w:tc>
        <w:tc>
          <w:tcPr>
            <w:tcW w:w="3329" w:type="dxa"/>
            <w:vAlign w:val="center"/>
          </w:tcPr>
          <w:p w14:paraId="1464BDD3" w14:textId="25B6BAF2" w:rsidR="00CF48AE" w:rsidDel="00610C9D" w:rsidRDefault="00CF48AE" w:rsidP="00CF48AE">
            <w:pPr>
              <w:jc w:val="center"/>
              <w:rPr>
                <w:del w:id="157" w:author="BACHILLERATO GENERAL ALFONSO DE LA MADRID VIDAURRETA" w:date="2025-09-18T23:39:00Z"/>
                <w:b/>
                <w:szCs w:val="32"/>
              </w:rPr>
            </w:pPr>
            <w:del w:id="158" w:author="BACHILLERATO GENERAL ALFONSO DE LA MADRID VIDAURRETA" w:date="2025-09-18T23:39:00Z">
              <w:r w:rsidDel="00610C9D">
                <w:rPr>
                  <w:b/>
                  <w:szCs w:val="32"/>
                </w:rPr>
                <w:delText>DOCENTE</w:delText>
              </w:r>
            </w:del>
          </w:p>
        </w:tc>
        <w:tc>
          <w:tcPr>
            <w:tcW w:w="4128" w:type="dxa"/>
          </w:tcPr>
          <w:p w14:paraId="77D311D4" w14:textId="6E2EAE1A" w:rsidR="00CF48AE" w:rsidDel="00610C9D" w:rsidRDefault="00CF48AE" w:rsidP="00CF48AE">
            <w:pPr>
              <w:jc w:val="center"/>
              <w:rPr>
                <w:del w:id="159" w:author="BACHILLERATO GENERAL ALFONSO DE LA MADRID VIDAURRETA" w:date="2025-09-18T23:39:00Z"/>
                <w:b/>
                <w:sz w:val="32"/>
                <w:szCs w:val="32"/>
              </w:rPr>
            </w:pPr>
          </w:p>
        </w:tc>
      </w:tr>
      <w:tr w:rsidR="00CF48AE" w14:paraId="7024994C" w14:textId="77777777" w:rsidTr="00CF48AE">
        <w:trPr>
          <w:trHeight w:val="454"/>
        </w:trPr>
        <w:tc>
          <w:tcPr>
            <w:tcW w:w="5012" w:type="dxa"/>
            <w:vAlign w:val="center"/>
          </w:tcPr>
          <w:p w14:paraId="35D96BBB" w14:textId="77777777" w:rsidR="00CF48AE" w:rsidRPr="00C1471D" w:rsidRDefault="00CF48AE" w:rsidP="00CF48AE">
            <w:pPr>
              <w:rPr>
                <w:b/>
                <w:szCs w:val="32"/>
              </w:rPr>
            </w:pPr>
            <w:r>
              <w:rPr>
                <w:b/>
                <w:szCs w:val="32"/>
              </w:rPr>
              <w:t>MAESTRO MANUEL RUÍZ GAVIOTA</w:t>
            </w:r>
          </w:p>
        </w:tc>
        <w:tc>
          <w:tcPr>
            <w:tcW w:w="3329" w:type="dxa"/>
            <w:vAlign w:val="center"/>
          </w:tcPr>
          <w:p w14:paraId="7106B8A0" w14:textId="77777777" w:rsidR="00CF48AE" w:rsidRPr="00C1471D" w:rsidRDefault="00CF48AE" w:rsidP="00CF48AE">
            <w:pPr>
              <w:jc w:val="center"/>
              <w:rPr>
                <w:b/>
                <w:szCs w:val="32"/>
              </w:rPr>
            </w:pPr>
            <w:r>
              <w:rPr>
                <w:b/>
                <w:szCs w:val="32"/>
              </w:rPr>
              <w:t>DOCENTE</w:t>
            </w:r>
          </w:p>
        </w:tc>
        <w:tc>
          <w:tcPr>
            <w:tcW w:w="4128" w:type="dxa"/>
          </w:tcPr>
          <w:p w14:paraId="29E5CE35" w14:textId="77777777" w:rsidR="00CF48AE" w:rsidRDefault="00CF48AE" w:rsidP="00CF48AE">
            <w:pPr>
              <w:jc w:val="center"/>
              <w:rPr>
                <w:b/>
                <w:sz w:val="32"/>
                <w:szCs w:val="32"/>
              </w:rPr>
            </w:pPr>
          </w:p>
        </w:tc>
      </w:tr>
      <w:tr w:rsidR="00CF48AE" w14:paraId="0541D0B4" w14:textId="77777777" w:rsidTr="00CF48AE">
        <w:trPr>
          <w:trHeight w:val="454"/>
        </w:trPr>
        <w:tc>
          <w:tcPr>
            <w:tcW w:w="5012" w:type="dxa"/>
            <w:vAlign w:val="center"/>
          </w:tcPr>
          <w:p w14:paraId="4719F4D7" w14:textId="77777777" w:rsidR="00CF48AE" w:rsidRDefault="00CF48AE" w:rsidP="00CF48AE">
            <w:pPr>
              <w:rPr>
                <w:b/>
                <w:szCs w:val="32"/>
              </w:rPr>
            </w:pPr>
            <w:r>
              <w:rPr>
                <w:b/>
                <w:szCs w:val="32"/>
              </w:rPr>
              <w:t>MAESTRO OSCAR ESTEFES HERRERA</w:t>
            </w:r>
          </w:p>
        </w:tc>
        <w:tc>
          <w:tcPr>
            <w:tcW w:w="3329" w:type="dxa"/>
            <w:vAlign w:val="center"/>
          </w:tcPr>
          <w:p w14:paraId="49D2BC3D" w14:textId="77777777" w:rsidR="00CF48AE" w:rsidRPr="00C1471D" w:rsidRDefault="00CF48AE" w:rsidP="00CF48AE">
            <w:pPr>
              <w:jc w:val="center"/>
              <w:rPr>
                <w:b/>
                <w:szCs w:val="32"/>
              </w:rPr>
            </w:pPr>
            <w:r>
              <w:rPr>
                <w:b/>
                <w:szCs w:val="32"/>
              </w:rPr>
              <w:t>DOCENTE</w:t>
            </w:r>
          </w:p>
        </w:tc>
        <w:tc>
          <w:tcPr>
            <w:tcW w:w="4128" w:type="dxa"/>
          </w:tcPr>
          <w:p w14:paraId="348C4BB9" w14:textId="77777777" w:rsidR="00CF48AE" w:rsidRDefault="00CF48AE" w:rsidP="00CF48AE">
            <w:pPr>
              <w:jc w:val="center"/>
              <w:rPr>
                <w:b/>
                <w:sz w:val="32"/>
                <w:szCs w:val="32"/>
              </w:rPr>
            </w:pPr>
          </w:p>
        </w:tc>
      </w:tr>
      <w:tr w:rsidR="00CF48AE" w14:paraId="56C479DA" w14:textId="77777777" w:rsidTr="00CF48AE">
        <w:trPr>
          <w:trHeight w:val="454"/>
        </w:trPr>
        <w:tc>
          <w:tcPr>
            <w:tcW w:w="5012" w:type="dxa"/>
            <w:vAlign w:val="center"/>
          </w:tcPr>
          <w:p w14:paraId="48F02A5C" w14:textId="77777777" w:rsidR="00CF48AE" w:rsidRPr="00C1471D" w:rsidRDefault="00CF48AE" w:rsidP="00CF48AE">
            <w:pPr>
              <w:rPr>
                <w:b/>
                <w:szCs w:val="32"/>
              </w:rPr>
            </w:pPr>
            <w:r>
              <w:rPr>
                <w:b/>
                <w:szCs w:val="20"/>
              </w:rPr>
              <w:t>MAESTRO</w:t>
            </w:r>
            <w:r w:rsidRPr="00C1471D">
              <w:rPr>
                <w:b/>
                <w:szCs w:val="20"/>
              </w:rPr>
              <w:t xml:space="preserve"> RODRIGO ARELLANO PULIDO</w:t>
            </w:r>
          </w:p>
        </w:tc>
        <w:tc>
          <w:tcPr>
            <w:tcW w:w="3329" w:type="dxa"/>
            <w:vAlign w:val="center"/>
          </w:tcPr>
          <w:p w14:paraId="4095E244" w14:textId="77777777" w:rsidR="00CF48AE" w:rsidRPr="00C1471D" w:rsidRDefault="00CF48AE" w:rsidP="00CF48AE">
            <w:pPr>
              <w:jc w:val="center"/>
            </w:pPr>
            <w:r>
              <w:rPr>
                <w:b/>
                <w:szCs w:val="32"/>
              </w:rPr>
              <w:t>DOCENTE</w:t>
            </w:r>
          </w:p>
        </w:tc>
        <w:tc>
          <w:tcPr>
            <w:tcW w:w="4128" w:type="dxa"/>
          </w:tcPr>
          <w:p w14:paraId="5116122F" w14:textId="77777777" w:rsidR="00CF48AE" w:rsidRDefault="00CF48AE" w:rsidP="00CF48AE">
            <w:pPr>
              <w:jc w:val="center"/>
              <w:rPr>
                <w:b/>
                <w:sz w:val="32"/>
                <w:szCs w:val="32"/>
              </w:rPr>
            </w:pPr>
          </w:p>
        </w:tc>
      </w:tr>
      <w:tr w:rsidR="00CF48AE" w14:paraId="094DD59D" w14:textId="77777777" w:rsidTr="00CF48AE">
        <w:trPr>
          <w:trHeight w:val="454"/>
        </w:trPr>
        <w:tc>
          <w:tcPr>
            <w:tcW w:w="5012" w:type="dxa"/>
            <w:vAlign w:val="center"/>
          </w:tcPr>
          <w:p w14:paraId="4A8385CC" w14:textId="77777777" w:rsidR="00CF48AE" w:rsidRPr="00C1471D" w:rsidRDefault="00CF48AE" w:rsidP="00CF48AE">
            <w:pPr>
              <w:rPr>
                <w:b/>
                <w:szCs w:val="32"/>
              </w:rPr>
            </w:pPr>
            <w:r>
              <w:rPr>
                <w:b/>
                <w:szCs w:val="20"/>
              </w:rPr>
              <w:t>MAESTRO</w:t>
            </w:r>
            <w:r w:rsidRPr="00C1471D">
              <w:rPr>
                <w:b/>
                <w:szCs w:val="20"/>
              </w:rPr>
              <w:t xml:space="preserve"> U</w:t>
            </w:r>
            <w:r>
              <w:rPr>
                <w:b/>
                <w:szCs w:val="20"/>
              </w:rPr>
              <w:t>L</w:t>
            </w:r>
            <w:r w:rsidRPr="00C1471D">
              <w:rPr>
                <w:b/>
                <w:szCs w:val="20"/>
              </w:rPr>
              <w:t>ISES MONTAÑO NAVA</w:t>
            </w:r>
          </w:p>
        </w:tc>
        <w:tc>
          <w:tcPr>
            <w:tcW w:w="3329" w:type="dxa"/>
            <w:vAlign w:val="center"/>
          </w:tcPr>
          <w:p w14:paraId="32B0C8A3" w14:textId="77777777" w:rsidR="00CF48AE" w:rsidRPr="00C1471D" w:rsidRDefault="00CF48AE" w:rsidP="00CF48AE">
            <w:pPr>
              <w:jc w:val="center"/>
            </w:pPr>
            <w:r>
              <w:rPr>
                <w:b/>
                <w:szCs w:val="32"/>
              </w:rPr>
              <w:t>DOCENTE</w:t>
            </w:r>
          </w:p>
        </w:tc>
        <w:tc>
          <w:tcPr>
            <w:tcW w:w="4128" w:type="dxa"/>
          </w:tcPr>
          <w:p w14:paraId="430DF3C6" w14:textId="77777777" w:rsidR="00CF48AE" w:rsidRDefault="00CF48AE" w:rsidP="00CF48AE">
            <w:pPr>
              <w:jc w:val="center"/>
              <w:rPr>
                <w:b/>
                <w:sz w:val="32"/>
                <w:szCs w:val="32"/>
              </w:rPr>
            </w:pPr>
          </w:p>
        </w:tc>
      </w:tr>
      <w:tr w:rsidR="00CF48AE" w14:paraId="077F0413" w14:textId="77777777" w:rsidTr="00CF48AE">
        <w:trPr>
          <w:trHeight w:val="454"/>
        </w:trPr>
        <w:tc>
          <w:tcPr>
            <w:tcW w:w="5012" w:type="dxa"/>
            <w:vAlign w:val="center"/>
          </w:tcPr>
          <w:p w14:paraId="0A08A3FB" w14:textId="77777777" w:rsidR="00CF48AE" w:rsidRPr="00C1471D" w:rsidRDefault="00CF48AE" w:rsidP="00CF48AE">
            <w:pPr>
              <w:rPr>
                <w:b/>
                <w:szCs w:val="20"/>
              </w:rPr>
            </w:pPr>
            <w:r>
              <w:rPr>
                <w:b/>
                <w:szCs w:val="20"/>
              </w:rPr>
              <w:t>ING. OMAR MONTIEL VÁZQUEZ</w:t>
            </w:r>
          </w:p>
        </w:tc>
        <w:tc>
          <w:tcPr>
            <w:tcW w:w="3329" w:type="dxa"/>
            <w:vAlign w:val="center"/>
          </w:tcPr>
          <w:p w14:paraId="088793A7" w14:textId="77777777" w:rsidR="00CF48AE" w:rsidRPr="00C1471D" w:rsidRDefault="00CF48AE" w:rsidP="00CF48AE">
            <w:pPr>
              <w:jc w:val="center"/>
              <w:rPr>
                <w:b/>
                <w:szCs w:val="20"/>
              </w:rPr>
            </w:pPr>
            <w:r>
              <w:rPr>
                <w:b/>
                <w:szCs w:val="32"/>
              </w:rPr>
              <w:t>DOCENTE</w:t>
            </w:r>
          </w:p>
        </w:tc>
        <w:tc>
          <w:tcPr>
            <w:tcW w:w="4128" w:type="dxa"/>
          </w:tcPr>
          <w:p w14:paraId="54381B60" w14:textId="77777777" w:rsidR="00CF48AE" w:rsidRDefault="00CF48AE" w:rsidP="00CF48AE">
            <w:pPr>
              <w:jc w:val="center"/>
              <w:rPr>
                <w:b/>
                <w:sz w:val="32"/>
                <w:szCs w:val="32"/>
              </w:rPr>
            </w:pPr>
          </w:p>
        </w:tc>
      </w:tr>
      <w:tr w:rsidR="00CF48AE" w14:paraId="330DB077" w14:textId="77777777" w:rsidTr="00CF48AE">
        <w:trPr>
          <w:trHeight w:val="454"/>
        </w:trPr>
        <w:tc>
          <w:tcPr>
            <w:tcW w:w="5012" w:type="dxa"/>
          </w:tcPr>
          <w:p w14:paraId="2ECC0A58" w14:textId="77777777" w:rsidR="00CF48AE" w:rsidRDefault="00CF48AE" w:rsidP="00CF48AE">
            <w:pPr>
              <w:rPr>
                <w:b/>
                <w:szCs w:val="20"/>
              </w:rPr>
            </w:pPr>
            <w:r w:rsidRPr="0014387D">
              <w:rPr>
                <w:b/>
                <w:szCs w:val="20"/>
              </w:rPr>
              <w:t xml:space="preserve">C. </w:t>
            </w:r>
            <w:r>
              <w:rPr>
                <w:b/>
                <w:szCs w:val="20"/>
              </w:rPr>
              <w:t>ESTEBAN MEJÍA CHAVARRIA</w:t>
            </w:r>
          </w:p>
        </w:tc>
        <w:tc>
          <w:tcPr>
            <w:tcW w:w="3329" w:type="dxa"/>
          </w:tcPr>
          <w:p w14:paraId="64B5A9B5" w14:textId="77777777" w:rsidR="00CF48AE" w:rsidRPr="0014387D" w:rsidRDefault="00CF48AE" w:rsidP="00CF48AE">
            <w:pPr>
              <w:jc w:val="center"/>
              <w:rPr>
                <w:b/>
                <w:szCs w:val="20"/>
              </w:rPr>
            </w:pPr>
            <w:r>
              <w:rPr>
                <w:b/>
                <w:szCs w:val="20"/>
              </w:rPr>
              <w:t>AUXILIAR ADMINISTRATIVO</w:t>
            </w:r>
          </w:p>
        </w:tc>
        <w:tc>
          <w:tcPr>
            <w:tcW w:w="4128" w:type="dxa"/>
          </w:tcPr>
          <w:p w14:paraId="283C797E" w14:textId="77777777" w:rsidR="00CF48AE" w:rsidRPr="0014387D" w:rsidRDefault="00CF48AE" w:rsidP="00CF48AE">
            <w:pPr>
              <w:jc w:val="center"/>
              <w:rPr>
                <w:b/>
                <w:szCs w:val="20"/>
              </w:rPr>
            </w:pPr>
          </w:p>
        </w:tc>
      </w:tr>
      <w:tr w:rsidR="00CF48AE" w14:paraId="5D6EFB23" w14:textId="77777777" w:rsidTr="00CF48AE">
        <w:trPr>
          <w:trHeight w:val="454"/>
        </w:trPr>
        <w:tc>
          <w:tcPr>
            <w:tcW w:w="5012" w:type="dxa"/>
          </w:tcPr>
          <w:p w14:paraId="2F3788F8" w14:textId="77777777" w:rsidR="00CF48AE" w:rsidRPr="0014387D" w:rsidRDefault="00CF48AE" w:rsidP="00CF48AE">
            <w:pPr>
              <w:rPr>
                <w:b/>
                <w:szCs w:val="20"/>
              </w:rPr>
            </w:pPr>
            <w:r>
              <w:rPr>
                <w:b/>
                <w:szCs w:val="20"/>
              </w:rPr>
              <w:t>C. ABELARDO CRUZ RODRÍGUEZ</w:t>
            </w:r>
          </w:p>
        </w:tc>
        <w:tc>
          <w:tcPr>
            <w:tcW w:w="3329" w:type="dxa"/>
          </w:tcPr>
          <w:p w14:paraId="008E4D5E" w14:textId="77777777" w:rsidR="00CF48AE" w:rsidRPr="0014387D" w:rsidRDefault="00CF48AE" w:rsidP="00CF48AE">
            <w:pPr>
              <w:jc w:val="center"/>
              <w:rPr>
                <w:b/>
                <w:szCs w:val="20"/>
              </w:rPr>
            </w:pPr>
            <w:r>
              <w:rPr>
                <w:b/>
                <w:szCs w:val="20"/>
              </w:rPr>
              <w:t>PERSONAL DE APOYO Y ASISTENCIA A LA EDUCACIÓN</w:t>
            </w:r>
          </w:p>
        </w:tc>
        <w:tc>
          <w:tcPr>
            <w:tcW w:w="4128" w:type="dxa"/>
          </w:tcPr>
          <w:p w14:paraId="6E3AB642" w14:textId="77777777" w:rsidR="00CF48AE" w:rsidRPr="0014387D" w:rsidRDefault="00CF48AE" w:rsidP="00CF48AE">
            <w:pPr>
              <w:jc w:val="center"/>
              <w:rPr>
                <w:b/>
                <w:szCs w:val="20"/>
              </w:rPr>
            </w:pPr>
          </w:p>
        </w:tc>
      </w:tr>
      <w:tr w:rsidR="00CF48AE" w14:paraId="4EBB12FF" w14:textId="77777777" w:rsidTr="00CF48AE">
        <w:trPr>
          <w:trHeight w:val="454"/>
        </w:trPr>
        <w:tc>
          <w:tcPr>
            <w:tcW w:w="5012" w:type="dxa"/>
          </w:tcPr>
          <w:p w14:paraId="05A54828" w14:textId="77777777" w:rsidR="00CF48AE" w:rsidRPr="0014387D" w:rsidRDefault="00CF48AE" w:rsidP="00CF48AE">
            <w:pPr>
              <w:rPr>
                <w:b/>
                <w:szCs w:val="20"/>
              </w:rPr>
            </w:pPr>
            <w:r>
              <w:rPr>
                <w:b/>
                <w:szCs w:val="20"/>
              </w:rPr>
              <w:t>C. FERNANDA MEJÍA BALTAZAR</w:t>
            </w:r>
          </w:p>
        </w:tc>
        <w:tc>
          <w:tcPr>
            <w:tcW w:w="3329" w:type="dxa"/>
          </w:tcPr>
          <w:p w14:paraId="30CDE339" w14:textId="77777777" w:rsidR="00CF48AE" w:rsidRPr="0014387D" w:rsidRDefault="00CF48AE" w:rsidP="00CF48AE">
            <w:pPr>
              <w:jc w:val="center"/>
              <w:rPr>
                <w:b/>
                <w:szCs w:val="20"/>
              </w:rPr>
            </w:pPr>
            <w:r>
              <w:rPr>
                <w:b/>
                <w:szCs w:val="20"/>
              </w:rPr>
              <w:t>PERSONAL DE APOYO Y ASISTENCIA A LA EDUCACIÓN</w:t>
            </w:r>
          </w:p>
        </w:tc>
        <w:tc>
          <w:tcPr>
            <w:tcW w:w="4128" w:type="dxa"/>
          </w:tcPr>
          <w:p w14:paraId="6592E07D" w14:textId="77777777" w:rsidR="00CF48AE" w:rsidRPr="0014387D" w:rsidRDefault="00CF48AE" w:rsidP="00CF48AE">
            <w:pPr>
              <w:jc w:val="center"/>
              <w:rPr>
                <w:b/>
                <w:szCs w:val="20"/>
              </w:rPr>
            </w:pPr>
          </w:p>
        </w:tc>
      </w:tr>
    </w:tbl>
    <w:p w14:paraId="438C74F1" w14:textId="23844BBD" w:rsidR="00285ACB" w:rsidDel="00610C9D" w:rsidRDefault="00285ACB">
      <w:pPr>
        <w:rPr>
          <w:del w:id="160" w:author="BACHILLERATO GENERAL ALFONSO DE LA MADRID VIDAURRETA" w:date="2025-09-18T23:38:00Z"/>
        </w:rPr>
      </w:pPr>
    </w:p>
    <w:p w14:paraId="72491F01" w14:textId="7321059D" w:rsidR="00036E93" w:rsidRPr="00453809" w:rsidRDefault="00453809" w:rsidP="006D5D3F">
      <w:pPr>
        <w:tabs>
          <w:tab w:val="left" w:pos="1477"/>
        </w:tabs>
        <w:rPr>
          <w:sz w:val="24"/>
          <w:szCs w:val="24"/>
        </w:rPr>
      </w:pPr>
      <w:r>
        <w:rPr>
          <w:sz w:val="24"/>
          <w:szCs w:val="24"/>
        </w:rPr>
        <w:t xml:space="preserve">                </w:t>
      </w:r>
      <w:r w:rsidR="006D5D3F" w:rsidRPr="00453809">
        <w:rPr>
          <w:sz w:val="24"/>
          <w:szCs w:val="24"/>
        </w:rPr>
        <w:t xml:space="preserve"> </w:t>
      </w:r>
      <w:r w:rsidRPr="00453809">
        <w:rPr>
          <w:sz w:val="24"/>
          <w:szCs w:val="24"/>
        </w:rPr>
        <w:t xml:space="preserve">                                                  </w:t>
      </w:r>
      <w:r>
        <w:rPr>
          <w:sz w:val="24"/>
          <w:szCs w:val="24"/>
        </w:rPr>
        <w:t xml:space="preserve">                </w:t>
      </w:r>
      <w:r w:rsidRPr="00453809">
        <w:rPr>
          <w:sz w:val="24"/>
          <w:szCs w:val="24"/>
        </w:rPr>
        <w:t xml:space="preserve">   </w:t>
      </w:r>
      <w:r w:rsidR="006D5D3F" w:rsidRPr="00453809">
        <w:rPr>
          <w:sz w:val="24"/>
          <w:szCs w:val="24"/>
        </w:rPr>
        <w:t xml:space="preserve">   </w:t>
      </w:r>
    </w:p>
    <w:p w14:paraId="0ADDB9CF" w14:textId="13DC4834" w:rsidR="00453809" w:rsidRPr="00453809" w:rsidRDefault="00453809" w:rsidP="006D5D3F">
      <w:pPr>
        <w:tabs>
          <w:tab w:val="left" w:pos="1477"/>
        </w:tabs>
        <w:rPr>
          <w:sz w:val="24"/>
          <w:szCs w:val="24"/>
        </w:rPr>
      </w:pPr>
      <w:r w:rsidRPr="00453809">
        <w:rPr>
          <w:sz w:val="24"/>
          <w:szCs w:val="24"/>
        </w:rPr>
        <w:t xml:space="preserve">                                                                                                                      </w:t>
      </w:r>
      <w:r>
        <w:rPr>
          <w:sz w:val="24"/>
          <w:szCs w:val="24"/>
        </w:rPr>
        <w:t xml:space="preserve">                            </w:t>
      </w:r>
      <w:r w:rsidRPr="00453809">
        <w:rPr>
          <w:sz w:val="24"/>
          <w:szCs w:val="24"/>
        </w:rPr>
        <w:t xml:space="preserve">    AUTORIZÓ:</w:t>
      </w:r>
    </w:p>
    <w:p w14:paraId="499660EB" w14:textId="2F162C8A" w:rsidR="006D5D3F" w:rsidRPr="00C70EA5" w:rsidRDefault="00453809" w:rsidP="006D5D3F">
      <w:pPr>
        <w:tabs>
          <w:tab w:val="left" w:pos="1477"/>
        </w:tabs>
        <w:rPr>
          <w:sz w:val="24"/>
          <w:szCs w:val="24"/>
        </w:rPr>
      </w:pPr>
      <w:r w:rsidRPr="00453809">
        <w:rPr>
          <w:noProof/>
          <w:sz w:val="24"/>
          <w:szCs w:val="24"/>
        </w:rPr>
        <mc:AlternateContent>
          <mc:Choice Requires="wps">
            <w:drawing>
              <wp:anchor distT="0" distB="0" distL="114300" distR="114300" simplePos="0" relativeHeight="251658240" behindDoc="0" locked="0" layoutInCell="1" allowOverlap="1" wp14:anchorId="2D91F469" wp14:editId="57F9D551">
                <wp:simplePos x="0" y="0"/>
                <wp:positionH relativeFrom="column">
                  <wp:posOffset>3300796</wp:posOffset>
                </wp:positionH>
                <wp:positionV relativeFrom="paragraph">
                  <wp:posOffset>508426</wp:posOffset>
                </wp:positionV>
                <wp:extent cx="4667535" cy="387350"/>
                <wp:effectExtent l="0" t="0" r="19050" b="12700"/>
                <wp:wrapNone/>
                <wp:docPr id="2" name="Rectángulo 2"/>
                <wp:cNvGraphicFramePr/>
                <a:graphic xmlns:a="http://schemas.openxmlformats.org/drawingml/2006/main">
                  <a:graphicData uri="http://schemas.microsoft.com/office/word/2010/wordprocessingShape">
                    <wps:wsp>
                      <wps:cNvSpPr/>
                      <wps:spPr>
                        <a:xfrm>
                          <a:off x="0" y="0"/>
                          <a:ext cx="4667535" cy="38735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B6A92C7" w14:textId="13F19DFE" w:rsidR="00453809" w:rsidRPr="00453809" w:rsidRDefault="00453809" w:rsidP="00453809">
                            <w:pPr>
                              <w:jc w:val="center"/>
                              <w:rPr>
                                <w:sz w:val="28"/>
                                <w:szCs w:val="28"/>
                                <w:lang w:val="es-MX"/>
                              </w:rPr>
                            </w:pPr>
                            <w:r>
                              <w:rPr>
                                <w:sz w:val="28"/>
                                <w:szCs w:val="28"/>
                                <w:lang w:val="es-MX"/>
                              </w:rPr>
                              <w:t>ING. ALEJANDRO ESCAMILLA MARTINEZ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91F469" id="Rectángulo 2" o:spid="_x0000_s1026" style="position:absolute;margin-left:259.9pt;margin-top:40.05pt;width:367.5pt;height:3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" fillcolor="white [3212]" strokecolor="white [3212]" strokeweight="2pt">
                <v:textbox>
                  <w:txbxContent>
                    <w:p w14:paraId="3B6A92C7" w14:textId="13F19DFE" w:rsidR="00453809" w:rsidRPr="00453809" w:rsidRDefault="00453809" w:rsidP="00453809">
                      <w:pPr>
                        <w:jc w:val="center"/>
                        <w:rPr>
                          <w:sz w:val="28"/>
                          <w:szCs w:val="28"/>
                          <w:lang w:val="es-MX"/>
                        </w:rPr>
                      </w:pPr>
                      <w:r>
                        <w:rPr>
                          <w:sz w:val="28"/>
                          <w:szCs w:val="28"/>
                          <w:lang w:val="es-MX"/>
                        </w:rPr>
                        <w:t>ING. ALEJANDRO ESCAMILLA MARTINEZ</w:t>
                      </w:r>
                    </w:p>
                  </w:txbxContent>
                </v:textbox>
              </v:rect>
            </w:pict>
          </mc:Fallback>
        </mc:AlternateContent>
      </w:r>
      <w:r w:rsidRPr="00453809">
        <w:rPr>
          <w:noProof/>
          <w:sz w:val="24"/>
          <w:szCs w:val="24"/>
        </w:rPr>
        <mc:AlternateContent>
          <mc:Choice Requires="wps">
            <w:drawing>
              <wp:anchor distT="0" distB="0" distL="114300" distR="114300" simplePos="0" relativeHeight="251657216" behindDoc="0" locked="0" layoutInCell="1" allowOverlap="1" wp14:anchorId="49BE655F" wp14:editId="6D1527A2">
                <wp:simplePos x="0" y="0"/>
                <wp:positionH relativeFrom="column">
                  <wp:posOffset>-165735</wp:posOffset>
                </wp:positionH>
                <wp:positionV relativeFrom="paragraph">
                  <wp:posOffset>481131</wp:posOffset>
                </wp:positionV>
                <wp:extent cx="3248167" cy="387350"/>
                <wp:effectExtent l="0" t="0" r="28575" b="12700"/>
                <wp:wrapNone/>
                <wp:docPr id="1" name="Rectángulo 1"/>
                <wp:cNvGraphicFramePr/>
                <a:graphic xmlns:a="http://schemas.openxmlformats.org/drawingml/2006/main">
                  <a:graphicData uri="http://schemas.microsoft.com/office/word/2010/wordprocessingShape">
                    <wps:wsp>
                      <wps:cNvSpPr/>
                      <wps:spPr>
                        <a:xfrm>
                          <a:off x="0" y="0"/>
                          <a:ext cx="3248167" cy="38735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DE5281C" w14:textId="5C3F4659" w:rsidR="00453809" w:rsidRPr="00453809" w:rsidRDefault="00453809" w:rsidP="00453809">
                            <w:pPr>
                              <w:jc w:val="center"/>
                              <w:rPr>
                                <w:sz w:val="28"/>
                                <w:szCs w:val="28"/>
                                <w:lang w:val="es-MX"/>
                              </w:rPr>
                            </w:pPr>
                            <w:r w:rsidRPr="00453809">
                              <w:rPr>
                                <w:sz w:val="28"/>
                                <w:szCs w:val="28"/>
                                <w:lang w:val="es-MX"/>
                              </w:rPr>
                              <w:t>C.P. ALEJANDRO ESPINOZA SALAS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BE655F" id="Rectángulo 1" o:spid="_x0000_s1027" style="position:absolute;margin-left:-13.05pt;margin-top:37.9pt;width:255.75pt;height:30.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" fillcolor="white [3212]" strokecolor="white [3212]" strokeweight="2pt">
                <v:textbox>
                  <w:txbxContent>
                    <w:p w14:paraId="7DE5281C" w14:textId="5C3F4659" w:rsidR="00453809" w:rsidRPr="00453809" w:rsidRDefault="00453809" w:rsidP="00453809">
                      <w:pPr>
                        <w:jc w:val="center"/>
                        <w:rPr>
                          <w:sz w:val="28"/>
                          <w:szCs w:val="28"/>
                          <w:lang w:val="es-MX"/>
                        </w:rPr>
                      </w:pPr>
                      <w:r w:rsidRPr="00453809">
                        <w:rPr>
                          <w:sz w:val="28"/>
                          <w:szCs w:val="28"/>
                          <w:lang w:val="es-MX"/>
                        </w:rPr>
                        <w:t>C.P. ALEJANDRO ESPINOZA SALAS</w:t>
                      </w:r>
                    </w:p>
                  </w:txbxContent>
                </v:textbox>
              </v:rect>
            </w:pict>
          </mc:Fallback>
        </mc:AlternateContent>
      </w:r>
      <w:r w:rsidRPr="00453809">
        <w:rPr>
          <w:sz w:val="24"/>
          <w:szCs w:val="24"/>
        </w:rPr>
        <w:t xml:space="preserve">     </w:t>
      </w:r>
      <w:r>
        <w:rPr>
          <w:sz w:val="24"/>
          <w:szCs w:val="24"/>
        </w:rPr>
        <w:t xml:space="preserve">       </w:t>
      </w:r>
      <w:r w:rsidRPr="00453809">
        <w:rPr>
          <w:sz w:val="24"/>
          <w:szCs w:val="24"/>
        </w:rPr>
        <w:t xml:space="preserve">     RESPONSABLE DE LA ESCUELA                                 </w:t>
      </w:r>
      <w:r>
        <w:rPr>
          <w:sz w:val="24"/>
          <w:szCs w:val="24"/>
        </w:rPr>
        <w:t xml:space="preserve">                      </w:t>
      </w:r>
      <w:r w:rsidRPr="00453809">
        <w:rPr>
          <w:sz w:val="24"/>
          <w:szCs w:val="24"/>
        </w:rPr>
        <w:t xml:space="preserve">   EL SUPERVISOR ESCOLAR ZONA 00</w:t>
      </w:r>
      <w:r w:rsidR="00C70EA5">
        <w:rPr>
          <w:sz w:val="24"/>
          <w:szCs w:val="24"/>
        </w:rPr>
        <w:t>4</w:t>
      </w:r>
    </w:p>
    <w:sectPr w:rsidR="006D5D3F" w:rsidRPr="00C70EA5" w:rsidSect="00C363E7">
      <w:footerReference w:type="default" r:id="rId15"/>
      <w:pgSz w:w="15840" w:h="12240" w:orient="landscape" w:code="1"/>
      <w:pgMar w:top="1417" w:right="1701" w:bottom="1417"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8" w:author="Alejandro Espinoza" w:date="2021-11-05T08:29:00Z" w:initials="AE">
    <w:p w14:paraId="3D9073E1" w14:textId="77777777" w:rsidR="00AF6284" w:rsidRDefault="00AF6284" w:rsidP="00B91B41">
      <w:pPr>
        <w:pStyle w:val="Textocomentario"/>
      </w:pPr>
      <w:r>
        <w:rPr>
          <w:rStyle w:val="Refdecomentario"/>
        </w:rPr>
        <w:annotationRef/>
      </w:r>
    </w:p>
  </w:comment>
  <w:comment w:id="39" w:author="Alejandro Espinoza" w:date="2021-11-05T08:30:00Z" w:initials="AE">
    <w:p w14:paraId="69BA5A00" w14:textId="77777777" w:rsidR="00AF6284" w:rsidRDefault="00AF6284" w:rsidP="00B91B41">
      <w:pPr>
        <w:pStyle w:val="Textocomentario"/>
      </w:pPr>
      <w:r>
        <w:rPr>
          <w:rStyle w:val="Refdecomentario"/>
        </w:rPr>
        <w:annotationRef/>
      </w:r>
    </w:p>
  </w:comment>
  <w:comment w:id="40" w:author="Alejandro Espinoza" w:date="2021-11-05T08:29:00Z" w:initials="AE">
    <w:p w14:paraId="2D1B94FB" w14:textId="77777777" w:rsidR="00AF6284" w:rsidRDefault="00AF6284" w:rsidP="00B91B41">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9073E1" w15:done="0"/>
  <w15:commentEx w15:paraId="69BA5A00" w15:paraIdParent="3D9073E1" w15:done="0"/>
  <w15:commentEx w15:paraId="2D1B94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2F72F4" w16cex:dateUtc="2021-11-05T14:29:00Z"/>
  <w16cex:commentExtensible w16cex:durableId="252F72F3" w16cex:dateUtc="2021-11-05T14:30:00Z"/>
  <w16cex:commentExtensible w16cex:durableId="252F72F2" w16cex:dateUtc="2021-11-0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9073E1" w16cid:durableId="252F72F4"/>
  <w16cid:commentId w16cid:paraId="69BA5A00" w16cid:durableId="252F72F3"/>
  <w16cid:commentId w16cid:paraId="2D1B94FB" w16cid:durableId="252F72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5046B" w14:textId="77777777" w:rsidR="009618E2" w:rsidRDefault="009618E2" w:rsidP="00527FC3">
      <w:pPr>
        <w:spacing w:after="0" w:line="240" w:lineRule="auto"/>
      </w:pPr>
      <w:r>
        <w:separator/>
      </w:r>
    </w:p>
  </w:endnote>
  <w:endnote w:type="continuationSeparator" w:id="0">
    <w:p w14:paraId="490EB969" w14:textId="77777777" w:rsidR="009618E2" w:rsidRDefault="009618E2" w:rsidP="00527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delle Sans">
    <w:altName w:val="Calibri"/>
    <w:panose1 w:val="00000000000000000000"/>
    <w:charset w:val="00"/>
    <w:family w:val="modern"/>
    <w:notTrueType/>
    <w:pitch w:val="variable"/>
    <w:sig w:usb0="80000087" w:usb1="00000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577531"/>
      <w:docPartObj>
        <w:docPartGallery w:val="Page Numbers (Bottom of Page)"/>
        <w:docPartUnique/>
      </w:docPartObj>
    </w:sdtPr>
    <w:sdtEndPr/>
    <w:sdtContent>
      <w:p w14:paraId="1E26A213" w14:textId="77777777" w:rsidR="00292567" w:rsidRDefault="00292567">
        <w:pPr>
          <w:pStyle w:val="Piedepgina"/>
        </w:pPr>
        <w:r>
          <w:rPr>
            <w:noProof/>
            <w:lang w:val="es-MX" w:eastAsia="es-MX"/>
          </w:rPr>
          <mc:AlternateContent>
            <mc:Choice Requires="wps">
              <w:drawing>
                <wp:anchor distT="0" distB="0" distL="114300" distR="114300" simplePos="0" relativeHeight="251659264" behindDoc="0" locked="0" layoutInCell="1" allowOverlap="1" wp14:anchorId="2E9BF699" wp14:editId="30501ED4">
                  <wp:simplePos x="0" y="0"/>
                  <wp:positionH relativeFrom="margin">
                    <wp:align>center</wp:align>
                  </wp:positionH>
                  <wp:positionV relativeFrom="bottomMargin">
                    <wp:align>center</wp:align>
                  </wp:positionV>
                  <wp:extent cx="1282700" cy="343535"/>
                  <wp:effectExtent l="38100" t="19050" r="50800" b="18415"/>
                  <wp:wrapNone/>
                  <wp:docPr id="606" name="Autoforma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B4AEA38" w14:textId="49C553B1" w:rsidR="00292567" w:rsidRDefault="00292567">
                              <w:pPr>
                                <w:jc w:val="center"/>
                                <w:rPr>
                                  <w:color w:val="4F81BD" w:themeColor="accent1"/>
                                </w:rPr>
                              </w:pPr>
                              <w:r>
                                <w:fldChar w:fldCharType="begin"/>
                              </w:r>
                              <w:r>
                                <w:instrText>PAGE    \* MERGEFORMAT</w:instrText>
                              </w:r>
                              <w:r>
                                <w:fldChar w:fldCharType="separate"/>
                              </w:r>
                              <w:r w:rsidRPr="009F62A5">
                                <w:rPr>
                                  <w:noProof/>
                                  <w:color w:val="4F81BD" w:themeColor="accent1"/>
                                </w:rPr>
                                <w:t>40</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9BF69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Autoforma 13" o:spid="_x0000_s1028"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" filled="f" fillcolor="#17365d" strokecolor="#71a0dc">
                  <v:textbox>
                    <w:txbxContent>
                      <w:p w14:paraId="6B4AEA38" w14:textId="49C553B1" w:rsidR="00292567" w:rsidRDefault="00292567">
                        <w:pPr>
                          <w:jc w:val="center"/>
                          <w:rPr>
                            <w:color w:val="4F81BD" w:themeColor="accent1"/>
                          </w:rPr>
                        </w:pPr>
                        <w:r>
                          <w:fldChar w:fldCharType="begin"/>
                        </w:r>
                        <w:r>
                          <w:instrText>PAGE    \* MERGEFORMAT</w:instrText>
                        </w:r>
                        <w:r>
                          <w:fldChar w:fldCharType="separate"/>
                        </w:r>
                        <w:r w:rsidRPr="009F62A5">
                          <w:rPr>
                            <w:noProof/>
                            <w:color w:val="4F81BD" w:themeColor="accent1"/>
                          </w:rPr>
                          <w:t>40</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87D66" w14:textId="77777777" w:rsidR="009618E2" w:rsidRDefault="009618E2" w:rsidP="00527FC3">
      <w:pPr>
        <w:spacing w:after="0" w:line="240" w:lineRule="auto"/>
      </w:pPr>
      <w:r>
        <w:separator/>
      </w:r>
    </w:p>
  </w:footnote>
  <w:footnote w:type="continuationSeparator" w:id="0">
    <w:p w14:paraId="7B015E7F" w14:textId="77777777" w:rsidR="009618E2" w:rsidRDefault="009618E2" w:rsidP="00527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61A7A"/>
    <w:multiLevelType w:val="hybridMultilevel"/>
    <w:tmpl w:val="04BC17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9C10E3F"/>
    <w:multiLevelType w:val="hybridMultilevel"/>
    <w:tmpl w:val="8ACE63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A000447"/>
    <w:multiLevelType w:val="hybridMultilevel"/>
    <w:tmpl w:val="B38EE9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F89286C"/>
    <w:multiLevelType w:val="hybridMultilevel"/>
    <w:tmpl w:val="CAC2EEA4"/>
    <w:lvl w:ilvl="0" w:tplc="8F96D8D6">
      <w:start w:val="1"/>
      <w:numFmt w:val="bullet"/>
      <w:lvlText w:val="•"/>
      <w:lvlJc w:val="left"/>
      <w:pPr>
        <w:tabs>
          <w:tab w:val="num" w:pos="720"/>
        </w:tabs>
        <w:ind w:left="720" w:hanging="360"/>
      </w:pPr>
      <w:rPr>
        <w:rFonts w:ascii="Times New Roman" w:hAnsi="Times New Roman" w:hint="default"/>
      </w:rPr>
    </w:lvl>
    <w:lvl w:ilvl="1" w:tplc="245888F2" w:tentative="1">
      <w:start w:val="1"/>
      <w:numFmt w:val="bullet"/>
      <w:lvlText w:val="•"/>
      <w:lvlJc w:val="left"/>
      <w:pPr>
        <w:tabs>
          <w:tab w:val="num" w:pos="1440"/>
        </w:tabs>
        <w:ind w:left="1440" w:hanging="360"/>
      </w:pPr>
      <w:rPr>
        <w:rFonts w:ascii="Times New Roman" w:hAnsi="Times New Roman" w:hint="default"/>
      </w:rPr>
    </w:lvl>
    <w:lvl w:ilvl="2" w:tplc="3E14CE4A" w:tentative="1">
      <w:start w:val="1"/>
      <w:numFmt w:val="bullet"/>
      <w:lvlText w:val="•"/>
      <w:lvlJc w:val="left"/>
      <w:pPr>
        <w:tabs>
          <w:tab w:val="num" w:pos="2160"/>
        </w:tabs>
        <w:ind w:left="2160" w:hanging="360"/>
      </w:pPr>
      <w:rPr>
        <w:rFonts w:ascii="Times New Roman" w:hAnsi="Times New Roman" w:hint="default"/>
      </w:rPr>
    </w:lvl>
    <w:lvl w:ilvl="3" w:tplc="A41E9D2C" w:tentative="1">
      <w:start w:val="1"/>
      <w:numFmt w:val="bullet"/>
      <w:lvlText w:val="•"/>
      <w:lvlJc w:val="left"/>
      <w:pPr>
        <w:tabs>
          <w:tab w:val="num" w:pos="2880"/>
        </w:tabs>
        <w:ind w:left="2880" w:hanging="360"/>
      </w:pPr>
      <w:rPr>
        <w:rFonts w:ascii="Times New Roman" w:hAnsi="Times New Roman" w:hint="default"/>
      </w:rPr>
    </w:lvl>
    <w:lvl w:ilvl="4" w:tplc="2CD65BA6" w:tentative="1">
      <w:start w:val="1"/>
      <w:numFmt w:val="bullet"/>
      <w:lvlText w:val="•"/>
      <w:lvlJc w:val="left"/>
      <w:pPr>
        <w:tabs>
          <w:tab w:val="num" w:pos="3600"/>
        </w:tabs>
        <w:ind w:left="3600" w:hanging="360"/>
      </w:pPr>
      <w:rPr>
        <w:rFonts w:ascii="Times New Roman" w:hAnsi="Times New Roman" w:hint="default"/>
      </w:rPr>
    </w:lvl>
    <w:lvl w:ilvl="5" w:tplc="59660112" w:tentative="1">
      <w:start w:val="1"/>
      <w:numFmt w:val="bullet"/>
      <w:lvlText w:val="•"/>
      <w:lvlJc w:val="left"/>
      <w:pPr>
        <w:tabs>
          <w:tab w:val="num" w:pos="4320"/>
        </w:tabs>
        <w:ind w:left="4320" w:hanging="360"/>
      </w:pPr>
      <w:rPr>
        <w:rFonts w:ascii="Times New Roman" w:hAnsi="Times New Roman" w:hint="default"/>
      </w:rPr>
    </w:lvl>
    <w:lvl w:ilvl="6" w:tplc="90B62682" w:tentative="1">
      <w:start w:val="1"/>
      <w:numFmt w:val="bullet"/>
      <w:lvlText w:val="•"/>
      <w:lvlJc w:val="left"/>
      <w:pPr>
        <w:tabs>
          <w:tab w:val="num" w:pos="5040"/>
        </w:tabs>
        <w:ind w:left="5040" w:hanging="360"/>
      </w:pPr>
      <w:rPr>
        <w:rFonts w:ascii="Times New Roman" w:hAnsi="Times New Roman" w:hint="default"/>
      </w:rPr>
    </w:lvl>
    <w:lvl w:ilvl="7" w:tplc="D512A1EE" w:tentative="1">
      <w:start w:val="1"/>
      <w:numFmt w:val="bullet"/>
      <w:lvlText w:val="•"/>
      <w:lvlJc w:val="left"/>
      <w:pPr>
        <w:tabs>
          <w:tab w:val="num" w:pos="5760"/>
        </w:tabs>
        <w:ind w:left="5760" w:hanging="360"/>
      </w:pPr>
      <w:rPr>
        <w:rFonts w:ascii="Times New Roman" w:hAnsi="Times New Roman" w:hint="default"/>
      </w:rPr>
    </w:lvl>
    <w:lvl w:ilvl="8" w:tplc="B044AF5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57ED65A6"/>
    <w:multiLevelType w:val="hybridMultilevel"/>
    <w:tmpl w:val="C1EADBF6"/>
    <w:lvl w:ilvl="0" w:tplc="05561BCC">
      <w:start w:val="1"/>
      <w:numFmt w:val="bullet"/>
      <w:lvlText w:val="•"/>
      <w:lvlJc w:val="left"/>
      <w:pPr>
        <w:tabs>
          <w:tab w:val="num" w:pos="720"/>
        </w:tabs>
        <w:ind w:left="720" w:hanging="360"/>
      </w:pPr>
      <w:rPr>
        <w:rFonts w:ascii="Times New Roman" w:hAnsi="Times New Roman" w:hint="default"/>
      </w:rPr>
    </w:lvl>
    <w:lvl w:ilvl="1" w:tplc="B6402DA6" w:tentative="1">
      <w:start w:val="1"/>
      <w:numFmt w:val="bullet"/>
      <w:lvlText w:val="•"/>
      <w:lvlJc w:val="left"/>
      <w:pPr>
        <w:tabs>
          <w:tab w:val="num" w:pos="1440"/>
        </w:tabs>
        <w:ind w:left="1440" w:hanging="360"/>
      </w:pPr>
      <w:rPr>
        <w:rFonts w:ascii="Times New Roman" w:hAnsi="Times New Roman" w:hint="default"/>
      </w:rPr>
    </w:lvl>
    <w:lvl w:ilvl="2" w:tplc="B8D08976" w:tentative="1">
      <w:start w:val="1"/>
      <w:numFmt w:val="bullet"/>
      <w:lvlText w:val="•"/>
      <w:lvlJc w:val="left"/>
      <w:pPr>
        <w:tabs>
          <w:tab w:val="num" w:pos="2160"/>
        </w:tabs>
        <w:ind w:left="2160" w:hanging="360"/>
      </w:pPr>
      <w:rPr>
        <w:rFonts w:ascii="Times New Roman" w:hAnsi="Times New Roman" w:hint="default"/>
      </w:rPr>
    </w:lvl>
    <w:lvl w:ilvl="3" w:tplc="12BE6472" w:tentative="1">
      <w:start w:val="1"/>
      <w:numFmt w:val="bullet"/>
      <w:lvlText w:val="•"/>
      <w:lvlJc w:val="left"/>
      <w:pPr>
        <w:tabs>
          <w:tab w:val="num" w:pos="2880"/>
        </w:tabs>
        <w:ind w:left="2880" w:hanging="360"/>
      </w:pPr>
      <w:rPr>
        <w:rFonts w:ascii="Times New Roman" w:hAnsi="Times New Roman" w:hint="default"/>
      </w:rPr>
    </w:lvl>
    <w:lvl w:ilvl="4" w:tplc="F1389AF6" w:tentative="1">
      <w:start w:val="1"/>
      <w:numFmt w:val="bullet"/>
      <w:lvlText w:val="•"/>
      <w:lvlJc w:val="left"/>
      <w:pPr>
        <w:tabs>
          <w:tab w:val="num" w:pos="3600"/>
        </w:tabs>
        <w:ind w:left="3600" w:hanging="360"/>
      </w:pPr>
      <w:rPr>
        <w:rFonts w:ascii="Times New Roman" w:hAnsi="Times New Roman" w:hint="default"/>
      </w:rPr>
    </w:lvl>
    <w:lvl w:ilvl="5" w:tplc="566CBE3A" w:tentative="1">
      <w:start w:val="1"/>
      <w:numFmt w:val="bullet"/>
      <w:lvlText w:val="•"/>
      <w:lvlJc w:val="left"/>
      <w:pPr>
        <w:tabs>
          <w:tab w:val="num" w:pos="4320"/>
        </w:tabs>
        <w:ind w:left="4320" w:hanging="360"/>
      </w:pPr>
      <w:rPr>
        <w:rFonts w:ascii="Times New Roman" w:hAnsi="Times New Roman" w:hint="default"/>
      </w:rPr>
    </w:lvl>
    <w:lvl w:ilvl="6" w:tplc="4CA2761E" w:tentative="1">
      <w:start w:val="1"/>
      <w:numFmt w:val="bullet"/>
      <w:lvlText w:val="•"/>
      <w:lvlJc w:val="left"/>
      <w:pPr>
        <w:tabs>
          <w:tab w:val="num" w:pos="5040"/>
        </w:tabs>
        <w:ind w:left="5040" w:hanging="360"/>
      </w:pPr>
      <w:rPr>
        <w:rFonts w:ascii="Times New Roman" w:hAnsi="Times New Roman" w:hint="default"/>
      </w:rPr>
    </w:lvl>
    <w:lvl w:ilvl="7" w:tplc="F90CD35E" w:tentative="1">
      <w:start w:val="1"/>
      <w:numFmt w:val="bullet"/>
      <w:lvlText w:val="•"/>
      <w:lvlJc w:val="left"/>
      <w:pPr>
        <w:tabs>
          <w:tab w:val="num" w:pos="5760"/>
        </w:tabs>
        <w:ind w:left="5760" w:hanging="360"/>
      </w:pPr>
      <w:rPr>
        <w:rFonts w:ascii="Times New Roman" w:hAnsi="Times New Roman" w:hint="default"/>
      </w:rPr>
    </w:lvl>
    <w:lvl w:ilvl="8" w:tplc="473677E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8F4435F"/>
    <w:multiLevelType w:val="hybridMultilevel"/>
    <w:tmpl w:val="87A6684C"/>
    <w:lvl w:ilvl="0" w:tplc="958A365E">
      <w:start w:val="1"/>
      <w:numFmt w:val="bullet"/>
      <w:lvlText w:val="•"/>
      <w:lvlJc w:val="left"/>
      <w:pPr>
        <w:tabs>
          <w:tab w:val="num" w:pos="720"/>
        </w:tabs>
        <w:ind w:left="720" w:hanging="360"/>
      </w:pPr>
      <w:rPr>
        <w:rFonts w:ascii="Times New Roman" w:hAnsi="Times New Roman" w:hint="default"/>
      </w:rPr>
    </w:lvl>
    <w:lvl w:ilvl="1" w:tplc="FDC8658A" w:tentative="1">
      <w:start w:val="1"/>
      <w:numFmt w:val="bullet"/>
      <w:lvlText w:val="•"/>
      <w:lvlJc w:val="left"/>
      <w:pPr>
        <w:tabs>
          <w:tab w:val="num" w:pos="1440"/>
        </w:tabs>
        <w:ind w:left="1440" w:hanging="360"/>
      </w:pPr>
      <w:rPr>
        <w:rFonts w:ascii="Times New Roman" w:hAnsi="Times New Roman" w:hint="default"/>
      </w:rPr>
    </w:lvl>
    <w:lvl w:ilvl="2" w:tplc="C52A576C" w:tentative="1">
      <w:start w:val="1"/>
      <w:numFmt w:val="bullet"/>
      <w:lvlText w:val="•"/>
      <w:lvlJc w:val="left"/>
      <w:pPr>
        <w:tabs>
          <w:tab w:val="num" w:pos="2160"/>
        </w:tabs>
        <w:ind w:left="2160" w:hanging="360"/>
      </w:pPr>
      <w:rPr>
        <w:rFonts w:ascii="Times New Roman" w:hAnsi="Times New Roman" w:hint="default"/>
      </w:rPr>
    </w:lvl>
    <w:lvl w:ilvl="3" w:tplc="2CAC40D6" w:tentative="1">
      <w:start w:val="1"/>
      <w:numFmt w:val="bullet"/>
      <w:lvlText w:val="•"/>
      <w:lvlJc w:val="left"/>
      <w:pPr>
        <w:tabs>
          <w:tab w:val="num" w:pos="2880"/>
        </w:tabs>
        <w:ind w:left="2880" w:hanging="360"/>
      </w:pPr>
      <w:rPr>
        <w:rFonts w:ascii="Times New Roman" w:hAnsi="Times New Roman" w:hint="default"/>
      </w:rPr>
    </w:lvl>
    <w:lvl w:ilvl="4" w:tplc="E4FAEB66" w:tentative="1">
      <w:start w:val="1"/>
      <w:numFmt w:val="bullet"/>
      <w:lvlText w:val="•"/>
      <w:lvlJc w:val="left"/>
      <w:pPr>
        <w:tabs>
          <w:tab w:val="num" w:pos="3600"/>
        </w:tabs>
        <w:ind w:left="3600" w:hanging="360"/>
      </w:pPr>
      <w:rPr>
        <w:rFonts w:ascii="Times New Roman" w:hAnsi="Times New Roman" w:hint="default"/>
      </w:rPr>
    </w:lvl>
    <w:lvl w:ilvl="5" w:tplc="5B008586" w:tentative="1">
      <w:start w:val="1"/>
      <w:numFmt w:val="bullet"/>
      <w:lvlText w:val="•"/>
      <w:lvlJc w:val="left"/>
      <w:pPr>
        <w:tabs>
          <w:tab w:val="num" w:pos="4320"/>
        </w:tabs>
        <w:ind w:left="4320" w:hanging="360"/>
      </w:pPr>
      <w:rPr>
        <w:rFonts w:ascii="Times New Roman" w:hAnsi="Times New Roman" w:hint="default"/>
      </w:rPr>
    </w:lvl>
    <w:lvl w:ilvl="6" w:tplc="FC5635D4" w:tentative="1">
      <w:start w:val="1"/>
      <w:numFmt w:val="bullet"/>
      <w:lvlText w:val="•"/>
      <w:lvlJc w:val="left"/>
      <w:pPr>
        <w:tabs>
          <w:tab w:val="num" w:pos="5040"/>
        </w:tabs>
        <w:ind w:left="5040" w:hanging="360"/>
      </w:pPr>
      <w:rPr>
        <w:rFonts w:ascii="Times New Roman" w:hAnsi="Times New Roman" w:hint="default"/>
      </w:rPr>
    </w:lvl>
    <w:lvl w:ilvl="7" w:tplc="5BAEAC5E" w:tentative="1">
      <w:start w:val="1"/>
      <w:numFmt w:val="bullet"/>
      <w:lvlText w:val="•"/>
      <w:lvlJc w:val="left"/>
      <w:pPr>
        <w:tabs>
          <w:tab w:val="num" w:pos="5760"/>
        </w:tabs>
        <w:ind w:left="5760" w:hanging="360"/>
      </w:pPr>
      <w:rPr>
        <w:rFonts w:ascii="Times New Roman" w:hAnsi="Times New Roman" w:hint="default"/>
      </w:rPr>
    </w:lvl>
    <w:lvl w:ilvl="8" w:tplc="1132237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9531EB6"/>
    <w:multiLevelType w:val="hybridMultilevel"/>
    <w:tmpl w:val="8816537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E0D5370"/>
    <w:multiLevelType w:val="hybridMultilevel"/>
    <w:tmpl w:val="46FCB40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0487498"/>
    <w:multiLevelType w:val="hybridMultilevel"/>
    <w:tmpl w:val="7D2C8618"/>
    <w:lvl w:ilvl="0" w:tplc="B92AF104">
      <w:start w:val="1"/>
      <w:numFmt w:val="bullet"/>
      <w:lvlText w:val="•"/>
      <w:lvlJc w:val="left"/>
      <w:pPr>
        <w:tabs>
          <w:tab w:val="num" w:pos="720"/>
        </w:tabs>
        <w:ind w:left="720" w:hanging="360"/>
      </w:pPr>
      <w:rPr>
        <w:rFonts w:ascii="Times New Roman" w:hAnsi="Times New Roman" w:hint="default"/>
      </w:rPr>
    </w:lvl>
    <w:lvl w:ilvl="1" w:tplc="E8FA3C5A" w:tentative="1">
      <w:start w:val="1"/>
      <w:numFmt w:val="bullet"/>
      <w:lvlText w:val="•"/>
      <w:lvlJc w:val="left"/>
      <w:pPr>
        <w:tabs>
          <w:tab w:val="num" w:pos="1440"/>
        </w:tabs>
        <w:ind w:left="1440" w:hanging="360"/>
      </w:pPr>
      <w:rPr>
        <w:rFonts w:ascii="Times New Roman" w:hAnsi="Times New Roman" w:hint="default"/>
      </w:rPr>
    </w:lvl>
    <w:lvl w:ilvl="2" w:tplc="BF524D40" w:tentative="1">
      <w:start w:val="1"/>
      <w:numFmt w:val="bullet"/>
      <w:lvlText w:val="•"/>
      <w:lvlJc w:val="left"/>
      <w:pPr>
        <w:tabs>
          <w:tab w:val="num" w:pos="2160"/>
        </w:tabs>
        <w:ind w:left="2160" w:hanging="360"/>
      </w:pPr>
      <w:rPr>
        <w:rFonts w:ascii="Times New Roman" w:hAnsi="Times New Roman" w:hint="default"/>
      </w:rPr>
    </w:lvl>
    <w:lvl w:ilvl="3" w:tplc="FDF438D0" w:tentative="1">
      <w:start w:val="1"/>
      <w:numFmt w:val="bullet"/>
      <w:lvlText w:val="•"/>
      <w:lvlJc w:val="left"/>
      <w:pPr>
        <w:tabs>
          <w:tab w:val="num" w:pos="2880"/>
        </w:tabs>
        <w:ind w:left="2880" w:hanging="360"/>
      </w:pPr>
      <w:rPr>
        <w:rFonts w:ascii="Times New Roman" w:hAnsi="Times New Roman" w:hint="default"/>
      </w:rPr>
    </w:lvl>
    <w:lvl w:ilvl="4" w:tplc="FC748F74" w:tentative="1">
      <w:start w:val="1"/>
      <w:numFmt w:val="bullet"/>
      <w:lvlText w:val="•"/>
      <w:lvlJc w:val="left"/>
      <w:pPr>
        <w:tabs>
          <w:tab w:val="num" w:pos="3600"/>
        </w:tabs>
        <w:ind w:left="3600" w:hanging="360"/>
      </w:pPr>
      <w:rPr>
        <w:rFonts w:ascii="Times New Roman" w:hAnsi="Times New Roman" w:hint="default"/>
      </w:rPr>
    </w:lvl>
    <w:lvl w:ilvl="5" w:tplc="BE6A7EC6" w:tentative="1">
      <w:start w:val="1"/>
      <w:numFmt w:val="bullet"/>
      <w:lvlText w:val="•"/>
      <w:lvlJc w:val="left"/>
      <w:pPr>
        <w:tabs>
          <w:tab w:val="num" w:pos="4320"/>
        </w:tabs>
        <w:ind w:left="4320" w:hanging="360"/>
      </w:pPr>
      <w:rPr>
        <w:rFonts w:ascii="Times New Roman" w:hAnsi="Times New Roman" w:hint="default"/>
      </w:rPr>
    </w:lvl>
    <w:lvl w:ilvl="6" w:tplc="DC369C80" w:tentative="1">
      <w:start w:val="1"/>
      <w:numFmt w:val="bullet"/>
      <w:lvlText w:val="•"/>
      <w:lvlJc w:val="left"/>
      <w:pPr>
        <w:tabs>
          <w:tab w:val="num" w:pos="5040"/>
        </w:tabs>
        <w:ind w:left="5040" w:hanging="360"/>
      </w:pPr>
      <w:rPr>
        <w:rFonts w:ascii="Times New Roman" w:hAnsi="Times New Roman" w:hint="default"/>
      </w:rPr>
    </w:lvl>
    <w:lvl w:ilvl="7" w:tplc="47AE4EEC" w:tentative="1">
      <w:start w:val="1"/>
      <w:numFmt w:val="bullet"/>
      <w:lvlText w:val="•"/>
      <w:lvlJc w:val="left"/>
      <w:pPr>
        <w:tabs>
          <w:tab w:val="num" w:pos="5760"/>
        </w:tabs>
        <w:ind w:left="5760" w:hanging="360"/>
      </w:pPr>
      <w:rPr>
        <w:rFonts w:ascii="Times New Roman" w:hAnsi="Times New Roman" w:hint="default"/>
      </w:rPr>
    </w:lvl>
    <w:lvl w:ilvl="8" w:tplc="38A6BECC"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7E39279D"/>
    <w:multiLevelType w:val="hybridMultilevel"/>
    <w:tmpl w:val="F33846BE"/>
    <w:lvl w:ilvl="0" w:tplc="0C0A000B">
      <w:start w:val="1"/>
      <w:numFmt w:val="bullet"/>
      <w:lvlText w:val=""/>
      <w:lvlJc w:val="left"/>
      <w:pPr>
        <w:ind w:left="1410" w:hanging="360"/>
      </w:pPr>
      <w:rPr>
        <w:rFonts w:ascii="Wingdings" w:hAnsi="Wingdings" w:hint="default"/>
      </w:rPr>
    </w:lvl>
    <w:lvl w:ilvl="1" w:tplc="080A0003" w:tentative="1">
      <w:start w:val="1"/>
      <w:numFmt w:val="bullet"/>
      <w:lvlText w:val="o"/>
      <w:lvlJc w:val="left"/>
      <w:pPr>
        <w:ind w:left="2130" w:hanging="360"/>
      </w:pPr>
      <w:rPr>
        <w:rFonts w:ascii="Courier New" w:hAnsi="Courier New" w:cs="Courier New" w:hint="default"/>
      </w:rPr>
    </w:lvl>
    <w:lvl w:ilvl="2" w:tplc="080A0005" w:tentative="1">
      <w:start w:val="1"/>
      <w:numFmt w:val="bullet"/>
      <w:lvlText w:val=""/>
      <w:lvlJc w:val="left"/>
      <w:pPr>
        <w:ind w:left="2850" w:hanging="360"/>
      </w:pPr>
      <w:rPr>
        <w:rFonts w:ascii="Wingdings" w:hAnsi="Wingdings" w:hint="default"/>
      </w:rPr>
    </w:lvl>
    <w:lvl w:ilvl="3" w:tplc="080A0001" w:tentative="1">
      <w:start w:val="1"/>
      <w:numFmt w:val="bullet"/>
      <w:lvlText w:val=""/>
      <w:lvlJc w:val="left"/>
      <w:pPr>
        <w:ind w:left="3570" w:hanging="360"/>
      </w:pPr>
      <w:rPr>
        <w:rFonts w:ascii="Symbol" w:hAnsi="Symbol" w:hint="default"/>
      </w:rPr>
    </w:lvl>
    <w:lvl w:ilvl="4" w:tplc="080A0003" w:tentative="1">
      <w:start w:val="1"/>
      <w:numFmt w:val="bullet"/>
      <w:lvlText w:val="o"/>
      <w:lvlJc w:val="left"/>
      <w:pPr>
        <w:ind w:left="4290" w:hanging="360"/>
      </w:pPr>
      <w:rPr>
        <w:rFonts w:ascii="Courier New" w:hAnsi="Courier New" w:cs="Courier New" w:hint="default"/>
      </w:rPr>
    </w:lvl>
    <w:lvl w:ilvl="5" w:tplc="080A0005" w:tentative="1">
      <w:start w:val="1"/>
      <w:numFmt w:val="bullet"/>
      <w:lvlText w:val=""/>
      <w:lvlJc w:val="left"/>
      <w:pPr>
        <w:ind w:left="5010" w:hanging="360"/>
      </w:pPr>
      <w:rPr>
        <w:rFonts w:ascii="Wingdings" w:hAnsi="Wingdings" w:hint="default"/>
      </w:rPr>
    </w:lvl>
    <w:lvl w:ilvl="6" w:tplc="080A0001" w:tentative="1">
      <w:start w:val="1"/>
      <w:numFmt w:val="bullet"/>
      <w:lvlText w:val=""/>
      <w:lvlJc w:val="left"/>
      <w:pPr>
        <w:ind w:left="5730" w:hanging="360"/>
      </w:pPr>
      <w:rPr>
        <w:rFonts w:ascii="Symbol" w:hAnsi="Symbol" w:hint="default"/>
      </w:rPr>
    </w:lvl>
    <w:lvl w:ilvl="7" w:tplc="080A0003" w:tentative="1">
      <w:start w:val="1"/>
      <w:numFmt w:val="bullet"/>
      <w:lvlText w:val="o"/>
      <w:lvlJc w:val="left"/>
      <w:pPr>
        <w:ind w:left="6450" w:hanging="360"/>
      </w:pPr>
      <w:rPr>
        <w:rFonts w:ascii="Courier New" w:hAnsi="Courier New" w:cs="Courier New" w:hint="default"/>
      </w:rPr>
    </w:lvl>
    <w:lvl w:ilvl="8" w:tplc="080A0005" w:tentative="1">
      <w:start w:val="1"/>
      <w:numFmt w:val="bullet"/>
      <w:lvlText w:val=""/>
      <w:lvlJc w:val="left"/>
      <w:pPr>
        <w:ind w:left="7170" w:hanging="360"/>
      </w:pPr>
      <w:rPr>
        <w:rFonts w:ascii="Wingdings" w:hAnsi="Wingdings" w:hint="default"/>
      </w:rPr>
    </w:lvl>
  </w:abstractNum>
  <w:num w:numId="1">
    <w:abstractNumId w:val="0"/>
  </w:num>
  <w:num w:numId="2">
    <w:abstractNumId w:val="7"/>
  </w:num>
  <w:num w:numId="3">
    <w:abstractNumId w:val="6"/>
  </w:num>
  <w:num w:numId="4">
    <w:abstractNumId w:val="9"/>
  </w:num>
  <w:num w:numId="5">
    <w:abstractNumId w:val="1"/>
  </w:num>
  <w:num w:numId="6">
    <w:abstractNumId w:val="2"/>
  </w:num>
  <w:num w:numId="7">
    <w:abstractNumId w:val="5"/>
  </w:num>
  <w:num w:numId="8">
    <w:abstractNumId w:val="8"/>
  </w:num>
  <w:num w:numId="9">
    <w:abstractNumId w:val="3"/>
  </w:num>
  <w:num w:numId="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CHILLERATO GENERAL ALFONSO DE LA MADRID VIDAURRETA">
    <w15:presenceInfo w15:providerId="None" w15:userId="BACHILLERATO GENERAL ALFONSO DE LA MADRID VIDAURRETA"/>
  </w15:person>
  <w15:person w15:author="Alejandro Espinoza">
    <w15:presenceInfo w15:providerId="Windows Live" w15:userId="98c27d1380bb1b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547"/>
    <w:rsid w:val="00003210"/>
    <w:rsid w:val="00007357"/>
    <w:rsid w:val="000162B2"/>
    <w:rsid w:val="00020F1B"/>
    <w:rsid w:val="000226C4"/>
    <w:rsid w:val="0002353D"/>
    <w:rsid w:val="0002597F"/>
    <w:rsid w:val="000267AD"/>
    <w:rsid w:val="000321AC"/>
    <w:rsid w:val="00032E2F"/>
    <w:rsid w:val="0003469D"/>
    <w:rsid w:val="00035063"/>
    <w:rsid w:val="00036CAA"/>
    <w:rsid w:val="00036E93"/>
    <w:rsid w:val="00042A75"/>
    <w:rsid w:val="00046305"/>
    <w:rsid w:val="00047D3B"/>
    <w:rsid w:val="00051CF0"/>
    <w:rsid w:val="00054B7C"/>
    <w:rsid w:val="0006087F"/>
    <w:rsid w:val="000633D3"/>
    <w:rsid w:val="000634B2"/>
    <w:rsid w:val="00066E7F"/>
    <w:rsid w:val="00084884"/>
    <w:rsid w:val="0008777E"/>
    <w:rsid w:val="000A2733"/>
    <w:rsid w:val="000A367B"/>
    <w:rsid w:val="000B28AA"/>
    <w:rsid w:val="000B78E0"/>
    <w:rsid w:val="000C1111"/>
    <w:rsid w:val="000C4AD7"/>
    <w:rsid w:val="000C4E35"/>
    <w:rsid w:val="000C551A"/>
    <w:rsid w:val="000C5F67"/>
    <w:rsid w:val="000D0A4F"/>
    <w:rsid w:val="000D64A3"/>
    <w:rsid w:val="000D70A1"/>
    <w:rsid w:val="000E0F31"/>
    <w:rsid w:val="000E120C"/>
    <w:rsid w:val="000E446C"/>
    <w:rsid w:val="000E7545"/>
    <w:rsid w:val="000F6C22"/>
    <w:rsid w:val="00101155"/>
    <w:rsid w:val="001026F9"/>
    <w:rsid w:val="001041F2"/>
    <w:rsid w:val="00123140"/>
    <w:rsid w:val="001248A8"/>
    <w:rsid w:val="00126587"/>
    <w:rsid w:val="00126C95"/>
    <w:rsid w:val="00127AD5"/>
    <w:rsid w:val="00131F0E"/>
    <w:rsid w:val="00140FE7"/>
    <w:rsid w:val="0014258D"/>
    <w:rsid w:val="0014387D"/>
    <w:rsid w:val="00151CEB"/>
    <w:rsid w:val="00174547"/>
    <w:rsid w:val="001773A7"/>
    <w:rsid w:val="00186146"/>
    <w:rsid w:val="00192749"/>
    <w:rsid w:val="0019367D"/>
    <w:rsid w:val="0019535F"/>
    <w:rsid w:val="001970D5"/>
    <w:rsid w:val="001A6C58"/>
    <w:rsid w:val="001B4FEA"/>
    <w:rsid w:val="001B6579"/>
    <w:rsid w:val="001C51A5"/>
    <w:rsid w:val="001C6389"/>
    <w:rsid w:val="001C740B"/>
    <w:rsid w:val="001D2B54"/>
    <w:rsid w:val="001D55EA"/>
    <w:rsid w:val="001D75E2"/>
    <w:rsid w:val="001E0055"/>
    <w:rsid w:val="001E0908"/>
    <w:rsid w:val="001E1E06"/>
    <w:rsid w:val="001E317D"/>
    <w:rsid w:val="001E3548"/>
    <w:rsid w:val="001E3FB2"/>
    <w:rsid w:val="001F25C9"/>
    <w:rsid w:val="001F6A00"/>
    <w:rsid w:val="00200DF7"/>
    <w:rsid w:val="002032B0"/>
    <w:rsid w:val="0020481A"/>
    <w:rsid w:val="00205367"/>
    <w:rsid w:val="00215D5C"/>
    <w:rsid w:val="00217241"/>
    <w:rsid w:val="002260CA"/>
    <w:rsid w:val="0022654B"/>
    <w:rsid w:val="0023022F"/>
    <w:rsid w:val="00230A06"/>
    <w:rsid w:val="00230DDF"/>
    <w:rsid w:val="00235BA9"/>
    <w:rsid w:val="002368FB"/>
    <w:rsid w:val="00237AB1"/>
    <w:rsid w:val="00240948"/>
    <w:rsid w:val="002468F1"/>
    <w:rsid w:val="00253AEE"/>
    <w:rsid w:val="00254335"/>
    <w:rsid w:val="00256C8C"/>
    <w:rsid w:val="00260110"/>
    <w:rsid w:val="00263A8C"/>
    <w:rsid w:val="0027301C"/>
    <w:rsid w:val="002733E5"/>
    <w:rsid w:val="00277F6F"/>
    <w:rsid w:val="00280132"/>
    <w:rsid w:val="00280785"/>
    <w:rsid w:val="00280D67"/>
    <w:rsid w:val="002841DF"/>
    <w:rsid w:val="00285ACB"/>
    <w:rsid w:val="00287152"/>
    <w:rsid w:val="00292567"/>
    <w:rsid w:val="002A20AF"/>
    <w:rsid w:val="002A5D27"/>
    <w:rsid w:val="002B24E3"/>
    <w:rsid w:val="002C279E"/>
    <w:rsid w:val="002C5CA1"/>
    <w:rsid w:val="002C72A5"/>
    <w:rsid w:val="002D2D0D"/>
    <w:rsid w:val="002D3C71"/>
    <w:rsid w:val="002E26AB"/>
    <w:rsid w:val="002E2F5E"/>
    <w:rsid w:val="002E5954"/>
    <w:rsid w:val="002F2075"/>
    <w:rsid w:val="002F6099"/>
    <w:rsid w:val="00303883"/>
    <w:rsid w:val="00314F3A"/>
    <w:rsid w:val="0032738C"/>
    <w:rsid w:val="00327F4D"/>
    <w:rsid w:val="0033082E"/>
    <w:rsid w:val="00330F7F"/>
    <w:rsid w:val="00333D89"/>
    <w:rsid w:val="00334A3C"/>
    <w:rsid w:val="00336144"/>
    <w:rsid w:val="00337F6B"/>
    <w:rsid w:val="00341BC4"/>
    <w:rsid w:val="003441B5"/>
    <w:rsid w:val="003441FC"/>
    <w:rsid w:val="00350D0F"/>
    <w:rsid w:val="00351D47"/>
    <w:rsid w:val="003525FE"/>
    <w:rsid w:val="00354582"/>
    <w:rsid w:val="0036007E"/>
    <w:rsid w:val="0036027E"/>
    <w:rsid w:val="00362215"/>
    <w:rsid w:val="00362437"/>
    <w:rsid w:val="00363691"/>
    <w:rsid w:val="00371413"/>
    <w:rsid w:val="00373D3A"/>
    <w:rsid w:val="00374DDF"/>
    <w:rsid w:val="00383911"/>
    <w:rsid w:val="00386F9B"/>
    <w:rsid w:val="00390AD1"/>
    <w:rsid w:val="00392E05"/>
    <w:rsid w:val="0039630F"/>
    <w:rsid w:val="003A07EF"/>
    <w:rsid w:val="003A0B4E"/>
    <w:rsid w:val="003A20F8"/>
    <w:rsid w:val="003A5FB3"/>
    <w:rsid w:val="003B0E73"/>
    <w:rsid w:val="003C430B"/>
    <w:rsid w:val="003D5B90"/>
    <w:rsid w:val="003D627E"/>
    <w:rsid w:val="003D65E7"/>
    <w:rsid w:val="003E3FC7"/>
    <w:rsid w:val="003F51FB"/>
    <w:rsid w:val="00400710"/>
    <w:rsid w:val="0040594B"/>
    <w:rsid w:val="00411E49"/>
    <w:rsid w:val="00416C0B"/>
    <w:rsid w:val="0042770D"/>
    <w:rsid w:val="0044084E"/>
    <w:rsid w:val="004423C6"/>
    <w:rsid w:val="00450E9D"/>
    <w:rsid w:val="00453809"/>
    <w:rsid w:val="00454E38"/>
    <w:rsid w:val="00457A5F"/>
    <w:rsid w:val="004623E7"/>
    <w:rsid w:val="00465B9E"/>
    <w:rsid w:val="004746FC"/>
    <w:rsid w:val="00482F84"/>
    <w:rsid w:val="00484160"/>
    <w:rsid w:val="0048657A"/>
    <w:rsid w:val="00487180"/>
    <w:rsid w:val="004876E2"/>
    <w:rsid w:val="004A16A3"/>
    <w:rsid w:val="004A31C1"/>
    <w:rsid w:val="004A54D5"/>
    <w:rsid w:val="004B27E1"/>
    <w:rsid w:val="004B2B3E"/>
    <w:rsid w:val="004B672B"/>
    <w:rsid w:val="004C0822"/>
    <w:rsid w:val="004C3DE7"/>
    <w:rsid w:val="004D2B23"/>
    <w:rsid w:val="004D2B87"/>
    <w:rsid w:val="004D4FCE"/>
    <w:rsid w:val="004D50D8"/>
    <w:rsid w:val="004E0E98"/>
    <w:rsid w:val="004E75A5"/>
    <w:rsid w:val="004F4435"/>
    <w:rsid w:val="004F45B5"/>
    <w:rsid w:val="00503F94"/>
    <w:rsid w:val="00521918"/>
    <w:rsid w:val="00523F44"/>
    <w:rsid w:val="00525150"/>
    <w:rsid w:val="00527FC3"/>
    <w:rsid w:val="0053619D"/>
    <w:rsid w:val="00540F86"/>
    <w:rsid w:val="005432F5"/>
    <w:rsid w:val="00543975"/>
    <w:rsid w:val="005464E0"/>
    <w:rsid w:val="005533A6"/>
    <w:rsid w:val="0057445B"/>
    <w:rsid w:val="00574B99"/>
    <w:rsid w:val="00580FE6"/>
    <w:rsid w:val="00582C99"/>
    <w:rsid w:val="00585D7C"/>
    <w:rsid w:val="0059509B"/>
    <w:rsid w:val="00596B74"/>
    <w:rsid w:val="005A3554"/>
    <w:rsid w:val="005A3BA3"/>
    <w:rsid w:val="005A3F16"/>
    <w:rsid w:val="005A4E37"/>
    <w:rsid w:val="005A75F0"/>
    <w:rsid w:val="005A7AA7"/>
    <w:rsid w:val="005B033B"/>
    <w:rsid w:val="005B0B9D"/>
    <w:rsid w:val="005B1C4F"/>
    <w:rsid w:val="005C0A29"/>
    <w:rsid w:val="005C0FC6"/>
    <w:rsid w:val="005D3259"/>
    <w:rsid w:val="005D7905"/>
    <w:rsid w:val="00600EC9"/>
    <w:rsid w:val="006014C1"/>
    <w:rsid w:val="00603E0C"/>
    <w:rsid w:val="00610C9D"/>
    <w:rsid w:val="00615462"/>
    <w:rsid w:val="00615DCD"/>
    <w:rsid w:val="00621F16"/>
    <w:rsid w:val="00627C91"/>
    <w:rsid w:val="00627FEB"/>
    <w:rsid w:val="00632255"/>
    <w:rsid w:val="0063521F"/>
    <w:rsid w:val="00641A03"/>
    <w:rsid w:val="00643D1D"/>
    <w:rsid w:val="00644EF8"/>
    <w:rsid w:val="006519AE"/>
    <w:rsid w:val="006521B6"/>
    <w:rsid w:val="00656CDC"/>
    <w:rsid w:val="00663287"/>
    <w:rsid w:val="00664307"/>
    <w:rsid w:val="0066497A"/>
    <w:rsid w:val="006653B3"/>
    <w:rsid w:val="00684925"/>
    <w:rsid w:val="00686036"/>
    <w:rsid w:val="00686ED9"/>
    <w:rsid w:val="00687A38"/>
    <w:rsid w:val="00687C6C"/>
    <w:rsid w:val="00691623"/>
    <w:rsid w:val="006B0531"/>
    <w:rsid w:val="006B3755"/>
    <w:rsid w:val="006B56B1"/>
    <w:rsid w:val="006B711D"/>
    <w:rsid w:val="006C0C28"/>
    <w:rsid w:val="006D4158"/>
    <w:rsid w:val="006D5D3F"/>
    <w:rsid w:val="006D6BC8"/>
    <w:rsid w:val="006D75CF"/>
    <w:rsid w:val="006E2659"/>
    <w:rsid w:val="006F7D72"/>
    <w:rsid w:val="00702074"/>
    <w:rsid w:val="007042D8"/>
    <w:rsid w:val="007043E1"/>
    <w:rsid w:val="007073D3"/>
    <w:rsid w:val="00711D48"/>
    <w:rsid w:val="00725329"/>
    <w:rsid w:val="00730311"/>
    <w:rsid w:val="00733582"/>
    <w:rsid w:val="00733C2E"/>
    <w:rsid w:val="00734273"/>
    <w:rsid w:val="00736B0D"/>
    <w:rsid w:val="007453ED"/>
    <w:rsid w:val="00750EB2"/>
    <w:rsid w:val="00751327"/>
    <w:rsid w:val="00754BB8"/>
    <w:rsid w:val="007562D2"/>
    <w:rsid w:val="00761E30"/>
    <w:rsid w:val="0077759A"/>
    <w:rsid w:val="0078642F"/>
    <w:rsid w:val="00786C6A"/>
    <w:rsid w:val="00792027"/>
    <w:rsid w:val="007924F3"/>
    <w:rsid w:val="007A3FB3"/>
    <w:rsid w:val="007A4D70"/>
    <w:rsid w:val="007B3D66"/>
    <w:rsid w:val="007B5F62"/>
    <w:rsid w:val="007B63C1"/>
    <w:rsid w:val="007C1F1C"/>
    <w:rsid w:val="007C2600"/>
    <w:rsid w:val="007C7E56"/>
    <w:rsid w:val="007D4847"/>
    <w:rsid w:val="007D7063"/>
    <w:rsid w:val="007E3C0C"/>
    <w:rsid w:val="007E6B47"/>
    <w:rsid w:val="007F24E0"/>
    <w:rsid w:val="007F4477"/>
    <w:rsid w:val="00804BAA"/>
    <w:rsid w:val="008055F2"/>
    <w:rsid w:val="008061B6"/>
    <w:rsid w:val="00806D66"/>
    <w:rsid w:val="00810537"/>
    <w:rsid w:val="008162E4"/>
    <w:rsid w:val="008220B6"/>
    <w:rsid w:val="008228F9"/>
    <w:rsid w:val="00825B35"/>
    <w:rsid w:val="00827DF4"/>
    <w:rsid w:val="00832FE4"/>
    <w:rsid w:val="008360D4"/>
    <w:rsid w:val="00836527"/>
    <w:rsid w:val="00841E30"/>
    <w:rsid w:val="0086517D"/>
    <w:rsid w:val="008670B8"/>
    <w:rsid w:val="00872AF9"/>
    <w:rsid w:val="00877257"/>
    <w:rsid w:val="0087765D"/>
    <w:rsid w:val="00883BF2"/>
    <w:rsid w:val="00896C3E"/>
    <w:rsid w:val="008A7297"/>
    <w:rsid w:val="008A7A83"/>
    <w:rsid w:val="008B529F"/>
    <w:rsid w:val="008E0610"/>
    <w:rsid w:val="008F1FF2"/>
    <w:rsid w:val="008F3824"/>
    <w:rsid w:val="009013BE"/>
    <w:rsid w:val="00912B59"/>
    <w:rsid w:val="00917B6B"/>
    <w:rsid w:val="0092096F"/>
    <w:rsid w:val="00924FF3"/>
    <w:rsid w:val="009262B8"/>
    <w:rsid w:val="00926E53"/>
    <w:rsid w:val="00933E6F"/>
    <w:rsid w:val="00941D52"/>
    <w:rsid w:val="00944B76"/>
    <w:rsid w:val="0095233F"/>
    <w:rsid w:val="0095248B"/>
    <w:rsid w:val="00957C8D"/>
    <w:rsid w:val="009618E2"/>
    <w:rsid w:val="00964AC7"/>
    <w:rsid w:val="0097026C"/>
    <w:rsid w:val="009703E0"/>
    <w:rsid w:val="00970C9B"/>
    <w:rsid w:val="00973F37"/>
    <w:rsid w:val="0097594A"/>
    <w:rsid w:val="00977BA7"/>
    <w:rsid w:val="00996429"/>
    <w:rsid w:val="009A064F"/>
    <w:rsid w:val="009A0871"/>
    <w:rsid w:val="009A0A36"/>
    <w:rsid w:val="009A0CD5"/>
    <w:rsid w:val="009A0E8E"/>
    <w:rsid w:val="009A7081"/>
    <w:rsid w:val="009B0358"/>
    <w:rsid w:val="009B1CD0"/>
    <w:rsid w:val="009B203C"/>
    <w:rsid w:val="009B2B08"/>
    <w:rsid w:val="009B30B1"/>
    <w:rsid w:val="009B3752"/>
    <w:rsid w:val="009B3CE5"/>
    <w:rsid w:val="009B66ED"/>
    <w:rsid w:val="009C0C5F"/>
    <w:rsid w:val="009C3023"/>
    <w:rsid w:val="009C4CE4"/>
    <w:rsid w:val="009D2C4D"/>
    <w:rsid w:val="009D3C09"/>
    <w:rsid w:val="009D4F9E"/>
    <w:rsid w:val="009D65E5"/>
    <w:rsid w:val="009E02A3"/>
    <w:rsid w:val="009E1283"/>
    <w:rsid w:val="009E5953"/>
    <w:rsid w:val="009F4AA6"/>
    <w:rsid w:val="009F62A5"/>
    <w:rsid w:val="009F7879"/>
    <w:rsid w:val="00A0368F"/>
    <w:rsid w:val="00A11069"/>
    <w:rsid w:val="00A14EA3"/>
    <w:rsid w:val="00A15C77"/>
    <w:rsid w:val="00A24BCB"/>
    <w:rsid w:val="00A3043A"/>
    <w:rsid w:val="00A32808"/>
    <w:rsid w:val="00A37F68"/>
    <w:rsid w:val="00A453A9"/>
    <w:rsid w:val="00A46889"/>
    <w:rsid w:val="00A50389"/>
    <w:rsid w:val="00A50CD6"/>
    <w:rsid w:val="00A53520"/>
    <w:rsid w:val="00A55F6B"/>
    <w:rsid w:val="00A6743F"/>
    <w:rsid w:val="00A73581"/>
    <w:rsid w:val="00A76F33"/>
    <w:rsid w:val="00A81451"/>
    <w:rsid w:val="00A82646"/>
    <w:rsid w:val="00A84937"/>
    <w:rsid w:val="00A8529B"/>
    <w:rsid w:val="00A85830"/>
    <w:rsid w:val="00A93D96"/>
    <w:rsid w:val="00A95AFC"/>
    <w:rsid w:val="00A97C33"/>
    <w:rsid w:val="00AA1BFC"/>
    <w:rsid w:val="00AA2228"/>
    <w:rsid w:val="00AA2ED3"/>
    <w:rsid w:val="00AB1975"/>
    <w:rsid w:val="00AB4C0C"/>
    <w:rsid w:val="00AB6716"/>
    <w:rsid w:val="00AC1D21"/>
    <w:rsid w:val="00AD17A4"/>
    <w:rsid w:val="00AD4108"/>
    <w:rsid w:val="00AD47F4"/>
    <w:rsid w:val="00AE2BCD"/>
    <w:rsid w:val="00AE36F9"/>
    <w:rsid w:val="00AF2EDE"/>
    <w:rsid w:val="00AF357E"/>
    <w:rsid w:val="00AF463A"/>
    <w:rsid w:val="00AF4FC1"/>
    <w:rsid w:val="00AF6284"/>
    <w:rsid w:val="00AF79EE"/>
    <w:rsid w:val="00B0139D"/>
    <w:rsid w:val="00B13584"/>
    <w:rsid w:val="00B22A78"/>
    <w:rsid w:val="00B22C04"/>
    <w:rsid w:val="00B237BB"/>
    <w:rsid w:val="00B23DC8"/>
    <w:rsid w:val="00B2416C"/>
    <w:rsid w:val="00B25059"/>
    <w:rsid w:val="00B25B32"/>
    <w:rsid w:val="00B337DA"/>
    <w:rsid w:val="00B35CD9"/>
    <w:rsid w:val="00B3660E"/>
    <w:rsid w:val="00B419D9"/>
    <w:rsid w:val="00B42783"/>
    <w:rsid w:val="00B50051"/>
    <w:rsid w:val="00B54B1B"/>
    <w:rsid w:val="00B67A19"/>
    <w:rsid w:val="00B856B2"/>
    <w:rsid w:val="00B869B7"/>
    <w:rsid w:val="00B876A8"/>
    <w:rsid w:val="00B91B41"/>
    <w:rsid w:val="00B92CA4"/>
    <w:rsid w:val="00B94241"/>
    <w:rsid w:val="00B95095"/>
    <w:rsid w:val="00BA02B8"/>
    <w:rsid w:val="00BA0F94"/>
    <w:rsid w:val="00BA6F1F"/>
    <w:rsid w:val="00BB38FC"/>
    <w:rsid w:val="00BB4557"/>
    <w:rsid w:val="00BB65B0"/>
    <w:rsid w:val="00BB709C"/>
    <w:rsid w:val="00BC259A"/>
    <w:rsid w:val="00BC6A8E"/>
    <w:rsid w:val="00BD34B8"/>
    <w:rsid w:val="00BD4717"/>
    <w:rsid w:val="00BD7E11"/>
    <w:rsid w:val="00BE1695"/>
    <w:rsid w:val="00C01D9F"/>
    <w:rsid w:val="00C02988"/>
    <w:rsid w:val="00C03F0C"/>
    <w:rsid w:val="00C052C6"/>
    <w:rsid w:val="00C062EA"/>
    <w:rsid w:val="00C06CBA"/>
    <w:rsid w:val="00C12E8E"/>
    <w:rsid w:val="00C1471D"/>
    <w:rsid w:val="00C15A6B"/>
    <w:rsid w:val="00C26031"/>
    <w:rsid w:val="00C26797"/>
    <w:rsid w:val="00C363E7"/>
    <w:rsid w:val="00C43240"/>
    <w:rsid w:val="00C43669"/>
    <w:rsid w:val="00C43FD7"/>
    <w:rsid w:val="00C5361E"/>
    <w:rsid w:val="00C5368A"/>
    <w:rsid w:val="00C53BCB"/>
    <w:rsid w:val="00C60B09"/>
    <w:rsid w:val="00C60EA5"/>
    <w:rsid w:val="00C64EEE"/>
    <w:rsid w:val="00C70EA5"/>
    <w:rsid w:val="00C7390A"/>
    <w:rsid w:val="00C775B1"/>
    <w:rsid w:val="00C83DEC"/>
    <w:rsid w:val="00C858A8"/>
    <w:rsid w:val="00C86603"/>
    <w:rsid w:val="00C903A4"/>
    <w:rsid w:val="00C91077"/>
    <w:rsid w:val="00C93EBD"/>
    <w:rsid w:val="00C9653E"/>
    <w:rsid w:val="00C971B7"/>
    <w:rsid w:val="00CA2C87"/>
    <w:rsid w:val="00CA4DB5"/>
    <w:rsid w:val="00CB0C0F"/>
    <w:rsid w:val="00CB0C47"/>
    <w:rsid w:val="00CB2549"/>
    <w:rsid w:val="00CC137D"/>
    <w:rsid w:val="00CC139D"/>
    <w:rsid w:val="00CC3B99"/>
    <w:rsid w:val="00CD24BC"/>
    <w:rsid w:val="00CD51DE"/>
    <w:rsid w:val="00CD70F7"/>
    <w:rsid w:val="00CE5DA1"/>
    <w:rsid w:val="00CF1FF0"/>
    <w:rsid w:val="00CF48AE"/>
    <w:rsid w:val="00D14491"/>
    <w:rsid w:val="00D2355B"/>
    <w:rsid w:val="00D2463A"/>
    <w:rsid w:val="00D31AAF"/>
    <w:rsid w:val="00D323DA"/>
    <w:rsid w:val="00D35845"/>
    <w:rsid w:val="00D35CCD"/>
    <w:rsid w:val="00D44994"/>
    <w:rsid w:val="00D44F28"/>
    <w:rsid w:val="00D452AC"/>
    <w:rsid w:val="00D45526"/>
    <w:rsid w:val="00D51AB4"/>
    <w:rsid w:val="00D52A41"/>
    <w:rsid w:val="00D535FD"/>
    <w:rsid w:val="00D53E2E"/>
    <w:rsid w:val="00D543C1"/>
    <w:rsid w:val="00D550D2"/>
    <w:rsid w:val="00D579B5"/>
    <w:rsid w:val="00D57E0C"/>
    <w:rsid w:val="00D61F2B"/>
    <w:rsid w:val="00D638AA"/>
    <w:rsid w:val="00D6457F"/>
    <w:rsid w:val="00D64BF5"/>
    <w:rsid w:val="00D64EF4"/>
    <w:rsid w:val="00D747BB"/>
    <w:rsid w:val="00D860AC"/>
    <w:rsid w:val="00D923DC"/>
    <w:rsid w:val="00D956F9"/>
    <w:rsid w:val="00DA0EF4"/>
    <w:rsid w:val="00DA44D4"/>
    <w:rsid w:val="00DA7768"/>
    <w:rsid w:val="00DB6E6B"/>
    <w:rsid w:val="00DB75DE"/>
    <w:rsid w:val="00DC0033"/>
    <w:rsid w:val="00DC15D8"/>
    <w:rsid w:val="00DC37FD"/>
    <w:rsid w:val="00DC3AEE"/>
    <w:rsid w:val="00DC44D7"/>
    <w:rsid w:val="00DC5271"/>
    <w:rsid w:val="00DD162F"/>
    <w:rsid w:val="00DD74AA"/>
    <w:rsid w:val="00DF001F"/>
    <w:rsid w:val="00DF0C31"/>
    <w:rsid w:val="00DF322C"/>
    <w:rsid w:val="00DF7288"/>
    <w:rsid w:val="00DF7512"/>
    <w:rsid w:val="00E015E1"/>
    <w:rsid w:val="00E11C72"/>
    <w:rsid w:val="00E15088"/>
    <w:rsid w:val="00E31F72"/>
    <w:rsid w:val="00E46E91"/>
    <w:rsid w:val="00E50B98"/>
    <w:rsid w:val="00E52F90"/>
    <w:rsid w:val="00E57614"/>
    <w:rsid w:val="00E608A3"/>
    <w:rsid w:val="00E6737D"/>
    <w:rsid w:val="00E675A2"/>
    <w:rsid w:val="00E84F09"/>
    <w:rsid w:val="00E864F5"/>
    <w:rsid w:val="00E8736F"/>
    <w:rsid w:val="00E901F6"/>
    <w:rsid w:val="00E94662"/>
    <w:rsid w:val="00E96ED9"/>
    <w:rsid w:val="00E9765F"/>
    <w:rsid w:val="00EA1E7A"/>
    <w:rsid w:val="00EA2E98"/>
    <w:rsid w:val="00EB2688"/>
    <w:rsid w:val="00EB3322"/>
    <w:rsid w:val="00EB397B"/>
    <w:rsid w:val="00EB45F4"/>
    <w:rsid w:val="00EB7546"/>
    <w:rsid w:val="00EC2AA2"/>
    <w:rsid w:val="00EC3005"/>
    <w:rsid w:val="00EC4A96"/>
    <w:rsid w:val="00EC78E8"/>
    <w:rsid w:val="00ED0739"/>
    <w:rsid w:val="00ED0C7E"/>
    <w:rsid w:val="00F01F4E"/>
    <w:rsid w:val="00F032F6"/>
    <w:rsid w:val="00F03FBB"/>
    <w:rsid w:val="00F10746"/>
    <w:rsid w:val="00F11CCC"/>
    <w:rsid w:val="00F17491"/>
    <w:rsid w:val="00F21AE1"/>
    <w:rsid w:val="00F23B3B"/>
    <w:rsid w:val="00F24389"/>
    <w:rsid w:val="00F2542B"/>
    <w:rsid w:val="00F25DD4"/>
    <w:rsid w:val="00F2636F"/>
    <w:rsid w:val="00F32928"/>
    <w:rsid w:val="00F3401D"/>
    <w:rsid w:val="00F4105C"/>
    <w:rsid w:val="00F42BAF"/>
    <w:rsid w:val="00F42BCE"/>
    <w:rsid w:val="00F44C63"/>
    <w:rsid w:val="00F47761"/>
    <w:rsid w:val="00F50C36"/>
    <w:rsid w:val="00F55195"/>
    <w:rsid w:val="00F60485"/>
    <w:rsid w:val="00F73AFB"/>
    <w:rsid w:val="00F7510C"/>
    <w:rsid w:val="00F9317F"/>
    <w:rsid w:val="00FA10A3"/>
    <w:rsid w:val="00FA1DC8"/>
    <w:rsid w:val="00FB430D"/>
    <w:rsid w:val="00FB70AE"/>
    <w:rsid w:val="00FC22C4"/>
    <w:rsid w:val="00FC3F94"/>
    <w:rsid w:val="00FC73C0"/>
    <w:rsid w:val="00FF6199"/>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D4DA77"/>
  <w15:docId w15:val="{00DEB4E9-90F2-40AC-AA34-52EC6680C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17D"/>
  </w:style>
  <w:style w:type="paragraph" w:styleId="Ttulo1">
    <w:name w:val="heading 1"/>
    <w:basedOn w:val="Normal"/>
    <w:next w:val="Normal"/>
    <w:link w:val="Ttulo1Car"/>
    <w:uiPriority w:val="9"/>
    <w:qFormat/>
    <w:rsid w:val="002F207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F207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27F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7FC3"/>
  </w:style>
  <w:style w:type="paragraph" w:styleId="Piedepgina">
    <w:name w:val="footer"/>
    <w:basedOn w:val="Normal"/>
    <w:link w:val="PiedepginaCar"/>
    <w:uiPriority w:val="99"/>
    <w:unhideWhenUsed/>
    <w:rsid w:val="00527F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27FC3"/>
  </w:style>
  <w:style w:type="paragraph" w:styleId="Textodeglobo">
    <w:name w:val="Balloon Text"/>
    <w:basedOn w:val="Normal"/>
    <w:link w:val="TextodegloboCar"/>
    <w:uiPriority w:val="99"/>
    <w:semiHidden/>
    <w:unhideWhenUsed/>
    <w:rsid w:val="00527FC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27FC3"/>
    <w:rPr>
      <w:rFonts w:ascii="Tahoma" w:hAnsi="Tahoma" w:cs="Tahoma"/>
      <w:sz w:val="16"/>
      <w:szCs w:val="16"/>
    </w:rPr>
  </w:style>
  <w:style w:type="paragraph" w:styleId="Prrafodelista">
    <w:name w:val="List Paragraph"/>
    <w:basedOn w:val="Normal"/>
    <w:uiPriority w:val="34"/>
    <w:qFormat/>
    <w:rsid w:val="006521B6"/>
    <w:pPr>
      <w:ind w:left="720"/>
      <w:contextualSpacing/>
    </w:pPr>
  </w:style>
  <w:style w:type="table" w:styleId="Tablaconcuadrcula">
    <w:name w:val="Table Grid"/>
    <w:basedOn w:val="Tablanormal"/>
    <w:uiPriority w:val="39"/>
    <w:rsid w:val="00EA1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EA1E7A"/>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9D3C0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B419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6">
    <w:name w:val="Light List Accent 6"/>
    <w:basedOn w:val="Tablanormal"/>
    <w:uiPriority w:val="61"/>
    <w:rsid w:val="00CE5DA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Refdecomentario">
    <w:name w:val="annotation reference"/>
    <w:basedOn w:val="Fuentedeprrafopredeter"/>
    <w:uiPriority w:val="99"/>
    <w:semiHidden/>
    <w:unhideWhenUsed/>
    <w:rsid w:val="00750EB2"/>
    <w:rPr>
      <w:sz w:val="16"/>
      <w:szCs w:val="16"/>
    </w:rPr>
  </w:style>
  <w:style w:type="paragraph" w:styleId="Textocomentario">
    <w:name w:val="annotation text"/>
    <w:basedOn w:val="Normal"/>
    <w:link w:val="TextocomentarioCar"/>
    <w:uiPriority w:val="99"/>
    <w:semiHidden/>
    <w:unhideWhenUsed/>
    <w:rsid w:val="00750EB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50EB2"/>
    <w:rPr>
      <w:sz w:val="20"/>
      <w:szCs w:val="20"/>
    </w:rPr>
  </w:style>
  <w:style w:type="paragraph" w:styleId="Asuntodelcomentario">
    <w:name w:val="annotation subject"/>
    <w:basedOn w:val="Textocomentario"/>
    <w:next w:val="Textocomentario"/>
    <w:link w:val="AsuntodelcomentarioCar"/>
    <w:uiPriority w:val="99"/>
    <w:semiHidden/>
    <w:unhideWhenUsed/>
    <w:rsid w:val="00750EB2"/>
    <w:rPr>
      <w:b/>
      <w:bCs/>
    </w:rPr>
  </w:style>
  <w:style w:type="character" w:customStyle="1" w:styleId="AsuntodelcomentarioCar">
    <w:name w:val="Asunto del comentario Car"/>
    <w:basedOn w:val="TextocomentarioCar"/>
    <w:link w:val="Asuntodelcomentario"/>
    <w:uiPriority w:val="99"/>
    <w:semiHidden/>
    <w:rsid w:val="00750EB2"/>
    <w:rPr>
      <w:b/>
      <w:bCs/>
      <w:sz w:val="20"/>
      <w:szCs w:val="20"/>
    </w:rPr>
  </w:style>
  <w:style w:type="character" w:styleId="Hipervnculo">
    <w:name w:val="Hyperlink"/>
    <w:basedOn w:val="Fuentedeprrafopredeter"/>
    <w:uiPriority w:val="99"/>
    <w:unhideWhenUsed/>
    <w:rsid w:val="005C0A29"/>
    <w:rPr>
      <w:color w:val="0000FF" w:themeColor="hyperlink"/>
      <w:u w:val="single"/>
    </w:rPr>
  </w:style>
  <w:style w:type="character" w:styleId="Mencinsinresolver">
    <w:name w:val="Unresolved Mention"/>
    <w:basedOn w:val="Fuentedeprrafopredeter"/>
    <w:uiPriority w:val="99"/>
    <w:semiHidden/>
    <w:unhideWhenUsed/>
    <w:rsid w:val="005C0A29"/>
    <w:rPr>
      <w:color w:val="605E5C"/>
      <w:shd w:val="clear" w:color="auto" w:fill="E1DFDD"/>
    </w:rPr>
  </w:style>
  <w:style w:type="paragraph" w:styleId="Sinespaciado">
    <w:name w:val="No Spacing"/>
    <w:uiPriority w:val="1"/>
    <w:qFormat/>
    <w:rsid w:val="002F2075"/>
    <w:pPr>
      <w:spacing w:after="0" w:line="240" w:lineRule="auto"/>
    </w:pPr>
  </w:style>
  <w:style w:type="character" w:customStyle="1" w:styleId="Ttulo1Car">
    <w:name w:val="Título 1 Car"/>
    <w:basedOn w:val="Fuentedeprrafopredeter"/>
    <w:link w:val="Ttulo1"/>
    <w:uiPriority w:val="9"/>
    <w:rsid w:val="002F2075"/>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2F207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6645">
      <w:bodyDiv w:val="1"/>
      <w:marLeft w:val="0"/>
      <w:marRight w:val="0"/>
      <w:marTop w:val="0"/>
      <w:marBottom w:val="0"/>
      <w:divBdr>
        <w:top w:val="none" w:sz="0" w:space="0" w:color="auto"/>
        <w:left w:val="none" w:sz="0" w:space="0" w:color="auto"/>
        <w:bottom w:val="none" w:sz="0" w:space="0" w:color="auto"/>
        <w:right w:val="none" w:sz="0" w:space="0" w:color="auto"/>
      </w:divBdr>
      <w:divsChild>
        <w:div w:id="252011484">
          <w:marLeft w:val="547"/>
          <w:marRight w:val="0"/>
          <w:marTop w:val="0"/>
          <w:marBottom w:val="0"/>
          <w:divBdr>
            <w:top w:val="none" w:sz="0" w:space="0" w:color="auto"/>
            <w:left w:val="none" w:sz="0" w:space="0" w:color="auto"/>
            <w:bottom w:val="none" w:sz="0" w:space="0" w:color="auto"/>
            <w:right w:val="none" w:sz="0" w:space="0" w:color="auto"/>
          </w:divBdr>
        </w:div>
      </w:divsChild>
    </w:div>
    <w:div w:id="827792303">
      <w:bodyDiv w:val="1"/>
      <w:marLeft w:val="0"/>
      <w:marRight w:val="0"/>
      <w:marTop w:val="0"/>
      <w:marBottom w:val="0"/>
      <w:divBdr>
        <w:top w:val="none" w:sz="0" w:space="0" w:color="auto"/>
        <w:left w:val="none" w:sz="0" w:space="0" w:color="auto"/>
        <w:bottom w:val="none" w:sz="0" w:space="0" w:color="auto"/>
        <w:right w:val="none" w:sz="0" w:space="0" w:color="auto"/>
      </w:divBdr>
    </w:div>
    <w:div w:id="1010523867">
      <w:bodyDiv w:val="1"/>
      <w:marLeft w:val="0"/>
      <w:marRight w:val="0"/>
      <w:marTop w:val="0"/>
      <w:marBottom w:val="0"/>
      <w:divBdr>
        <w:top w:val="none" w:sz="0" w:space="0" w:color="auto"/>
        <w:left w:val="none" w:sz="0" w:space="0" w:color="auto"/>
        <w:bottom w:val="none" w:sz="0" w:space="0" w:color="auto"/>
        <w:right w:val="none" w:sz="0" w:space="0" w:color="auto"/>
      </w:divBdr>
      <w:divsChild>
        <w:div w:id="1434980658">
          <w:marLeft w:val="547"/>
          <w:marRight w:val="0"/>
          <w:marTop w:val="0"/>
          <w:marBottom w:val="0"/>
          <w:divBdr>
            <w:top w:val="none" w:sz="0" w:space="0" w:color="auto"/>
            <w:left w:val="none" w:sz="0" w:space="0" w:color="auto"/>
            <w:bottom w:val="none" w:sz="0" w:space="0" w:color="auto"/>
            <w:right w:val="none" w:sz="0" w:space="0" w:color="auto"/>
          </w:divBdr>
        </w:div>
      </w:divsChild>
    </w:div>
    <w:div w:id="1251894462">
      <w:bodyDiv w:val="1"/>
      <w:marLeft w:val="0"/>
      <w:marRight w:val="0"/>
      <w:marTop w:val="0"/>
      <w:marBottom w:val="0"/>
      <w:divBdr>
        <w:top w:val="none" w:sz="0" w:space="0" w:color="auto"/>
        <w:left w:val="none" w:sz="0" w:space="0" w:color="auto"/>
        <w:bottom w:val="none" w:sz="0" w:space="0" w:color="auto"/>
        <w:right w:val="none" w:sz="0" w:space="0" w:color="auto"/>
      </w:divBdr>
      <w:divsChild>
        <w:div w:id="1303538224">
          <w:marLeft w:val="547"/>
          <w:marRight w:val="0"/>
          <w:marTop w:val="0"/>
          <w:marBottom w:val="0"/>
          <w:divBdr>
            <w:top w:val="none" w:sz="0" w:space="0" w:color="auto"/>
            <w:left w:val="none" w:sz="0" w:space="0" w:color="auto"/>
            <w:bottom w:val="none" w:sz="0" w:space="0" w:color="auto"/>
            <w:right w:val="none" w:sz="0" w:space="0" w:color="auto"/>
          </w:divBdr>
        </w:div>
      </w:divsChild>
    </w:div>
    <w:div w:id="1767574508">
      <w:bodyDiv w:val="1"/>
      <w:marLeft w:val="0"/>
      <w:marRight w:val="0"/>
      <w:marTop w:val="0"/>
      <w:marBottom w:val="0"/>
      <w:divBdr>
        <w:top w:val="none" w:sz="0" w:space="0" w:color="auto"/>
        <w:left w:val="none" w:sz="0" w:space="0" w:color="auto"/>
        <w:bottom w:val="none" w:sz="0" w:space="0" w:color="auto"/>
        <w:right w:val="none" w:sz="0" w:space="0" w:color="auto"/>
      </w:divBdr>
      <w:divsChild>
        <w:div w:id="1462016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5B4072-204D-42B2-ACE5-D91B62DC1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5936</Words>
  <Characters>32654</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Windows</dc:creator>
  <cp:lastModifiedBy>Samuel Cruz Interial</cp:lastModifiedBy>
  <cp:revision>3</cp:revision>
  <cp:lastPrinted>2026-02-04T03:58:00Z</cp:lastPrinted>
  <dcterms:created xsi:type="dcterms:W3CDTF">2025-10-24T19:00:00Z</dcterms:created>
  <dcterms:modified xsi:type="dcterms:W3CDTF">2026-02-04T03:59:00Z</dcterms:modified>
</cp:coreProperties>
</file>