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CDCC932" w14:textId="78374851" w:rsidR="00F25DD4" w:rsidRPr="001248A8" w:rsidRDefault="00B0228E">
      <w:pPr>
        <w:tabs>
          <w:tab w:val="left" w:pos="3700"/>
          <w:tab w:val="right" w:pos="12438"/>
        </w:tabs>
        <w:spacing w:after="0"/>
        <w:rPr>
          <w:b/>
          <w:color w:val="000000" w:themeColor="text1"/>
        </w:rPr>
        <w:pPrChange w:id="0" w:author="Cuenta Microsoft" w:date="2025-09-30T11:42:00Z">
          <w:pPr>
            <w:spacing w:after="0"/>
            <w:jc w:val="center"/>
          </w:pPr>
        </w:pPrChange>
      </w:pPr>
      <w:ins w:id="1" w:author="Cuenta Microsoft" w:date="2025-09-30T11:42:00Z">
        <w:r>
          <w:rPr>
            <w:b/>
            <w:noProof/>
            <w:sz w:val="20"/>
            <w:szCs w:val="20"/>
            <w:lang w:val="es-MX" w:eastAsia="es-MX"/>
          </w:rPr>
          <w:drawing>
            <wp:anchor distT="0" distB="0" distL="114300" distR="114300" simplePos="0" relativeHeight="251658240" behindDoc="0" locked="0" layoutInCell="1" allowOverlap="1" wp14:anchorId="4A664497" wp14:editId="2E42570E">
              <wp:simplePos x="0" y="0"/>
              <wp:positionH relativeFrom="margin">
                <wp:posOffset>463236</wp:posOffset>
              </wp:positionH>
              <wp:positionV relativeFrom="paragraph">
                <wp:posOffset>-827974</wp:posOffset>
              </wp:positionV>
              <wp:extent cx="1864360" cy="1733245"/>
              <wp:effectExtent l="0" t="0" r="0" b="0"/>
              <wp:wrapNone/>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864360" cy="1733245"/>
                      </a:xfrm>
                      <a:prstGeom prst="rect">
                        <a:avLst/>
                      </a:prstGeom>
                      <a:noFill/>
                    </pic:spPr>
                  </pic:pic>
                </a:graphicData>
              </a:graphic>
              <wp14:sizeRelH relativeFrom="page">
                <wp14:pctWidth>0</wp14:pctWidth>
              </wp14:sizeRelH>
              <wp14:sizeRelV relativeFrom="page">
                <wp14:pctHeight>0</wp14:pctHeight>
              </wp14:sizeRelV>
            </wp:anchor>
          </w:drawing>
        </w:r>
      </w:ins>
      <w:del w:id="2" w:author="Cuenta Microsoft" w:date="2025-09-30T13:34:00Z">
        <w:r w:rsidRPr="001248A8" w:rsidDel="002169A1">
          <w:rPr>
            <w:b/>
            <w:noProof/>
            <w:color w:val="000000" w:themeColor="text1"/>
            <w:sz w:val="32"/>
            <w:lang w:val="es-MX" w:eastAsia="es-MX"/>
          </w:rPr>
          <w:drawing>
            <wp:anchor distT="0" distB="0" distL="114300" distR="114300" simplePos="0" relativeHeight="251655168" behindDoc="0" locked="0" layoutInCell="1" allowOverlap="1" wp14:anchorId="7A375E79" wp14:editId="7BDE4AE0">
              <wp:simplePos x="0" y="0"/>
              <wp:positionH relativeFrom="column">
                <wp:posOffset>-176368</wp:posOffset>
              </wp:positionH>
              <wp:positionV relativeFrom="paragraph">
                <wp:posOffset>-219311</wp:posOffset>
              </wp:positionV>
              <wp:extent cx="1467293" cy="1083945"/>
              <wp:effectExtent l="57150" t="0" r="57150" b="116205"/>
              <wp:wrapNone/>
              <wp:docPr id="24" name="Imagen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SEP.png"/>
                      <pic:cNvPicPr/>
                    </pic:nvPicPr>
                    <pic:blipFill>
                      <a:blip r:embed="rId9">
                        <a:extLst>
                          <a:ext uri="{28A0092B-C50C-407E-A947-70E740481C1C}">
                            <a14:useLocalDpi xmlns:a14="http://schemas.microsoft.com/office/drawing/2010/main" val="0"/>
                          </a:ext>
                        </a:extLst>
                      </a:blip>
                      <a:stretch>
                        <a:fillRect/>
                      </a:stretch>
                    </pic:blipFill>
                    <pic:spPr>
                      <a:xfrm>
                        <a:off x="0" y="0"/>
                        <a:ext cx="1481427" cy="1094387"/>
                      </a:xfrm>
                      <a:prstGeom prst="rect">
                        <a:avLst/>
                      </a:prstGeom>
                      <a:effectLst>
                        <a:outerShdw blurRad="50800" dist="50800" dir="5400000" algn="ctr" rotWithShape="0">
                          <a:schemeClr val="tx2">
                            <a:lumMod val="75000"/>
                          </a:schemeClr>
                        </a:outerShdw>
                      </a:effectLst>
                    </pic:spPr>
                  </pic:pic>
                </a:graphicData>
              </a:graphic>
              <wp14:sizeRelH relativeFrom="margin">
                <wp14:pctWidth>0</wp14:pctWidth>
              </wp14:sizeRelH>
              <wp14:sizeRelV relativeFrom="margin">
                <wp14:pctHeight>0</wp14:pctHeight>
              </wp14:sizeRelV>
            </wp:anchor>
          </w:drawing>
        </w:r>
      </w:del>
      <w:ins w:id="3" w:author="Cuenta Microsoft" w:date="2025-09-30T11:42:00Z">
        <w:r>
          <w:rPr>
            <w:b/>
            <w:color w:val="000000" w:themeColor="text1"/>
          </w:rPr>
          <w:tab/>
        </w:r>
        <w:r>
          <w:rPr>
            <w:b/>
            <w:color w:val="000000" w:themeColor="text1"/>
          </w:rPr>
          <w:tab/>
        </w:r>
      </w:ins>
      <w:r w:rsidR="005A3554" w:rsidRPr="001248A8">
        <w:rPr>
          <w:b/>
          <w:color w:val="000000" w:themeColor="text1"/>
        </w:rPr>
        <w:t xml:space="preserve">SUBSECRETARIA DE EDUCACION </w:t>
      </w:r>
      <w:r w:rsidR="00FA1DC8">
        <w:rPr>
          <w:b/>
          <w:color w:val="000000" w:themeColor="text1"/>
        </w:rPr>
        <w:t xml:space="preserve">BÁSICA Y </w:t>
      </w:r>
      <w:r w:rsidR="005A3554" w:rsidRPr="001248A8">
        <w:rPr>
          <w:b/>
          <w:color w:val="000000" w:themeColor="text1"/>
        </w:rPr>
        <w:t xml:space="preserve">MEDIA SUPERIOR </w:t>
      </w:r>
    </w:p>
    <w:p w14:paraId="1D1F6C71" w14:textId="5A9941ED" w:rsidR="005A3554" w:rsidRDefault="005A3554">
      <w:pPr>
        <w:spacing w:after="0"/>
        <w:jc w:val="right"/>
        <w:rPr>
          <w:b/>
          <w:color w:val="000000" w:themeColor="text1"/>
        </w:rPr>
      </w:pPr>
      <w:r w:rsidRPr="001248A8">
        <w:rPr>
          <w:b/>
          <w:color w:val="000000" w:themeColor="text1"/>
        </w:rPr>
        <w:t>DIRECCION DE BACHILLERATOS</w:t>
      </w:r>
      <w:r w:rsidR="00FA1DC8">
        <w:rPr>
          <w:b/>
          <w:color w:val="000000" w:themeColor="text1"/>
        </w:rPr>
        <w:t xml:space="preserve"> ESTATALES Y PREPARATORIA ABIERTA</w:t>
      </w:r>
    </w:p>
    <w:p w14:paraId="448312EA" w14:textId="7C155908" w:rsidR="00FA1DC8" w:rsidRPr="001248A8" w:rsidRDefault="00FA1DC8" w:rsidP="00FA1DC8">
      <w:pPr>
        <w:spacing w:after="0"/>
        <w:jc w:val="right"/>
        <w:rPr>
          <w:b/>
          <w:color w:val="000000" w:themeColor="text1"/>
        </w:rPr>
      </w:pPr>
      <w:r>
        <w:rPr>
          <w:b/>
          <w:color w:val="000000" w:themeColor="text1"/>
        </w:rPr>
        <w:t xml:space="preserve">SUPERVISIÓN DE BACHILLERATOS </w:t>
      </w:r>
      <w:r w:rsidR="00525150">
        <w:rPr>
          <w:b/>
          <w:color w:val="000000" w:themeColor="text1"/>
        </w:rPr>
        <w:t>GENERALES</w:t>
      </w:r>
      <w:r>
        <w:rPr>
          <w:b/>
          <w:color w:val="000000" w:themeColor="text1"/>
        </w:rPr>
        <w:t>, ZONA ESCOLAR NÚM. 0</w:t>
      </w:r>
      <w:r w:rsidR="00711D48">
        <w:rPr>
          <w:b/>
          <w:color w:val="000000" w:themeColor="text1"/>
        </w:rPr>
        <w:t>0</w:t>
      </w:r>
      <w:r w:rsidR="00525150">
        <w:rPr>
          <w:b/>
          <w:color w:val="000000" w:themeColor="text1"/>
        </w:rPr>
        <w:t>4</w:t>
      </w:r>
    </w:p>
    <w:p w14:paraId="00868524" w14:textId="166B0475" w:rsidR="005A3554" w:rsidRPr="001248A8" w:rsidRDefault="005A3554" w:rsidP="00FA1DC8">
      <w:pPr>
        <w:spacing w:after="0"/>
        <w:jc w:val="right"/>
        <w:rPr>
          <w:b/>
          <w:color w:val="000000" w:themeColor="text1"/>
        </w:rPr>
      </w:pPr>
      <w:r w:rsidRPr="001248A8">
        <w:rPr>
          <w:b/>
          <w:color w:val="000000" w:themeColor="text1"/>
        </w:rPr>
        <w:t xml:space="preserve">BACHILLERATO GENERAL </w:t>
      </w:r>
      <w:r w:rsidR="00F55195">
        <w:rPr>
          <w:b/>
          <w:color w:val="000000" w:themeColor="text1"/>
        </w:rPr>
        <w:t>OFICIAL</w:t>
      </w:r>
      <w:r w:rsidR="00FA1DC8">
        <w:rPr>
          <w:b/>
          <w:color w:val="000000" w:themeColor="text1"/>
        </w:rPr>
        <w:t xml:space="preserve"> </w:t>
      </w:r>
      <w:r w:rsidRPr="001248A8">
        <w:rPr>
          <w:b/>
          <w:color w:val="000000" w:themeColor="text1"/>
        </w:rPr>
        <w:t>“</w:t>
      </w:r>
      <w:ins w:id="4" w:author="Cuenta Microsoft" w:date="2025-09-30T10:26:00Z">
        <w:r w:rsidR="00473C19">
          <w:rPr>
            <w:b/>
            <w:color w:val="000000" w:themeColor="text1"/>
          </w:rPr>
          <w:t>AQUILES SERDAN</w:t>
        </w:r>
      </w:ins>
      <w:del w:id="5" w:author="Cuenta Microsoft" w:date="2025-09-30T10:26:00Z">
        <w:r w:rsidRPr="001248A8" w:rsidDel="00473C19">
          <w:rPr>
            <w:b/>
            <w:color w:val="000000" w:themeColor="text1"/>
          </w:rPr>
          <w:delText>ALFONSO DE LA MADRID VIDAURRETA</w:delText>
        </w:r>
      </w:del>
      <w:r w:rsidRPr="001248A8">
        <w:rPr>
          <w:b/>
          <w:color w:val="000000" w:themeColor="text1"/>
        </w:rPr>
        <w:t>”</w:t>
      </w:r>
    </w:p>
    <w:p w14:paraId="43AE5E64" w14:textId="4A3CB7FB" w:rsidR="005A3554" w:rsidRPr="001248A8" w:rsidRDefault="005A3554" w:rsidP="005A3554">
      <w:pPr>
        <w:spacing w:after="0"/>
        <w:jc w:val="right"/>
        <w:rPr>
          <w:b/>
          <w:color w:val="000000" w:themeColor="text1"/>
        </w:rPr>
      </w:pPr>
      <w:r w:rsidRPr="001248A8">
        <w:rPr>
          <w:b/>
          <w:color w:val="000000" w:themeColor="text1"/>
        </w:rPr>
        <w:t>CCT. 21EBH0</w:t>
      </w:r>
      <w:ins w:id="6" w:author="Cuenta Microsoft" w:date="2025-09-30T10:25:00Z">
        <w:r w:rsidR="00473C19">
          <w:rPr>
            <w:b/>
            <w:color w:val="000000" w:themeColor="text1"/>
          </w:rPr>
          <w:t>186U</w:t>
        </w:r>
      </w:ins>
      <w:del w:id="7" w:author="Cuenta Microsoft" w:date="2025-09-30T10:25:00Z">
        <w:r w:rsidRPr="001248A8" w:rsidDel="00473C19">
          <w:rPr>
            <w:b/>
            <w:color w:val="000000" w:themeColor="text1"/>
          </w:rPr>
          <w:delText>088T</w:delText>
        </w:r>
      </w:del>
    </w:p>
    <w:p w14:paraId="1367F188" w14:textId="2D2CA7C6" w:rsidR="00832FE4" w:rsidRDefault="00BD30A3">
      <w:pPr>
        <w:rPr>
          <w:rFonts w:ascii="Arial Black" w:hAnsi="Arial Black"/>
          <w:sz w:val="48"/>
          <w:szCs w:val="48"/>
        </w:rPr>
        <w:pPrChange w:id="8" w:author="BACHILLERATO GENERAL ALFONSO DE LA MADRID VIDAURRETA" w:date="2025-09-18T23:36:00Z">
          <w:pPr>
            <w:spacing w:after="0"/>
            <w:jc w:val="center"/>
          </w:pPr>
        </w:pPrChange>
      </w:pPr>
      <w:del w:id="9" w:author="Cuenta Microsoft" w:date="2025-09-30T10:28:00Z">
        <w:r>
          <w:rPr>
            <w:noProof/>
            <w:lang w:val="es-MX" w:eastAsia="es-MX"/>
          </w:rPr>
          <w:object w:dxaOrig="1440" w:dyaOrig="1440" w14:anchorId="0BC324DA">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7" type="#_x0000_t75" style="position:absolute;margin-left:292.35pt;margin-top:6.1pt;width:86.3pt;height:103.1pt;z-index:-251656192;mso-wrap-edited:f">
              <v:imagedata r:id="rId10" o:title=""/>
            </v:shape>
            <o:OLEObject Type="Embed" ProgID="CorelDraw.Graphic.9" ShapeID="_x0000_s1027" DrawAspect="Content" ObjectID="_1831661244" r:id="rId11"/>
          </w:object>
        </w:r>
      </w:del>
    </w:p>
    <w:p w14:paraId="15A9AD20" w14:textId="77777777" w:rsidR="00832FE4" w:rsidDel="00C07E0D" w:rsidRDefault="00832FE4" w:rsidP="00810537">
      <w:pPr>
        <w:spacing w:after="0"/>
        <w:jc w:val="center"/>
        <w:rPr>
          <w:del w:id="10" w:author="Cuenta Microsoft" w:date="2025-09-30T14:30:00Z"/>
          <w:rFonts w:ascii="Arial Black" w:hAnsi="Arial Black"/>
          <w:sz w:val="48"/>
          <w:szCs w:val="48"/>
        </w:rPr>
      </w:pPr>
    </w:p>
    <w:p w14:paraId="29635960" w14:textId="77777777" w:rsidR="00832FE4" w:rsidDel="00C07E0D" w:rsidRDefault="00832FE4" w:rsidP="00810537">
      <w:pPr>
        <w:spacing w:after="0"/>
        <w:jc w:val="center"/>
        <w:rPr>
          <w:del w:id="11" w:author="Cuenta Microsoft" w:date="2025-09-30T14:30:00Z"/>
          <w:rFonts w:ascii="Arial Black" w:hAnsi="Arial Black"/>
          <w:sz w:val="48"/>
          <w:szCs w:val="48"/>
        </w:rPr>
      </w:pPr>
    </w:p>
    <w:p w14:paraId="63688CEB" w14:textId="5C570309" w:rsidR="005A3554" w:rsidRPr="00473C19" w:rsidRDefault="0077759A" w:rsidP="00810537">
      <w:pPr>
        <w:spacing w:after="0"/>
        <w:jc w:val="center"/>
        <w:rPr>
          <w:rFonts w:ascii="Arial Black" w:hAnsi="Arial Black"/>
          <w:color w:val="000000" w:themeColor="text1"/>
          <w:sz w:val="52"/>
          <w:szCs w:val="52"/>
          <w:rPrChange w:id="12" w:author="Cuenta Microsoft" w:date="2025-09-30T10:28:00Z">
            <w:rPr>
              <w:rFonts w:ascii="Arial Black" w:hAnsi="Arial Black"/>
              <w:color w:val="632423" w:themeColor="accent2" w:themeShade="80"/>
              <w:sz w:val="52"/>
              <w:szCs w:val="52"/>
            </w:rPr>
          </w:rPrChange>
        </w:rPr>
      </w:pPr>
      <w:r w:rsidRPr="00473C19">
        <w:rPr>
          <w:rFonts w:ascii="Arial Black" w:hAnsi="Arial Black"/>
          <w:color w:val="000000" w:themeColor="text1"/>
          <w:sz w:val="52"/>
          <w:szCs w:val="52"/>
          <w:rPrChange w:id="13" w:author="Cuenta Microsoft" w:date="2025-09-30T10:28:00Z">
            <w:rPr>
              <w:rFonts w:ascii="Arial Black" w:hAnsi="Arial Black"/>
              <w:color w:val="632423" w:themeColor="accent2" w:themeShade="80"/>
              <w:sz w:val="52"/>
              <w:szCs w:val="52"/>
            </w:rPr>
          </w:rPrChange>
        </w:rPr>
        <w:t>P</w:t>
      </w:r>
      <w:r w:rsidR="00525150" w:rsidRPr="00473C19">
        <w:rPr>
          <w:rFonts w:ascii="Arial Black" w:hAnsi="Arial Black"/>
          <w:color w:val="000000" w:themeColor="text1"/>
          <w:sz w:val="52"/>
          <w:szCs w:val="52"/>
          <w:rPrChange w:id="14" w:author="Cuenta Microsoft" w:date="2025-09-30T10:28:00Z">
            <w:rPr>
              <w:rFonts w:ascii="Arial Black" w:hAnsi="Arial Black"/>
              <w:color w:val="632423" w:themeColor="accent2" w:themeShade="80"/>
              <w:sz w:val="52"/>
              <w:szCs w:val="52"/>
            </w:rPr>
          </w:rPrChange>
        </w:rPr>
        <w:t>LAN</w:t>
      </w:r>
      <w:r w:rsidR="006B0531" w:rsidRPr="00473C19">
        <w:rPr>
          <w:rFonts w:ascii="Arial Black" w:hAnsi="Arial Black"/>
          <w:color w:val="000000" w:themeColor="text1"/>
          <w:sz w:val="52"/>
          <w:szCs w:val="52"/>
          <w:rPrChange w:id="15" w:author="Cuenta Microsoft" w:date="2025-09-30T10:28:00Z">
            <w:rPr>
              <w:rFonts w:ascii="Arial Black" w:hAnsi="Arial Black"/>
              <w:color w:val="632423" w:themeColor="accent2" w:themeShade="80"/>
              <w:sz w:val="52"/>
              <w:szCs w:val="52"/>
            </w:rPr>
          </w:rPrChange>
        </w:rPr>
        <w:t>EACIÓN</w:t>
      </w:r>
      <w:r w:rsidR="00525150" w:rsidRPr="00473C19">
        <w:rPr>
          <w:rFonts w:ascii="Arial Black" w:hAnsi="Arial Black"/>
          <w:color w:val="000000" w:themeColor="text1"/>
          <w:sz w:val="52"/>
          <w:szCs w:val="52"/>
          <w:rPrChange w:id="16" w:author="Cuenta Microsoft" w:date="2025-09-30T10:28:00Z">
            <w:rPr>
              <w:rFonts w:ascii="Arial Black" w:hAnsi="Arial Black"/>
              <w:color w:val="632423" w:themeColor="accent2" w:themeShade="80"/>
              <w:sz w:val="52"/>
              <w:szCs w:val="52"/>
            </w:rPr>
          </w:rPrChange>
        </w:rPr>
        <w:t xml:space="preserve"> DE</w:t>
      </w:r>
      <w:r w:rsidR="006B0531" w:rsidRPr="00473C19">
        <w:rPr>
          <w:rFonts w:ascii="Arial Black" w:hAnsi="Arial Black"/>
          <w:color w:val="000000" w:themeColor="text1"/>
          <w:sz w:val="52"/>
          <w:szCs w:val="52"/>
          <w:rPrChange w:id="17" w:author="Cuenta Microsoft" w:date="2025-09-30T10:28:00Z">
            <w:rPr>
              <w:rFonts w:ascii="Arial Black" w:hAnsi="Arial Black"/>
              <w:color w:val="632423" w:themeColor="accent2" w:themeShade="80"/>
              <w:sz w:val="52"/>
              <w:szCs w:val="52"/>
            </w:rPr>
          </w:rPrChange>
        </w:rPr>
        <w:t xml:space="preserve"> LA </w:t>
      </w:r>
      <w:r w:rsidRPr="00473C19">
        <w:rPr>
          <w:rFonts w:ascii="Arial Black" w:hAnsi="Arial Black"/>
          <w:color w:val="000000" w:themeColor="text1"/>
          <w:sz w:val="52"/>
          <w:szCs w:val="52"/>
          <w:rPrChange w:id="18" w:author="Cuenta Microsoft" w:date="2025-09-30T10:28:00Z">
            <w:rPr>
              <w:rFonts w:ascii="Arial Black" w:hAnsi="Arial Black"/>
              <w:color w:val="632423" w:themeColor="accent2" w:themeShade="80"/>
              <w:sz w:val="52"/>
              <w:szCs w:val="52"/>
            </w:rPr>
          </w:rPrChange>
        </w:rPr>
        <w:t>MEJORA CONTINUA</w:t>
      </w:r>
      <w:r w:rsidR="00832FE4" w:rsidRPr="00473C19">
        <w:rPr>
          <w:rFonts w:ascii="Arial Black" w:hAnsi="Arial Black"/>
          <w:color w:val="000000" w:themeColor="text1"/>
          <w:sz w:val="52"/>
          <w:szCs w:val="52"/>
          <w:rPrChange w:id="19" w:author="Cuenta Microsoft" w:date="2025-09-30T10:28:00Z">
            <w:rPr>
              <w:rFonts w:ascii="Arial Black" w:hAnsi="Arial Black"/>
              <w:color w:val="632423" w:themeColor="accent2" w:themeShade="80"/>
              <w:sz w:val="52"/>
              <w:szCs w:val="52"/>
            </w:rPr>
          </w:rPrChange>
        </w:rPr>
        <w:t xml:space="preserve"> </w:t>
      </w:r>
      <w:r w:rsidR="005A3554" w:rsidRPr="00473C19">
        <w:rPr>
          <w:rFonts w:ascii="Arial Black" w:hAnsi="Arial Black"/>
          <w:color w:val="000000" w:themeColor="text1"/>
          <w:sz w:val="52"/>
          <w:szCs w:val="52"/>
          <w:rPrChange w:id="20" w:author="Cuenta Microsoft" w:date="2025-09-30T10:28:00Z">
            <w:rPr>
              <w:rFonts w:ascii="Arial Black" w:hAnsi="Arial Black"/>
              <w:color w:val="632423" w:themeColor="accent2" w:themeShade="80"/>
              <w:sz w:val="52"/>
              <w:szCs w:val="52"/>
            </w:rPr>
          </w:rPrChange>
        </w:rPr>
        <w:t>(PMC)</w:t>
      </w:r>
    </w:p>
    <w:p w14:paraId="3CF2F36E" w14:textId="2F4C1C65" w:rsidR="00810537" w:rsidRPr="00473C19" w:rsidRDefault="005A3554" w:rsidP="00810537">
      <w:pPr>
        <w:spacing w:after="0"/>
        <w:jc w:val="center"/>
        <w:rPr>
          <w:rFonts w:ascii="Arial Black" w:hAnsi="Arial Black"/>
          <w:color w:val="000000" w:themeColor="text1"/>
          <w:sz w:val="52"/>
          <w:szCs w:val="52"/>
          <w:rPrChange w:id="21" w:author="Cuenta Microsoft" w:date="2025-09-30T10:28:00Z">
            <w:rPr>
              <w:rFonts w:ascii="Arial Black" w:hAnsi="Arial Black"/>
              <w:color w:val="632423" w:themeColor="accent2" w:themeShade="80"/>
              <w:sz w:val="52"/>
              <w:szCs w:val="52"/>
            </w:rPr>
          </w:rPrChange>
        </w:rPr>
      </w:pPr>
      <w:r w:rsidRPr="00473C19">
        <w:rPr>
          <w:rFonts w:ascii="Arial Black" w:hAnsi="Arial Black"/>
          <w:color w:val="000000" w:themeColor="text1"/>
          <w:sz w:val="52"/>
          <w:szCs w:val="52"/>
          <w:rPrChange w:id="22" w:author="Cuenta Microsoft" w:date="2025-09-30T10:28:00Z">
            <w:rPr>
              <w:rFonts w:ascii="Arial Black" w:hAnsi="Arial Black"/>
              <w:color w:val="632423" w:themeColor="accent2" w:themeShade="80"/>
              <w:sz w:val="52"/>
              <w:szCs w:val="52"/>
            </w:rPr>
          </w:rPrChange>
        </w:rPr>
        <w:t xml:space="preserve">CICLO ESCOLAR </w:t>
      </w:r>
      <w:r w:rsidR="00C03F0C" w:rsidRPr="00473C19">
        <w:rPr>
          <w:rFonts w:ascii="Arial Black" w:hAnsi="Arial Black"/>
          <w:color w:val="000000" w:themeColor="text1"/>
          <w:sz w:val="52"/>
          <w:szCs w:val="52"/>
          <w:rPrChange w:id="23" w:author="Cuenta Microsoft" w:date="2025-09-30T10:28:00Z">
            <w:rPr>
              <w:rFonts w:ascii="Arial Black" w:hAnsi="Arial Black"/>
              <w:color w:val="632423" w:themeColor="accent2" w:themeShade="80"/>
              <w:sz w:val="52"/>
              <w:szCs w:val="52"/>
            </w:rPr>
          </w:rPrChange>
        </w:rPr>
        <w:t>202</w:t>
      </w:r>
      <w:r w:rsidR="009A0871" w:rsidRPr="00473C19">
        <w:rPr>
          <w:rFonts w:ascii="Arial Black" w:hAnsi="Arial Black"/>
          <w:color w:val="000000" w:themeColor="text1"/>
          <w:sz w:val="52"/>
          <w:szCs w:val="52"/>
          <w:rPrChange w:id="24" w:author="Cuenta Microsoft" w:date="2025-09-30T10:28:00Z">
            <w:rPr>
              <w:rFonts w:ascii="Arial Black" w:hAnsi="Arial Black"/>
              <w:color w:val="632423" w:themeColor="accent2" w:themeShade="80"/>
              <w:sz w:val="52"/>
              <w:szCs w:val="52"/>
            </w:rPr>
          </w:rPrChange>
        </w:rPr>
        <w:t>5</w:t>
      </w:r>
      <w:r w:rsidR="00C03F0C" w:rsidRPr="00473C19">
        <w:rPr>
          <w:rFonts w:ascii="Arial Black" w:hAnsi="Arial Black"/>
          <w:color w:val="000000" w:themeColor="text1"/>
          <w:sz w:val="52"/>
          <w:szCs w:val="52"/>
          <w:rPrChange w:id="25" w:author="Cuenta Microsoft" w:date="2025-09-30T10:28:00Z">
            <w:rPr>
              <w:rFonts w:ascii="Arial Black" w:hAnsi="Arial Black"/>
              <w:color w:val="632423" w:themeColor="accent2" w:themeShade="80"/>
              <w:sz w:val="52"/>
              <w:szCs w:val="52"/>
            </w:rPr>
          </w:rPrChange>
        </w:rPr>
        <w:t xml:space="preserve"> – 202</w:t>
      </w:r>
      <w:r w:rsidR="009A0871" w:rsidRPr="00473C19">
        <w:rPr>
          <w:rFonts w:ascii="Arial Black" w:hAnsi="Arial Black"/>
          <w:color w:val="000000" w:themeColor="text1"/>
          <w:sz w:val="52"/>
          <w:szCs w:val="52"/>
          <w:rPrChange w:id="26" w:author="Cuenta Microsoft" w:date="2025-09-30T10:28:00Z">
            <w:rPr>
              <w:rFonts w:ascii="Arial Black" w:hAnsi="Arial Black"/>
              <w:color w:val="632423" w:themeColor="accent2" w:themeShade="80"/>
              <w:sz w:val="52"/>
              <w:szCs w:val="52"/>
            </w:rPr>
          </w:rPrChange>
        </w:rPr>
        <w:t>6</w:t>
      </w:r>
    </w:p>
    <w:p w14:paraId="53CFFF32" w14:textId="32A477A2" w:rsidR="00832FE4" w:rsidRPr="00473C19" w:rsidRDefault="00832FE4" w:rsidP="00810537">
      <w:pPr>
        <w:spacing w:after="0"/>
        <w:jc w:val="center"/>
        <w:rPr>
          <w:rFonts w:ascii="Arial Black" w:hAnsi="Arial Black"/>
          <w:color w:val="000000" w:themeColor="text1"/>
          <w:sz w:val="52"/>
          <w:szCs w:val="52"/>
          <w:rPrChange w:id="27" w:author="Cuenta Microsoft" w:date="2025-09-30T10:28:00Z">
            <w:rPr>
              <w:rFonts w:ascii="Arial Black" w:hAnsi="Arial Black"/>
              <w:color w:val="632423" w:themeColor="accent2" w:themeShade="80"/>
              <w:sz w:val="52"/>
              <w:szCs w:val="52"/>
            </w:rPr>
          </w:rPrChange>
        </w:rPr>
      </w:pPr>
      <w:r w:rsidRPr="00473C19">
        <w:rPr>
          <w:rFonts w:ascii="Arial Black" w:hAnsi="Arial Black"/>
          <w:color w:val="000000" w:themeColor="text1"/>
          <w:sz w:val="52"/>
          <w:szCs w:val="52"/>
          <w:rPrChange w:id="28" w:author="Cuenta Microsoft" w:date="2025-09-30T10:28:00Z">
            <w:rPr>
              <w:rFonts w:ascii="Arial Black" w:hAnsi="Arial Black"/>
              <w:color w:val="632423" w:themeColor="accent2" w:themeShade="80"/>
              <w:sz w:val="52"/>
              <w:szCs w:val="52"/>
            </w:rPr>
          </w:rPrChange>
        </w:rPr>
        <w:t xml:space="preserve">BACHILLERATO GENERAL </w:t>
      </w:r>
      <w:r w:rsidR="002A5D27" w:rsidRPr="00473C19">
        <w:rPr>
          <w:rFonts w:ascii="Arial Black" w:hAnsi="Arial Black"/>
          <w:color w:val="000000" w:themeColor="text1"/>
          <w:sz w:val="52"/>
          <w:szCs w:val="52"/>
          <w:rPrChange w:id="29" w:author="Cuenta Microsoft" w:date="2025-09-30T10:28:00Z">
            <w:rPr>
              <w:rFonts w:ascii="Arial Black" w:hAnsi="Arial Black"/>
              <w:color w:val="632423" w:themeColor="accent2" w:themeShade="80"/>
              <w:sz w:val="52"/>
              <w:szCs w:val="52"/>
            </w:rPr>
          </w:rPrChange>
        </w:rPr>
        <w:t>OFICIAL</w:t>
      </w:r>
    </w:p>
    <w:p w14:paraId="6D7E0E7B" w14:textId="2296C20A" w:rsidR="00527FC3" w:rsidRPr="00473C19" w:rsidRDefault="00473C19" w:rsidP="005A3554">
      <w:pPr>
        <w:spacing w:after="0"/>
        <w:jc w:val="center"/>
        <w:rPr>
          <w:rFonts w:ascii="Arial Black" w:hAnsi="Arial Black"/>
          <w:color w:val="000000" w:themeColor="text1"/>
          <w:sz w:val="52"/>
          <w:szCs w:val="52"/>
          <w:rPrChange w:id="30" w:author="Cuenta Microsoft" w:date="2025-09-30T10:28:00Z">
            <w:rPr>
              <w:rFonts w:ascii="Arial Black" w:hAnsi="Arial Black"/>
              <w:color w:val="632423" w:themeColor="accent2" w:themeShade="80"/>
              <w:sz w:val="52"/>
              <w:szCs w:val="52"/>
            </w:rPr>
          </w:rPrChange>
        </w:rPr>
      </w:pPr>
      <w:ins w:id="31" w:author="Cuenta Microsoft" w:date="2025-09-30T10:27:00Z">
        <w:r w:rsidRPr="00473C19">
          <w:rPr>
            <w:rFonts w:ascii="Arial Black" w:hAnsi="Arial Black"/>
            <w:color w:val="000000" w:themeColor="text1"/>
            <w:sz w:val="52"/>
            <w:szCs w:val="52"/>
            <w:rPrChange w:id="32" w:author="Cuenta Microsoft" w:date="2025-09-30T10:28:00Z">
              <w:rPr>
                <w:rFonts w:ascii="Arial Black" w:hAnsi="Arial Black"/>
                <w:color w:val="632423" w:themeColor="accent2" w:themeShade="80"/>
                <w:sz w:val="52"/>
                <w:szCs w:val="52"/>
              </w:rPr>
            </w:rPrChange>
          </w:rPr>
          <w:t>AQUILES SERDAN</w:t>
        </w:r>
      </w:ins>
      <w:del w:id="33" w:author="Cuenta Microsoft" w:date="2025-09-30T10:27:00Z">
        <w:r w:rsidR="00832FE4" w:rsidRPr="00473C19" w:rsidDel="00473C19">
          <w:rPr>
            <w:rFonts w:ascii="Arial Black" w:hAnsi="Arial Black"/>
            <w:color w:val="000000" w:themeColor="text1"/>
            <w:sz w:val="52"/>
            <w:szCs w:val="52"/>
            <w:rPrChange w:id="34" w:author="Cuenta Microsoft" w:date="2025-09-30T10:28:00Z">
              <w:rPr>
                <w:rFonts w:ascii="Arial Black" w:hAnsi="Arial Black"/>
                <w:color w:val="632423" w:themeColor="accent2" w:themeShade="80"/>
                <w:sz w:val="52"/>
                <w:szCs w:val="52"/>
              </w:rPr>
            </w:rPrChange>
          </w:rPr>
          <w:delText>ALFONSO DE LA MADRID VIDAURRETA</w:delText>
        </w:r>
      </w:del>
    </w:p>
    <w:p w14:paraId="17FE856A" w14:textId="77777777" w:rsidR="00810537" w:rsidRDefault="005A3554" w:rsidP="00F25DD4">
      <w:pPr>
        <w:pStyle w:val="Piedepgina"/>
      </w:pPr>
      <w:r>
        <w:t xml:space="preserve">   </w:t>
      </w:r>
    </w:p>
    <w:p w14:paraId="1A50E962" w14:textId="78569E5B" w:rsidR="0077759A" w:rsidRPr="00036E93" w:rsidDel="00C07E0D" w:rsidRDefault="00832FE4" w:rsidP="00810537">
      <w:pPr>
        <w:pStyle w:val="Piedepgina"/>
        <w:rPr>
          <w:del w:id="35" w:author="Cuenta Microsoft" w:date="2025-09-30T14:31:00Z"/>
          <w:color w:val="632423" w:themeColor="accent2" w:themeShade="80"/>
        </w:rPr>
      </w:pPr>
      <w:del w:id="36" w:author="Cuenta Microsoft" w:date="2025-09-30T14:31:00Z">
        <w:r w:rsidRPr="00036E93" w:rsidDel="00C07E0D">
          <w:rPr>
            <w:color w:val="632423" w:themeColor="accent2" w:themeShade="80"/>
          </w:rPr>
          <w:delText xml:space="preserve">                  </w:delText>
        </w:r>
      </w:del>
      <w:del w:id="37" w:author="Cuenta Microsoft" w:date="2025-09-30T10:27:00Z">
        <w:r w:rsidR="00B337DA" w:rsidRPr="00036E93" w:rsidDel="00473C19">
          <w:rPr>
            <w:color w:val="632423" w:themeColor="accent2" w:themeShade="80"/>
          </w:rPr>
          <w:delText>Prolongación</w:delText>
        </w:r>
        <w:r w:rsidR="00F25DD4" w:rsidRPr="00036E93" w:rsidDel="00473C19">
          <w:rPr>
            <w:color w:val="632423" w:themeColor="accent2" w:themeShade="80"/>
          </w:rPr>
          <w:delText xml:space="preserve"> 16 de </w:delText>
        </w:r>
        <w:r w:rsidR="00256C8C" w:rsidRPr="00036E93" w:rsidDel="00473C19">
          <w:rPr>
            <w:color w:val="632423" w:themeColor="accent2" w:themeShade="80"/>
          </w:rPr>
          <w:delText>septiembre</w:delText>
        </w:r>
        <w:r w:rsidR="005A3554" w:rsidRPr="00036E93" w:rsidDel="00473C19">
          <w:rPr>
            <w:color w:val="632423" w:themeColor="accent2" w:themeShade="80"/>
          </w:rPr>
          <w:delText xml:space="preserve"> S/N               </w:delText>
        </w:r>
        <w:r w:rsidR="0077759A" w:rsidRPr="00036E93" w:rsidDel="00473C19">
          <w:rPr>
            <w:color w:val="632423" w:themeColor="accent2" w:themeShade="80"/>
          </w:rPr>
          <w:delText xml:space="preserve"> </w:delText>
        </w:r>
        <w:r w:rsidR="00F25DD4" w:rsidRPr="00036E93" w:rsidDel="00473C19">
          <w:rPr>
            <w:color w:val="632423" w:themeColor="accent2" w:themeShade="80"/>
          </w:rPr>
          <w:delText>C.P. 73040</w:delText>
        </w:r>
        <w:r w:rsidR="005A3554" w:rsidRPr="00036E93" w:rsidDel="00473C19">
          <w:rPr>
            <w:color w:val="632423" w:themeColor="accent2" w:themeShade="80"/>
          </w:rPr>
          <w:delText xml:space="preserve">                       </w:delText>
        </w:r>
        <w:r w:rsidR="00F25DD4" w:rsidRPr="00036E93" w:rsidDel="00473C19">
          <w:rPr>
            <w:color w:val="632423" w:themeColor="accent2" w:themeShade="80"/>
          </w:rPr>
          <w:delText>Tel. (746) 88 10646</w:delText>
        </w:r>
        <w:r w:rsidR="005A3554" w:rsidRPr="00036E93" w:rsidDel="00473C19">
          <w:rPr>
            <w:color w:val="632423" w:themeColor="accent2" w:themeShade="80"/>
          </w:rPr>
          <w:delText xml:space="preserve">       </w:delText>
        </w:r>
        <w:r w:rsidR="0077759A" w:rsidRPr="00036E93" w:rsidDel="00473C19">
          <w:rPr>
            <w:color w:val="632423" w:themeColor="accent2" w:themeShade="80"/>
          </w:rPr>
          <w:delText xml:space="preserve">         </w:delText>
        </w:r>
        <w:r w:rsidR="005A3554" w:rsidRPr="00036E93" w:rsidDel="00473C19">
          <w:rPr>
            <w:color w:val="632423" w:themeColor="accent2" w:themeShade="80"/>
          </w:rPr>
          <w:delText xml:space="preserve">      </w:delText>
        </w:r>
        <w:r w:rsidR="00F25DD4" w:rsidRPr="00036E93" w:rsidDel="00473C19">
          <w:rPr>
            <w:color w:val="632423" w:themeColor="accent2" w:themeShade="80"/>
          </w:rPr>
          <w:delText>21ebh0088t.sep@gmail.com</w:delText>
        </w:r>
      </w:del>
    </w:p>
    <w:p w14:paraId="01BBEECF" w14:textId="05A7B879" w:rsidR="00525150" w:rsidRDefault="007D4F0A">
      <w:pPr>
        <w:rPr>
          <w:ins w:id="38" w:author="Cuenta Microsoft" w:date="2025-09-30T14:30:00Z"/>
          <w:b/>
          <w:sz w:val="36"/>
        </w:rPr>
      </w:pPr>
      <w:ins w:id="39" w:author="Cuenta Microsoft" w:date="2025-09-30T11:20:00Z">
        <w:r>
          <w:rPr>
            <w:b/>
            <w:sz w:val="36"/>
          </w:rPr>
          <w:t xml:space="preserve">  </w:t>
        </w:r>
      </w:ins>
    </w:p>
    <w:p w14:paraId="32727FB2" w14:textId="77777777" w:rsidR="00C07E0D" w:rsidRDefault="00C07E0D">
      <w:pPr>
        <w:rPr>
          <w:ins w:id="40" w:author="Cuenta Microsoft" w:date="2025-09-30T14:30:00Z"/>
          <w:b/>
          <w:sz w:val="36"/>
        </w:rPr>
      </w:pPr>
    </w:p>
    <w:p w14:paraId="6D998F20" w14:textId="77777777" w:rsidR="00C07E0D" w:rsidRDefault="00C07E0D">
      <w:pPr>
        <w:rPr>
          <w:ins w:id="41" w:author="Cuenta Microsoft" w:date="2025-09-30T14:30:00Z"/>
          <w:b/>
          <w:sz w:val="36"/>
        </w:rPr>
      </w:pPr>
    </w:p>
    <w:p w14:paraId="3714B90F" w14:textId="06BAB82B" w:rsidR="00C07E0D" w:rsidDel="00471761" w:rsidRDefault="00C07E0D">
      <w:pPr>
        <w:rPr>
          <w:del w:id="42" w:author="Cuenta Microsoft" w:date="2025-10-01T08:40:00Z"/>
          <w:b/>
          <w:sz w:val="36"/>
        </w:rPr>
      </w:pPr>
    </w:p>
    <w:p w14:paraId="2D161F15" w14:textId="21C526A9" w:rsidR="00527FC3" w:rsidRPr="00F25DD4" w:rsidRDefault="00F25DD4">
      <w:pPr>
        <w:rPr>
          <w:b/>
          <w:sz w:val="36"/>
        </w:rPr>
      </w:pPr>
      <w:r w:rsidRPr="00F25DD4">
        <w:rPr>
          <w:b/>
          <w:sz w:val="36"/>
        </w:rPr>
        <w:t>CONTENIDO</w:t>
      </w:r>
    </w:p>
    <w:p w14:paraId="44B3313C" w14:textId="77777777" w:rsidR="00F25DD4" w:rsidRDefault="00F25DD4">
      <w:pPr>
        <w:rPr>
          <w:sz w:val="28"/>
        </w:rPr>
      </w:pPr>
    </w:p>
    <w:p w14:paraId="2974A503" w14:textId="3AECD537" w:rsidR="00F25DD4" w:rsidRDefault="00F25DD4" w:rsidP="00F25DD4">
      <w:pPr>
        <w:spacing w:after="0"/>
        <w:rPr>
          <w:sz w:val="28"/>
        </w:rPr>
      </w:pPr>
      <w:r w:rsidRPr="00F25DD4">
        <w:rPr>
          <w:sz w:val="28"/>
        </w:rPr>
        <w:t>PRESENTACION</w:t>
      </w:r>
      <w:r w:rsidR="00F11CCC">
        <w:rPr>
          <w:sz w:val="28"/>
        </w:rPr>
        <w:t xml:space="preserve"> ……………………………………………………</w:t>
      </w:r>
      <w:r w:rsidR="00832FE4">
        <w:rPr>
          <w:sz w:val="28"/>
        </w:rPr>
        <w:t>…………………………………………………………………………………</w:t>
      </w:r>
      <w:proofErr w:type="gramStart"/>
      <w:r w:rsidR="00E15088">
        <w:rPr>
          <w:sz w:val="28"/>
        </w:rPr>
        <w:t>…….</w:t>
      </w:r>
      <w:proofErr w:type="gramEnd"/>
      <w:r w:rsidR="00E15088">
        <w:rPr>
          <w:sz w:val="28"/>
        </w:rPr>
        <w:t>.</w:t>
      </w:r>
      <w:r w:rsidR="00832FE4">
        <w:rPr>
          <w:sz w:val="28"/>
        </w:rPr>
        <w:t xml:space="preserve"> </w:t>
      </w:r>
      <w:r w:rsidR="00F11CCC">
        <w:rPr>
          <w:sz w:val="28"/>
        </w:rPr>
        <w:t>3</w:t>
      </w:r>
    </w:p>
    <w:p w14:paraId="7AEB323D" w14:textId="77777777" w:rsidR="00F25DD4" w:rsidRPr="00F25DD4" w:rsidRDefault="00F25DD4" w:rsidP="00F25DD4">
      <w:pPr>
        <w:spacing w:after="0"/>
        <w:rPr>
          <w:sz w:val="28"/>
        </w:rPr>
      </w:pPr>
    </w:p>
    <w:p w14:paraId="2BF3394F" w14:textId="67B89785" w:rsidR="00F11CCC" w:rsidRPr="00F25DD4" w:rsidRDefault="00F25DD4" w:rsidP="00F25DD4">
      <w:pPr>
        <w:spacing w:after="0"/>
        <w:rPr>
          <w:sz w:val="28"/>
        </w:rPr>
      </w:pPr>
      <w:r w:rsidRPr="00F25DD4">
        <w:rPr>
          <w:sz w:val="28"/>
        </w:rPr>
        <w:t xml:space="preserve">NORMATIVA </w:t>
      </w:r>
      <w:r w:rsidR="00832FE4" w:rsidRPr="00F25DD4">
        <w:rPr>
          <w:sz w:val="28"/>
        </w:rPr>
        <w:t>APLICABLE</w:t>
      </w:r>
      <w:r w:rsidR="00F11CCC">
        <w:rPr>
          <w:sz w:val="28"/>
        </w:rPr>
        <w:t>…………………………………………………………………………………………………………………………</w:t>
      </w:r>
      <w:r w:rsidR="00E15088">
        <w:rPr>
          <w:sz w:val="28"/>
        </w:rPr>
        <w:t>…</w:t>
      </w:r>
      <w:proofErr w:type="gramStart"/>
      <w:r w:rsidR="00E15088">
        <w:rPr>
          <w:sz w:val="28"/>
        </w:rPr>
        <w:t>……</w:t>
      </w:r>
      <w:r w:rsidR="00F11CCC">
        <w:rPr>
          <w:sz w:val="28"/>
        </w:rPr>
        <w:t>.</w:t>
      </w:r>
      <w:proofErr w:type="gramEnd"/>
      <w:r w:rsidR="00F11CCC">
        <w:rPr>
          <w:sz w:val="28"/>
        </w:rPr>
        <w:t>7</w:t>
      </w:r>
    </w:p>
    <w:p w14:paraId="2CEA5BF3" w14:textId="77777777" w:rsidR="00F25DD4" w:rsidRDefault="00F25DD4" w:rsidP="00F25DD4">
      <w:pPr>
        <w:spacing w:after="0"/>
        <w:rPr>
          <w:sz w:val="28"/>
        </w:rPr>
      </w:pPr>
    </w:p>
    <w:p w14:paraId="35D6415C" w14:textId="24F70815" w:rsidR="00F25DD4" w:rsidRPr="00F25DD4" w:rsidRDefault="00E15088" w:rsidP="00F25DD4">
      <w:pPr>
        <w:spacing w:after="0"/>
        <w:rPr>
          <w:sz w:val="28"/>
        </w:rPr>
      </w:pPr>
      <w:r w:rsidRPr="00F25DD4">
        <w:rPr>
          <w:sz w:val="28"/>
        </w:rPr>
        <w:t>DIAGN</w:t>
      </w:r>
      <w:r>
        <w:rPr>
          <w:sz w:val="28"/>
        </w:rPr>
        <w:t>Ó</w:t>
      </w:r>
      <w:r w:rsidRPr="00F25DD4">
        <w:rPr>
          <w:sz w:val="28"/>
        </w:rPr>
        <w:t>STICO</w:t>
      </w:r>
      <w:r>
        <w:rPr>
          <w:sz w:val="28"/>
        </w:rPr>
        <w:t>…</w:t>
      </w:r>
      <w:r w:rsidR="00F11CCC">
        <w:rPr>
          <w:sz w:val="28"/>
        </w:rPr>
        <w:t>…………………………………………………………………………………………………………………………</w:t>
      </w:r>
      <w:proofErr w:type="gramStart"/>
      <w:r w:rsidR="00F11CCC">
        <w:rPr>
          <w:sz w:val="28"/>
        </w:rPr>
        <w:t>……</w:t>
      </w:r>
      <w:r>
        <w:rPr>
          <w:sz w:val="28"/>
        </w:rPr>
        <w:t>.</w:t>
      </w:r>
      <w:proofErr w:type="gramEnd"/>
      <w:r w:rsidR="00F11CCC">
        <w:rPr>
          <w:sz w:val="28"/>
        </w:rPr>
        <w:t>………</w:t>
      </w:r>
      <w:r>
        <w:rPr>
          <w:sz w:val="28"/>
        </w:rPr>
        <w:t>……..</w:t>
      </w:r>
      <w:r w:rsidR="00F11CCC">
        <w:rPr>
          <w:sz w:val="28"/>
        </w:rPr>
        <w:t>8</w:t>
      </w:r>
    </w:p>
    <w:p w14:paraId="77963638" w14:textId="77777777" w:rsidR="00F25DD4" w:rsidRDefault="00F25DD4" w:rsidP="00F25DD4">
      <w:pPr>
        <w:spacing w:after="0"/>
        <w:rPr>
          <w:sz w:val="28"/>
        </w:rPr>
      </w:pPr>
    </w:p>
    <w:p w14:paraId="58AAED57" w14:textId="499E719D" w:rsidR="00F25DD4" w:rsidRPr="00F25DD4" w:rsidRDefault="00F25DD4" w:rsidP="00F25DD4">
      <w:pPr>
        <w:spacing w:after="0"/>
        <w:rPr>
          <w:sz w:val="28"/>
        </w:rPr>
      </w:pPr>
      <w:r w:rsidRPr="00F25DD4">
        <w:rPr>
          <w:sz w:val="28"/>
        </w:rPr>
        <w:t xml:space="preserve">PRIORIZACION DE </w:t>
      </w:r>
      <w:r w:rsidR="00E15088">
        <w:rPr>
          <w:sz w:val="28"/>
        </w:rPr>
        <w:t>C</w:t>
      </w:r>
      <w:r w:rsidRPr="00F25DD4">
        <w:rPr>
          <w:sz w:val="28"/>
        </w:rPr>
        <w:t>ATEGORIAS</w:t>
      </w:r>
      <w:r w:rsidR="00F11CCC">
        <w:rPr>
          <w:sz w:val="28"/>
        </w:rPr>
        <w:t>……………………………………………………</w:t>
      </w:r>
      <w:r w:rsidR="001248A8">
        <w:rPr>
          <w:sz w:val="28"/>
        </w:rPr>
        <w:t>……</w:t>
      </w:r>
      <w:r w:rsidR="00F11CCC">
        <w:rPr>
          <w:sz w:val="28"/>
        </w:rPr>
        <w:t>………………………………</w:t>
      </w:r>
      <w:r w:rsidR="00E15088">
        <w:rPr>
          <w:sz w:val="28"/>
        </w:rPr>
        <w:t>……</w:t>
      </w:r>
      <w:r w:rsidR="00F11CCC">
        <w:rPr>
          <w:sz w:val="28"/>
        </w:rPr>
        <w:t>…………</w:t>
      </w:r>
      <w:r w:rsidR="001248A8">
        <w:rPr>
          <w:sz w:val="28"/>
        </w:rPr>
        <w:t>……</w:t>
      </w:r>
      <w:proofErr w:type="gramStart"/>
      <w:r w:rsidR="00E15088">
        <w:rPr>
          <w:sz w:val="28"/>
        </w:rPr>
        <w:t>…….</w:t>
      </w:r>
      <w:proofErr w:type="gramEnd"/>
      <w:r w:rsidR="006C0C28">
        <w:rPr>
          <w:sz w:val="28"/>
        </w:rPr>
        <w:t>10</w:t>
      </w:r>
    </w:p>
    <w:p w14:paraId="30600B22" w14:textId="77777777" w:rsidR="00F25DD4" w:rsidRDefault="00F25DD4" w:rsidP="00F25DD4">
      <w:pPr>
        <w:spacing w:after="0"/>
        <w:rPr>
          <w:sz w:val="28"/>
        </w:rPr>
      </w:pPr>
    </w:p>
    <w:p w14:paraId="6F97D9BC" w14:textId="49FDAB3D" w:rsidR="00F25DD4" w:rsidRPr="00F25DD4" w:rsidRDefault="00F25DD4" w:rsidP="00F25DD4">
      <w:pPr>
        <w:spacing w:after="0"/>
        <w:rPr>
          <w:sz w:val="28"/>
        </w:rPr>
      </w:pPr>
      <w:r w:rsidRPr="00F25DD4">
        <w:rPr>
          <w:sz w:val="28"/>
        </w:rPr>
        <w:t>PROGRAMA DE MEJORA</w:t>
      </w:r>
      <w:r w:rsidR="00E15088">
        <w:rPr>
          <w:sz w:val="28"/>
        </w:rPr>
        <w:t>…</w:t>
      </w:r>
      <w:r w:rsidR="00F11CCC">
        <w:rPr>
          <w:sz w:val="28"/>
        </w:rPr>
        <w:t>……………………………………………………………………………………………………………………</w:t>
      </w:r>
      <w:r w:rsidR="00E15088">
        <w:rPr>
          <w:sz w:val="28"/>
        </w:rPr>
        <w:t>…</w:t>
      </w:r>
      <w:proofErr w:type="gramStart"/>
      <w:r w:rsidR="00E15088">
        <w:rPr>
          <w:sz w:val="28"/>
        </w:rPr>
        <w:t>……</w:t>
      </w:r>
      <w:r w:rsidR="006C0C28">
        <w:rPr>
          <w:sz w:val="28"/>
        </w:rPr>
        <w:t>.</w:t>
      </w:r>
      <w:proofErr w:type="gramEnd"/>
      <w:r w:rsidR="00F11CCC">
        <w:rPr>
          <w:sz w:val="28"/>
        </w:rPr>
        <w:t>1</w:t>
      </w:r>
      <w:r w:rsidR="00574B99">
        <w:rPr>
          <w:sz w:val="28"/>
        </w:rPr>
        <w:t>2</w:t>
      </w:r>
    </w:p>
    <w:p w14:paraId="2F88FEF4" w14:textId="77777777" w:rsidR="00F25DD4" w:rsidRDefault="00F25DD4" w:rsidP="00F25DD4">
      <w:pPr>
        <w:spacing w:after="0"/>
        <w:rPr>
          <w:sz w:val="28"/>
        </w:rPr>
      </w:pPr>
    </w:p>
    <w:p w14:paraId="35A9A1A5" w14:textId="2C8F7EFF" w:rsidR="00F25DD4" w:rsidRPr="00F25DD4" w:rsidRDefault="00F25DD4" w:rsidP="00F25DD4">
      <w:pPr>
        <w:spacing w:after="0"/>
        <w:rPr>
          <w:sz w:val="28"/>
        </w:rPr>
      </w:pPr>
      <w:r w:rsidRPr="00F25DD4">
        <w:rPr>
          <w:sz w:val="28"/>
        </w:rPr>
        <w:t>ORGANIZACIÓN</w:t>
      </w:r>
      <w:r w:rsidR="00E15088">
        <w:rPr>
          <w:sz w:val="28"/>
        </w:rPr>
        <w:t>……</w:t>
      </w:r>
      <w:r w:rsidR="00F11CCC">
        <w:rPr>
          <w:sz w:val="28"/>
        </w:rPr>
        <w:t>…………………………………………………</w:t>
      </w:r>
      <w:r w:rsidR="001A6C58">
        <w:rPr>
          <w:sz w:val="28"/>
        </w:rPr>
        <w:t>………………………………………………………………………………</w:t>
      </w:r>
      <w:proofErr w:type="gramStart"/>
      <w:r w:rsidR="00E15088">
        <w:rPr>
          <w:sz w:val="28"/>
        </w:rPr>
        <w:t>…….</w:t>
      </w:r>
      <w:proofErr w:type="gramEnd"/>
      <w:r w:rsidR="001A6C58">
        <w:rPr>
          <w:sz w:val="28"/>
        </w:rPr>
        <w:t>2</w:t>
      </w:r>
      <w:r w:rsidR="00574B99">
        <w:rPr>
          <w:sz w:val="28"/>
        </w:rPr>
        <w:t>6</w:t>
      </w:r>
    </w:p>
    <w:p w14:paraId="47AB09F6" w14:textId="77777777" w:rsidR="00F25DD4" w:rsidRDefault="00F25DD4" w:rsidP="00F25DD4">
      <w:pPr>
        <w:spacing w:after="0"/>
        <w:rPr>
          <w:sz w:val="28"/>
        </w:rPr>
      </w:pPr>
    </w:p>
    <w:p w14:paraId="07AA061A" w14:textId="7DAD5295" w:rsidR="00F25DD4" w:rsidRPr="00F25DD4" w:rsidRDefault="00F25DD4" w:rsidP="00F25DD4">
      <w:pPr>
        <w:spacing w:after="0"/>
        <w:rPr>
          <w:sz w:val="28"/>
        </w:rPr>
      </w:pPr>
      <w:r w:rsidRPr="00F25DD4">
        <w:rPr>
          <w:sz w:val="28"/>
        </w:rPr>
        <w:t>RECURSOS</w:t>
      </w:r>
      <w:r w:rsidR="00F11CCC">
        <w:rPr>
          <w:sz w:val="28"/>
        </w:rPr>
        <w:t>………………………………………………………………</w:t>
      </w:r>
      <w:r w:rsidR="001A6C58">
        <w:rPr>
          <w:sz w:val="28"/>
        </w:rPr>
        <w:t>………………………………………………………………………………</w:t>
      </w:r>
      <w:proofErr w:type="gramStart"/>
      <w:r w:rsidR="00E15088">
        <w:rPr>
          <w:sz w:val="28"/>
        </w:rPr>
        <w:t>…….</w:t>
      </w:r>
      <w:proofErr w:type="gramEnd"/>
      <w:r w:rsidR="00260110">
        <w:rPr>
          <w:sz w:val="28"/>
        </w:rPr>
        <w:t>3</w:t>
      </w:r>
      <w:r w:rsidR="0023022F">
        <w:rPr>
          <w:sz w:val="28"/>
        </w:rPr>
        <w:t>2</w:t>
      </w:r>
    </w:p>
    <w:p w14:paraId="20B8BDDB" w14:textId="77777777" w:rsidR="00F25DD4" w:rsidRDefault="00F25DD4" w:rsidP="00F25DD4">
      <w:pPr>
        <w:spacing w:after="0"/>
        <w:rPr>
          <w:sz w:val="28"/>
        </w:rPr>
      </w:pPr>
    </w:p>
    <w:p w14:paraId="6A584D0D" w14:textId="4E366323" w:rsidR="00F25DD4" w:rsidRPr="00F25DD4" w:rsidRDefault="00F25DD4" w:rsidP="00F25DD4">
      <w:pPr>
        <w:spacing w:after="0"/>
        <w:rPr>
          <w:sz w:val="28"/>
        </w:rPr>
      </w:pPr>
      <w:r w:rsidRPr="00F25DD4">
        <w:rPr>
          <w:sz w:val="28"/>
        </w:rPr>
        <w:t>PARTICIPANTES, CONTROL DE REVISIONES Y APROBACION DE</w:t>
      </w:r>
      <w:r w:rsidR="00277F6F">
        <w:rPr>
          <w:sz w:val="28"/>
        </w:rPr>
        <w:t xml:space="preserve"> LA</w:t>
      </w:r>
      <w:r w:rsidRPr="00F25DD4">
        <w:rPr>
          <w:sz w:val="28"/>
        </w:rPr>
        <w:t xml:space="preserve"> </w:t>
      </w:r>
      <w:proofErr w:type="gramStart"/>
      <w:r w:rsidR="00E15088" w:rsidRPr="00F25DD4">
        <w:rPr>
          <w:sz w:val="28"/>
        </w:rPr>
        <w:t>PMC</w:t>
      </w:r>
      <w:r w:rsidR="00E15088">
        <w:rPr>
          <w:sz w:val="28"/>
        </w:rPr>
        <w:t>.</w:t>
      </w:r>
      <w:r w:rsidR="003441FC">
        <w:rPr>
          <w:sz w:val="28"/>
        </w:rPr>
        <w:t>…</w:t>
      </w:r>
      <w:proofErr w:type="gramEnd"/>
      <w:r w:rsidR="003441FC">
        <w:rPr>
          <w:sz w:val="28"/>
        </w:rPr>
        <w:t>………………………………………………</w:t>
      </w:r>
      <w:r w:rsidR="00E15088">
        <w:rPr>
          <w:sz w:val="28"/>
        </w:rPr>
        <w:t>……</w:t>
      </w:r>
      <w:r w:rsidR="00F17491">
        <w:rPr>
          <w:sz w:val="28"/>
        </w:rPr>
        <w:t>37</w:t>
      </w:r>
    </w:p>
    <w:p w14:paraId="5890EB66" w14:textId="77777777" w:rsidR="00527FC3" w:rsidRDefault="00527FC3"/>
    <w:p w14:paraId="4AA395AD" w14:textId="77777777" w:rsidR="00527FC3" w:rsidRDefault="00527FC3"/>
    <w:p w14:paraId="6E509105" w14:textId="77777777" w:rsidR="006C0C28" w:rsidRDefault="006C0C28"/>
    <w:p w14:paraId="3D1835D0" w14:textId="77777777" w:rsidR="006C0C28" w:rsidRDefault="006C0C28"/>
    <w:p w14:paraId="3B4B629B" w14:textId="656164E0" w:rsidR="00527FC3" w:rsidRDefault="00F25DD4">
      <w:pPr>
        <w:rPr>
          <w:ins w:id="43" w:author="Cuenta Microsoft" w:date="2025-09-30T11:52:00Z"/>
          <w:rFonts w:ascii="Arial Black" w:hAnsi="Arial Black"/>
          <w:b/>
          <w:sz w:val="36"/>
          <w:szCs w:val="36"/>
        </w:rPr>
      </w:pPr>
      <w:r w:rsidRPr="00DF7288">
        <w:rPr>
          <w:rFonts w:ascii="Arial Black" w:hAnsi="Arial Black"/>
          <w:b/>
          <w:sz w:val="36"/>
          <w:szCs w:val="36"/>
        </w:rPr>
        <w:lastRenderedPageBreak/>
        <w:t>PRESENTACI</w:t>
      </w:r>
      <w:r w:rsidR="00E15088">
        <w:rPr>
          <w:rFonts w:ascii="Arial Black" w:hAnsi="Arial Black"/>
          <w:b/>
          <w:sz w:val="36"/>
          <w:szCs w:val="36"/>
        </w:rPr>
        <w:t>Ó</w:t>
      </w:r>
      <w:r w:rsidRPr="00DF7288">
        <w:rPr>
          <w:rFonts w:ascii="Arial Black" w:hAnsi="Arial Black"/>
          <w:b/>
          <w:sz w:val="36"/>
          <w:szCs w:val="36"/>
        </w:rPr>
        <w:t>N</w:t>
      </w:r>
    </w:p>
    <w:p w14:paraId="0FF32BF2" w14:textId="5B18EBA2" w:rsidR="000A642B" w:rsidRDefault="000A642B" w:rsidP="000A642B">
      <w:pPr>
        <w:pBdr>
          <w:top w:val="nil"/>
          <w:left w:val="nil"/>
          <w:bottom w:val="nil"/>
          <w:right w:val="nil"/>
          <w:between w:val="nil"/>
        </w:pBdr>
        <w:spacing w:after="0" w:line="240" w:lineRule="auto"/>
        <w:ind w:firstLine="720"/>
        <w:jc w:val="both"/>
        <w:rPr>
          <w:ins w:id="44" w:author="Cuenta Microsoft" w:date="2025-09-30T11:52:00Z"/>
          <w:rFonts w:ascii="Arial" w:eastAsia="Arial" w:hAnsi="Arial" w:cs="Arial"/>
          <w:color w:val="000000" w:themeColor="text1"/>
        </w:rPr>
      </w:pPr>
      <w:ins w:id="45" w:author="Cuenta Microsoft" w:date="2025-09-30T11:52:00Z">
        <w:r>
          <w:rPr>
            <w:rFonts w:ascii="Arial" w:eastAsia="Arial" w:hAnsi="Arial" w:cs="Arial"/>
            <w:color w:val="000000" w:themeColor="text1"/>
          </w:rPr>
          <w:t xml:space="preserve">La dirección </w:t>
        </w:r>
        <w:r w:rsidRPr="00F94CE5">
          <w:rPr>
            <w:rFonts w:ascii="Arial" w:eastAsia="Arial" w:hAnsi="Arial" w:cs="Arial"/>
            <w:color w:val="000000" w:themeColor="text1"/>
          </w:rPr>
          <w:t>del Bachiller</w:t>
        </w:r>
        <w:r>
          <w:rPr>
            <w:rFonts w:ascii="Arial" w:eastAsia="Arial" w:hAnsi="Arial" w:cs="Arial"/>
            <w:color w:val="000000" w:themeColor="text1"/>
          </w:rPr>
          <w:t xml:space="preserve">ato General Oficial “Aquiles </w:t>
        </w:r>
        <w:proofErr w:type="spellStart"/>
        <w:r>
          <w:rPr>
            <w:rFonts w:ascii="Arial" w:eastAsia="Arial" w:hAnsi="Arial" w:cs="Arial"/>
            <w:color w:val="000000" w:themeColor="text1"/>
          </w:rPr>
          <w:t>Serdan</w:t>
        </w:r>
        <w:proofErr w:type="spellEnd"/>
        <w:r>
          <w:rPr>
            <w:rFonts w:ascii="Arial" w:eastAsia="Arial" w:hAnsi="Arial" w:cs="Arial"/>
            <w:color w:val="000000" w:themeColor="text1"/>
          </w:rPr>
          <w:t>” con C.C.T. 21EBH0186U</w:t>
        </w:r>
        <w:r w:rsidRPr="00F94CE5">
          <w:rPr>
            <w:rFonts w:ascii="Arial" w:eastAsia="Arial" w:hAnsi="Arial" w:cs="Arial"/>
            <w:color w:val="000000" w:themeColor="text1"/>
          </w:rPr>
          <w:t>, u</w:t>
        </w:r>
        <w:r>
          <w:rPr>
            <w:rFonts w:ascii="Arial" w:eastAsia="Arial" w:hAnsi="Arial" w:cs="Arial"/>
            <w:color w:val="000000" w:themeColor="text1"/>
          </w:rPr>
          <w:t>bicado en la localidad de Pantepec</w:t>
        </w:r>
        <w:r w:rsidRPr="00F94CE5">
          <w:rPr>
            <w:rFonts w:ascii="Arial" w:eastAsia="Arial" w:hAnsi="Arial" w:cs="Arial"/>
            <w:color w:val="000000" w:themeColor="text1"/>
          </w:rPr>
          <w:t>, perteneciente</w:t>
        </w:r>
        <w:r>
          <w:rPr>
            <w:rFonts w:ascii="Arial" w:eastAsia="Arial" w:hAnsi="Arial" w:cs="Arial"/>
            <w:color w:val="000000" w:themeColor="text1"/>
          </w:rPr>
          <w:t xml:space="preserve"> al municipio de Pantepec,</w:t>
        </w:r>
        <w:r w:rsidRPr="00F94CE5">
          <w:rPr>
            <w:rFonts w:ascii="Arial" w:eastAsia="Arial" w:hAnsi="Arial" w:cs="Arial"/>
            <w:color w:val="000000" w:themeColor="text1"/>
          </w:rPr>
          <w:t xml:space="preserve"> en el Estado de Puebla,</w:t>
        </w:r>
        <w:r>
          <w:rPr>
            <w:rFonts w:ascii="Arial" w:eastAsia="Arial" w:hAnsi="Arial" w:cs="Arial"/>
            <w:color w:val="000000" w:themeColor="text1"/>
          </w:rPr>
          <w:t xml:space="preserve"> presenta la Planeación de la Mejora Continua del ciclo escolar 2025-2026.</w:t>
        </w:r>
      </w:ins>
    </w:p>
    <w:p w14:paraId="7EE9A08F" w14:textId="77777777" w:rsidR="000A642B" w:rsidRDefault="000A642B" w:rsidP="000A642B">
      <w:pPr>
        <w:pBdr>
          <w:top w:val="nil"/>
          <w:left w:val="nil"/>
          <w:bottom w:val="nil"/>
          <w:right w:val="nil"/>
          <w:between w:val="nil"/>
        </w:pBdr>
        <w:spacing w:after="0" w:line="240" w:lineRule="auto"/>
        <w:ind w:firstLine="720"/>
        <w:jc w:val="both"/>
        <w:rPr>
          <w:ins w:id="46" w:author="Cuenta Microsoft" w:date="2025-09-30T11:52:00Z"/>
          <w:rFonts w:ascii="Arial" w:eastAsia="Arial" w:hAnsi="Arial" w:cs="Arial"/>
          <w:color w:val="000000" w:themeColor="text1"/>
        </w:rPr>
      </w:pPr>
      <w:ins w:id="47" w:author="Cuenta Microsoft" w:date="2025-09-30T11:52:00Z">
        <w:r>
          <w:rPr>
            <w:rFonts w:ascii="Arial" w:eastAsia="Arial" w:hAnsi="Arial" w:cs="Arial"/>
            <w:color w:val="000000" w:themeColor="text1"/>
          </w:rPr>
          <w:t xml:space="preserve">El </w:t>
        </w:r>
        <w:r w:rsidRPr="00F94CE5">
          <w:rPr>
            <w:rFonts w:ascii="Arial" w:eastAsia="Arial" w:hAnsi="Arial" w:cs="Arial"/>
            <w:color w:val="000000" w:themeColor="text1"/>
          </w:rPr>
          <w:t>Bachiller</w:t>
        </w:r>
        <w:r>
          <w:rPr>
            <w:rFonts w:ascii="Arial" w:eastAsia="Arial" w:hAnsi="Arial" w:cs="Arial"/>
            <w:color w:val="000000" w:themeColor="text1"/>
          </w:rPr>
          <w:t xml:space="preserve">ato General Oficial “Aquiles </w:t>
        </w:r>
        <w:proofErr w:type="spellStart"/>
        <w:r>
          <w:rPr>
            <w:rFonts w:ascii="Arial" w:eastAsia="Arial" w:hAnsi="Arial" w:cs="Arial"/>
            <w:color w:val="000000" w:themeColor="text1"/>
          </w:rPr>
          <w:t>Serdan</w:t>
        </w:r>
        <w:proofErr w:type="spellEnd"/>
        <w:r>
          <w:rPr>
            <w:rFonts w:ascii="Arial" w:eastAsia="Arial" w:hAnsi="Arial" w:cs="Arial"/>
            <w:color w:val="000000" w:themeColor="text1"/>
          </w:rPr>
          <w:t>” proporciona a las y los estudiantes una educación de calidad ya que la Nueva Escuela Mexicana tiene como objetivo promover y garantizar el aprendizaje de excelencia, inclusivo, pluricultural, colaborativo y equitativo.</w:t>
        </w:r>
      </w:ins>
    </w:p>
    <w:p w14:paraId="63C18271" w14:textId="77777777" w:rsidR="000A642B" w:rsidRDefault="000A642B" w:rsidP="000A642B">
      <w:pPr>
        <w:pBdr>
          <w:top w:val="nil"/>
          <w:left w:val="nil"/>
          <w:bottom w:val="nil"/>
          <w:right w:val="nil"/>
          <w:between w:val="nil"/>
        </w:pBdr>
        <w:spacing w:after="0" w:line="240" w:lineRule="auto"/>
        <w:ind w:firstLine="720"/>
        <w:jc w:val="both"/>
        <w:rPr>
          <w:ins w:id="48" w:author="Cuenta Microsoft" w:date="2025-09-30T11:52:00Z"/>
          <w:rFonts w:ascii="Arial" w:eastAsia="Arial" w:hAnsi="Arial" w:cs="Arial"/>
          <w:color w:val="000000" w:themeColor="text1"/>
        </w:rPr>
      </w:pPr>
      <w:ins w:id="49" w:author="Cuenta Microsoft" w:date="2025-09-30T11:52:00Z">
        <w:r>
          <w:rPr>
            <w:rFonts w:ascii="Arial" w:eastAsia="Arial" w:hAnsi="Arial" w:cs="Arial"/>
            <w:color w:val="000000" w:themeColor="text1"/>
          </w:rPr>
          <w:t xml:space="preserve">Este nuevo esquema de educación implica cambios significativos en el plantel impulsado por el liderazgo, la innovación y la mejora, </w:t>
        </w:r>
        <w:proofErr w:type="spellStart"/>
        <w:r>
          <w:rPr>
            <w:rFonts w:ascii="Arial" w:eastAsia="Arial" w:hAnsi="Arial" w:cs="Arial"/>
            <w:color w:val="000000" w:themeColor="text1"/>
          </w:rPr>
          <w:t>asi</w:t>
        </w:r>
        <w:proofErr w:type="spellEnd"/>
        <w:r>
          <w:rPr>
            <w:rFonts w:ascii="Arial" w:eastAsia="Arial" w:hAnsi="Arial" w:cs="Arial"/>
            <w:color w:val="000000" w:themeColor="text1"/>
          </w:rPr>
          <w:t xml:space="preserve"> como la formación de jóvenes emprendedores, sensibles a su entorno y comprometidos con su comunidad. Por lo tanto, en nuestra institución implementamos procesos de planeación institucional que guíen las acciones que van a regular y optimizar la operación del plantel, con base en la normativa vigente. </w:t>
        </w:r>
      </w:ins>
    </w:p>
    <w:p w14:paraId="11B61C12" w14:textId="77777777" w:rsidR="000A642B" w:rsidRDefault="000A642B" w:rsidP="000A642B">
      <w:pPr>
        <w:pBdr>
          <w:top w:val="nil"/>
          <w:left w:val="nil"/>
          <w:bottom w:val="nil"/>
          <w:right w:val="nil"/>
          <w:between w:val="nil"/>
        </w:pBdr>
        <w:spacing w:after="0" w:line="240" w:lineRule="auto"/>
        <w:ind w:firstLine="720"/>
        <w:jc w:val="both"/>
        <w:rPr>
          <w:ins w:id="50" w:author="Cuenta Microsoft" w:date="2025-09-30T11:52:00Z"/>
          <w:rFonts w:ascii="Arial" w:eastAsia="Arial" w:hAnsi="Arial" w:cs="Arial"/>
          <w:color w:val="000000" w:themeColor="text1"/>
        </w:rPr>
      </w:pPr>
      <w:ins w:id="51" w:author="Cuenta Microsoft" w:date="2025-09-30T11:52:00Z">
        <w:r>
          <w:rPr>
            <w:rFonts w:ascii="Arial" w:eastAsia="Arial" w:hAnsi="Arial" w:cs="Arial"/>
            <w:color w:val="000000" w:themeColor="text1"/>
          </w:rPr>
          <w:t>La planeación es una etapa de toma de decisiones fundamentales para poder trazar la ruta hacia el cumplimiento de objetivos de la institución. Es esencial ya que determina en donde se encuentra, a donde se desea llegar y a como se va a lograr.</w:t>
        </w:r>
      </w:ins>
    </w:p>
    <w:p w14:paraId="125F8B0D" w14:textId="77777777" w:rsidR="000A642B" w:rsidRDefault="000A642B" w:rsidP="000A642B">
      <w:pPr>
        <w:pBdr>
          <w:top w:val="nil"/>
          <w:left w:val="nil"/>
          <w:bottom w:val="nil"/>
          <w:right w:val="nil"/>
          <w:between w:val="nil"/>
        </w:pBdr>
        <w:spacing w:after="0" w:line="240" w:lineRule="auto"/>
        <w:ind w:firstLine="720"/>
        <w:jc w:val="both"/>
        <w:rPr>
          <w:ins w:id="52" w:author="Cuenta Microsoft" w:date="2025-09-30T11:52:00Z"/>
          <w:rFonts w:ascii="Arial" w:eastAsia="Arial" w:hAnsi="Arial" w:cs="Arial"/>
          <w:color w:val="000000" w:themeColor="text1"/>
        </w:rPr>
      </w:pPr>
      <w:ins w:id="53" w:author="Cuenta Microsoft" w:date="2025-09-30T11:52:00Z">
        <w:r>
          <w:rPr>
            <w:rFonts w:ascii="Arial" w:eastAsia="Arial" w:hAnsi="Arial" w:cs="Arial"/>
            <w:color w:val="000000" w:themeColor="text1"/>
          </w:rPr>
          <w:t xml:space="preserve">En consecuencia, toma relevancia la planeación para la mejora continua que es una estrategia que busca dirigir, planificar y ejecutar procesos para la mejora de los planteles, a partir de un </w:t>
        </w:r>
        <w:proofErr w:type="spellStart"/>
        <w:r>
          <w:rPr>
            <w:rFonts w:ascii="Arial" w:eastAsia="Arial" w:hAnsi="Arial" w:cs="Arial"/>
            <w:color w:val="000000" w:themeColor="text1"/>
          </w:rPr>
          <w:t>diagnostico</w:t>
        </w:r>
        <w:proofErr w:type="spellEnd"/>
        <w:r>
          <w:rPr>
            <w:rFonts w:ascii="Arial" w:eastAsia="Arial" w:hAnsi="Arial" w:cs="Arial"/>
            <w:color w:val="000000" w:themeColor="text1"/>
          </w:rPr>
          <w:t xml:space="preserve"> que permita el establecimiento de mejoras prioritarias y acciones necesarias para alcanzarlas, considerando en todo momento la participación y el trabajo colaborativo de la comunidad educativa.</w:t>
        </w:r>
      </w:ins>
    </w:p>
    <w:p w14:paraId="76662126" w14:textId="77777777" w:rsidR="000A642B" w:rsidRDefault="000A642B" w:rsidP="000A642B">
      <w:pPr>
        <w:pBdr>
          <w:top w:val="nil"/>
          <w:left w:val="nil"/>
          <w:bottom w:val="nil"/>
          <w:right w:val="nil"/>
          <w:between w:val="nil"/>
        </w:pBdr>
        <w:spacing w:after="0" w:line="240" w:lineRule="auto"/>
        <w:ind w:firstLine="720"/>
        <w:jc w:val="both"/>
        <w:rPr>
          <w:ins w:id="54" w:author="Cuenta Microsoft" w:date="2025-09-30T11:52:00Z"/>
          <w:rFonts w:ascii="Arial" w:eastAsia="Arial" w:hAnsi="Arial" w:cs="Arial"/>
          <w:color w:val="000000" w:themeColor="text1"/>
        </w:rPr>
      </w:pPr>
      <w:ins w:id="55" w:author="Cuenta Microsoft" w:date="2025-09-30T11:52:00Z">
        <w:r>
          <w:rPr>
            <w:rFonts w:ascii="Arial" w:eastAsia="Arial" w:hAnsi="Arial" w:cs="Arial"/>
            <w:color w:val="000000" w:themeColor="text1"/>
          </w:rPr>
          <w:t>Por ello la Nueva Escuela Mexicana establece una serie de características, principios y líneas de acción que permita el quehacer de los planteles para lograr una formación intercultural, equitativa, de excelencia y sustentada en valores; las metas y estrategias propuestas para la mejora continua tienen que considerar su cumplimiento.</w:t>
        </w:r>
      </w:ins>
    </w:p>
    <w:p w14:paraId="4712AE2F" w14:textId="77777777" w:rsidR="000A642B" w:rsidRDefault="000A642B" w:rsidP="000A642B">
      <w:pPr>
        <w:pBdr>
          <w:top w:val="nil"/>
          <w:left w:val="nil"/>
          <w:bottom w:val="nil"/>
          <w:right w:val="nil"/>
          <w:between w:val="nil"/>
        </w:pBdr>
        <w:spacing w:after="0" w:line="240" w:lineRule="auto"/>
        <w:jc w:val="both"/>
        <w:rPr>
          <w:ins w:id="56" w:author="Cuenta Microsoft" w:date="2025-09-30T11:52:00Z"/>
          <w:rFonts w:ascii="Arial" w:eastAsia="Arial" w:hAnsi="Arial" w:cs="Arial"/>
          <w:color w:val="000000" w:themeColor="text1"/>
        </w:rPr>
      </w:pPr>
    </w:p>
    <w:p w14:paraId="32B112D2" w14:textId="77777777" w:rsidR="000A642B" w:rsidRPr="00F94CE5" w:rsidRDefault="000A642B" w:rsidP="000A642B">
      <w:pPr>
        <w:pBdr>
          <w:top w:val="nil"/>
          <w:left w:val="nil"/>
          <w:bottom w:val="nil"/>
          <w:right w:val="nil"/>
          <w:between w:val="nil"/>
        </w:pBdr>
        <w:spacing w:after="0" w:line="240" w:lineRule="auto"/>
        <w:jc w:val="both"/>
        <w:rPr>
          <w:ins w:id="57" w:author="Cuenta Microsoft" w:date="2025-09-30T11:52:00Z"/>
          <w:rFonts w:ascii="Arial" w:eastAsia="Arial" w:hAnsi="Arial" w:cs="Arial"/>
          <w:color w:val="000000" w:themeColor="text1"/>
        </w:rPr>
      </w:pPr>
    </w:p>
    <w:p w14:paraId="4E2BE2A5" w14:textId="77777777" w:rsidR="000A642B" w:rsidRDefault="000A642B" w:rsidP="000A642B">
      <w:pPr>
        <w:pBdr>
          <w:top w:val="nil"/>
          <w:left w:val="nil"/>
          <w:bottom w:val="nil"/>
          <w:right w:val="nil"/>
          <w:between w:val="nil"/>
        </w:pBdr>
        <w:spacing w:after="0" w:line="240" w:lineRule="auto"/>
        <w:jc w:val="center"/>
        <w:rPr>
          <w:ins w:id="58" w:author="Cuenta Microsoft" w:date="2025-10-01T08:26:00Z"/>
          <w:rFonts w:ascii="Arial" w:eastAsia="Arial" w:hAnsi="Arial" w:cs="Arial"/>
          <w:b/>
          <w:color w:val="000000" w:themeColor="text1"/>
        </w:rPr>
      </w:pPr>
    </w:p>
    <w:p w14:paraId="1225731F" w14:textId="77777777" w:rsidR="00E826F2" w:rsidRDefault="00E826F2" w:rsidP="000A642B">
      <w:pPr>
        <w:pBdr>
          <w:top w:val="nil"/>
          <w:left w:val="nil"/>
          <w:bottom w:val="nil"/>
          <w:right w:val="nil"/>
          <w:between w:val="nil"/>
        </w:pBdr>
        <w:spacing w:after="0" w:line="240" w:lineRule="auto"/>
        <w:jc w:val="center"/>
        <w:rPr>
          <w:ins w:id="59" w:author="Cuenta Microsoft" w:date="2025-10-01T08:26:00Z"/>
          <w:rFonts w:ascii="Arial" w:eastAsia="Arial" w:hAnsi="Arial" w:cs="Arial"/>
          <w:b/>
          <w:color w:val="000000" w:themeColor="text1"/>
        </w:rPr>
      </w:pPr>
    </w:p>
    <w:p w14:paraId="41BE15C6" w14:textId="77777777" w:rsidR="00E826F2" w:rsidRDefault="00E826F2" w:rsidP="000A642B">
      <w:pPr>
        <w:pBdr>
          <w:top w:val="nil"/>
          <w:left w:val="nil"/>
          <w:bottom w:val="nil"/>
          <w:right w:val="nil"/>
          <w:between w:val="nil"/>
        </w:pBdr>
        <w:spacing w:after="0" w:line="240" w:lineRule="auto"/>
        <w:jc w:val="center"/>
        <w:rPr>
          <w:ins w:id="60" w:author="Cuenta Microsoft" w:date="2025-10-01T08:26:00Z"/>
          <w:rFonts w:ascii="Arial" w:eastAsia="Arial" w:hAnsi="Arial" w:cs="Arial"/>
          <w:b/>
          <w:color w:val="000000" w:themeColor="text1"/>
        </w:rPr>
      </w:pPr>
    </w:p>
    <w:p w14:paraId="34561889" w14:textId="77777777" w:rsidR="00E826F2" w:rsidRDefault="00E826F2" w:rsidP="000A642B">
      <w:pPr>
        <w:pBdr>
          <w:top w:val="nil"/>
          <w:left w:val="nil"/>
          <w:bottom w:val="nil"/>
          <w:right w:val="nil"/>
          <w:between w:val="nil"/>
        </w:pBdr>
        <w:spacing w:after="0" w:line="240" w:lineRule="auto"/>
        <w:jc w:val="center"/>
        <w:rPr>
          <w:ins w:id="61" w:author="Cuenta Microsoft" w:date="2025-10-01T08:26:00Z"/>
          <w:rFonts w:ascii="Arial" w:eastAsia="Arial" w:hAnsi="Arial" w:cs="Arial"/>
          <w:b/>
          <w:color w:val="000000" w:themeColor="text1"/>
        </w:rPr>
      </w:pPr>
    </w:p>
    <w:p w14:paraId="65F7FDCF" w14:textId="77777777" w:rsidR="00E826F2" w:rsidRDefault="00E826F2" w:rsidP="000A642B">
      <w:pPr>
        <w:pBdr>
          <w:top w:val="nil"/>
          <w:left w:val="nil"/>
          <w:bottom w:val="nil"/>
          <w:right w:val="nil"/>
          <w:between w:val="nil"/>
        </w:pBdr>
        <w:spacing w:after="0" w:line="240" w:lineRule="auto"/>
        <w:jc w:val="center"/>
        <w:rPr>
          <w:ins w:id="62" w:author="Cuenta Microsoft" w:date="2025-10-01T08:26:00Z"/>
          <w:rFonts w:ascii="Arial" w:eastAsia="Arial" w:hAnsi="Arial" w:cs="Arial"/>
          <w:b/>
          <w:color w:val="000000" w:themeColor="text1"/>
        </w:rPr>
      </w:pPr>
    </w:p>
    <w:p w14:paraId="75D0D752" w14:textId="77777777" w:rsidR="00E826F2" w:rsidRDefault="00E826F2" w:rsidP="000A642B">
      <w:pPr>
        <w:pBdr>
          <w:top w:val="nil"/>
          <w:left w:val="nil"/>
          <w:bottom w:val="nil"/>
          <w:right w:val="nil"/>
          <w:between w:val="nil"/>
        </w:pBdr>
        <w:spacing w:after="0" w:line="240" w:lineRule="auto"/>
        <w:jc w:val="center"/>
        <w:rPr>
          <w:ins w:id="63" w:author="Cuenta Microsoft" w:date="2025-10-01T08:26:00Z"/>
          <w:rFonts w:ascii="Arial" w:eastAsia="Arial" w:hAnsi="Arial" w:cs="Arial"/>
          <w:b/>
          <w:color w:val="000000" w:themeColor="text1"/>
        </w:rPr>
      </w:pPr>
    </w:p>
    <w:p w14:paraId="67E15EEC" w14:textId="77777777" w:rsidR="00E826F2" w:rsidRDefault="00E826F2" w:rsidP="000A642B">
      <w:pPr>
        <w:pBdr>
          <w:top w:val="nil"/>
          <w:left w:val="nil"/>
          <w:bottom w:val="nil"/>
          <w:right w:val="nil"/>
          <w:between w:val="nil"/>
        </w:pBdr>
        <w:spacing w:after="0" w:line="240" w:lineRule="auto"/>
        <w:jc w:val="center"/>
        <w:rPr>
          <w:ins w:id="64" w:author="Cuenta Microsoft" w:date="2025-10-01T08:26:00Z"/>
          <w:rFonts w:ascii="Arial" w:eastAsia="Arial" w:hAnsi="Arial" w:cs="Arial"/>
          <w:b/>
          <w:color w:val="000000" w:themeColor="text1"/>
        </w:rPr>
      </w:pPr>
    </w:p>
    <w:p w14:paraId="4C036092" w14:textId="77777777" w:rsidR="00E826F2" w:rsidRDefault="00E826F2" w:rsidP="000A642B">
      <w:pPr>
        <w:pBdr>
          <w:top w:val="nil"/>
          <w:left w:val="nil"/>
          <w:bottom w:val="nil"/>
          <w:right w:val="nil"/>
          <w:between w:val="nil"/>
        </w:pBdr>
        <w:spacing w:after="0" w:line="240" w:lineRule="auto"/>
        <w:jc w:val="center"/>
        <w:rPr>
          <w:ins w:id="65" w:author="Cuenta Microsoft" w:date="2025-09-30T11:52:00Z"/>
          <w:rFonts w:ascii="Arial" w:eastAsia="Arial" w:hAnsi="Arial" w:cs="Arial"/>
          <w:b/>
          <w:color w:val="000000" w:themeColor="text1"/>
        </w:rPr>
      </w:pPr>
    </w:p>
    <w:p w14:paraId="04A2C46A" w14:textId="77777777" w:rsidR="000A642B" w:rsidRDefault="000A642B" w:rsidP="000A642B">
      <w:pPr>
        <w:pBdr>
          <w:top w:val="nil"/>
          <w:left w:val="nil"/>
          <w:bottom w:val="nil"/>
          <w:right w:val="nil"/>
          <w:between w:val="nil"/>
        </w:pBdr>
        <w:spacing w:after="0" w:line="240" w:lineRule="auto"/>
        <w:jc w:val="center"/>
        <w:rPr>
          <w:ins w:id="66" w:author="Cuenta Microsoft" w:date="2025-09-30T11:52:00Z"/>
          <w:rFonts w:ascii="Arial" w:eastAsia="Arial" w:hAnsi="Arial" w:cs="Arial"/>
          <w:b/>
          <w:color w:val="000000" w:themeColor="text1"/>
        </w:rPr>
      </w:pPr>
    </w:p>
    <w:p w14:paraId="7355BC45" w14:textId="77777777" w:rsidR="000A642B" w:rsidRDefault="000A642B" w:rsidP="000A642B">
      <w:pPr>
        <w:pBdr>
          <w:top w:val="nil"/>
          <w:left w:val="nil"/>
          <w:bottom w:val="nil"/>
          <w:right w:val="nil"/>
          <w:between w:val="nil"/>
        </w:pBdr>
        <w:spacing w:after="0" w:line="240" w:lineRule="auto"/>
        <w:jc w:val="center"/>
        <w:rPr>
          <w:ins w:id="67" w:author="Cuenta Microsoft" w:date="2025-09-30T11:52:00Z"/>
          <w:rFonts w:ascii="Arial" w:eastAsia="Arial" w:hAnsi="Arial" w:cs="Arial"/>
          <w:b/>
          <w:color w:val="000000" w:themeColor="text1"/>
        </w:rPr>
      </w:pPr>
    </w:p>
    <w:p w14:paraId="1D50A66E" w14:textId="77777777" w:rsidR="00E826F2" w:rsidRDefault="00E826F2" w:rsidP="000A642B">
      <w:pPr>
        <w:pBdr>
          <w:top w:val="nil"/>
          <w:left w:val="nil"/>
          <w:bottom w:val="nil"/>
          <w:right w:val="nil"/>
          <w:between w:val="nil"/>
        </w:pBdr>
        <w:spacing w:after="0" w:line="240" w:lineRule="auto"/>
        <w:jc w:val="center"/>
        <w:rPr>
          <w:ins w:id="68" w:author="Cuenta Microsoft" w:date="2025-10-01T08:26:00Z"/>
          <w:rFonts w:ascii="Arial" w:eastAsia="Arial" w:hAnsi="Arial" w:cs="Arial"/>
          <w:b/>
          <w:color w:val="000000" w:themeColor="text1"/>
        </w:rPr>
      </w:pPr>
    </w:p>
    <w:p w14:paraId="3A0D9DBB" w14:textId="77777777" w:rsidR="00E826F2" w:rsidRDefault="00E826F2" w:rsidP="000A642B">
      <w:pPr>
        <w:pBdr>
          <w:top w:val="nil"/>
          <w:left w:val="nil"/>
          <w:bottom w:val="nil"/>
          <w:right w:val="nil"/>
          <w:between w:val="nil"/>
        </w:pBdr>
        <w:spacing w:after="0" w:line="240" w:lineRule="auto"/>
        <w:jc w:val="center"/>
        <w:rPr>
          <w:ins w:id="69" w:author="Cuenta Microsoft" w:date="2025-10-01T08:26:00Z"/>
          <w:rFonts w:ascii="Arial" w:eastAsia="Arial" w:hAnsi="Arial" w:cs="Arial"/>
          <w:b/>
          <w:color w:val="000000" w:themeColor="text1"/>
        </w:rPr>
      </w:pPr>
    </w:p>
    <w:p w14:paraId="3768EB9F" w14:textId="77777777" w:rsidR="00E826F2" w:rsidRDefault="00E826F2" w:rsidP="000A642B">
      <w:pPr>
        <w:pBdr>
          <w:top w:val="nil"/>
          <w:left w:val="nil"/>
          <w:bottom w:val="nil"/>
          <w:right w:val="nil"/>
          <w:between w:val="nil"/>
        </w:pBdr>
        <w:spacing w:after="0" w:line="240" w:lineRule="auto"/>
        <w:jc w:val="center"/>
        <w:rPr>
          <w:ins w:id="70" w:author="Cuenta Microsoft" w:date="2025-10-01T08:26:00Z"/>
          <w:rFonts w:ascii="Arial" w:eastAsia="Arial" w:hAnsi="Arial" w:cs="Arial"/>
          <w:b/>
          <w:color w:val="000000" w:themeColor="text1"/>
        </w:rPr>
      </w:pPr>
    </w:p>
    <w:p w14:paraId="4F2400B0" w14:textId="77777777" w:rsidR="00E826F2" w:rsidRDefault="00E826F2" w:rsidP="000A642B">
      <w:pPr>
        <w:pBdr>
          <w:top w:val="nil"/>
          <w:left w:val="nil"/>
          <w:bottom w:val="nil"/>
          <w:right w:val="nil"/>
          <w:between w:val="nil"/>
        </w:pBdr>
        <w:spacing w:after="0" w:line="240" w:lineRule="auto"/>
        <w:jc w:val="center"/>
        <w:rPr>
          <w:ins w:id="71" w:author="Cuenta Microsoft" w:date="2025-10-01T08:26:00Z"/>
          <w:rFonts w:ascii="Arial" w:eastAsia="Arial" w:hAnsi="Arial" w:cs="Arial"/>
          <w:b/>
          <w:color w:val="000000" w:themeColor="text1"/>
        </w:rPr>
      </w:pPr>
    </w:p>
    <w:p w14:paraId="333B362E" w14:textId="77777777" w:rsidR="00E826F2" w:rsidRDefault="00E826F2" w:rsidP="000A642B">
      <w:pPr>
        <w:pBdr>
          <w:top w:val="nil"/>
          <w:left w:val="nil"/>
          <w:bottom w:val="nil"/>
          <w:right w:val="nil"/>
          <w:between w:val="nil"/>
        </w:pBdr>
        <w:spacing w:after="0" w:line="240" w:lineRule="auto"/>
        <w:jc w:val="center"/>
        <w:rPr>
          <w:ins w:id="72" w:author="Cuenta Microsoft" w:date="2025-10-01T08:26:00Z"/>
          <w:rFonts w:ascii="Arial" w:eastAsia="Arial" w:hAnsi="Arial" w:cs="Arial"/>
          <w:b/>
          <w:color w:val="000000" w:themeColor="text1"/>
        </w:rPr>
      </w:pPr>
    </w:p>
    <w:p w14:paraId="019A5F2D" w14:textId="77777777" w:rsidR="00E826F2" w:rsidRDefault="00E826F2" w:rsidP="000A642B">
      <w:pPr>
        <w:pBdr>
          <w:top w:val="nil"/>
          <w:left w:val="nil"/>
          <w:bottom w:val="nil"/>
          <w:right w:val="nil"/>
          <w:between w:val="nil"/>
        </w:pBdr>
        <w:spacing w:after="0" w:line="240" w:lineRule="auto"/>
        <w:jc w:val="center"/>
        <w:rPr>
          <w:ins w:id="73" w:author="Cuenta Microsoft" w:date="2025-10-01T08:26:00Z"/>
          <w:rFonts w:ascii="Arial" w:eastAsia="Arial" w:hAnsi="Arial" w:cs="Arial"/>
          <w:b/>
          <w:color w:val="000000" w:themeColor="text1"/>
        </w:rPr>
      </w:pPr>
    </w:p>
    <w:p w14:paraId="1A41FA5F" w14:textId="77777777" w:rsidR="00E826F2" w:rsidRDefault="00E826F2" w:rsidP="000A642B">
      <w:pPr>
        <w:pBdr>
          <w:top w:val="nil"/>
          <w:left w:val="nil"/>
          <w:bottom w:val="nil"/>
          <w:right w:val="nil"/>
          <w:between w:val="nil"/>
        </w:pBdr>
        <w:spacing w:after="0" w:line="240" w:lineRule="auto"/>
        <w:jc w:val="center"/>
        <w:rPr>
          <w:ins w:id="74" w:author="Cuenta Microsoft" w:date="2025-10-01T08:26:00Z"/>
          <w:rFonts w:ascii="Arial" w:eastAsia="Arial" w:hAnsi="Arial" w:cs="Arial"/>
          <w:b/>
          <w:color w:val="000000" w:themeColor="text1"/>
        </w:rPr>
      </w:pPr>
    </w:p>
    <w:p w14:paraId="702ECAC1" w14:textId="77777777" w:rsidR="00E826F2" w:rsidRDefault="00E826F2" w:rsidP="000A642B">
      <w:pPr>
        <w:pBdr>
          <w:top w:val="nil"/>
          <w:left w:val="nil"/>
          <w:bottom w:val="nil"/>
          <w:right w:val="nil"/>
          <w:between w:val="nil"/>
        </w:pBdr>
        <w:spacing w:after="0" w:line="240" w:lineRule="auto"/>
        <w:jc w:val="center"/>
        <w:rPr>
          <w:ins w:id="75" w:author="Cuenta Microsoft" w:date="2025-10-01T08:26:00Z"/>
          <w:rFonts w:ascii="Arial" w:eastAsia="Arial" w:hAnsi="Arial" w:cs="Arial"/>
          <w:b/>
          <w:color w:val="000000" w:themeColor="text1"/>
        </w:rPr>
      </w:pPr>
    </w:p>
    <w:p w14:paraId="3B2491E3" w14:textId="77777777" w:rsidR="000A642B" w:rsidRDefault="000A642B" w:rsidP="000A642B">
      <w:pPr>
        <w:pBdr>
          <w:top w:val="nil"/>
          <w:left w:val="nil"/>
          <w:bottom w:val="nil"/>
          <w:right w:val="nil"/>
          <w:between w:val="nil"/>
        </w:pBdr>
        <w:spacing w:after="0" w:line="240" w:lineRule="auto"/>
        <w:jc w:val="center"/>
        <w:rPr>
          <w:ins w:id="76" w:author="Cuenta Microsoft" w:date="2025-09-30T11:52:00Z"/>
          <w:rFonts w:ascii="Arial" w:eastAsia="Arial" w:hAnsi="Arial" w:cs="Arial"/>
          <w:b/>
          <w:color w:val="000000" w:themeColor="text1"/>
        </w:rPr>
      </w:pPr>
      <w:ins w:id="77" w:author="Cuenta Microsoft" w:date="2025-09-30T11:52:00Z">
        <w:r w:rsidRPr="00F94CE5">
          <w:rPr>
            <w:rFonts w:ascii="Arial" w:eastAsia="Arial" w:hAnsi="Arial" w:cs="Arial"/>
            <w:b/>
            <w:color w:val="000000" w:themeColor="text1"/>
          </w:rPr>
          <w:t>MISION</w:t>
        </w:r>
      </w:ins>
    </w:p>
    <w:p w14:paraId="04FD7DD2" w14:textId="77777777" w:rsidR="000A642B" w:rsidRPr="005409EB" w:rsidRDefault="000A642B" w:rsidP="000A642B">
      <w:pPr>
        <w:pBdr>
          <w:top w:val="nil"/>
          <w:left w:val="nil"/>
          <w:bottom w:val="nil"/>
          <w:right w:val="nil"/>
          <w:between w:val="nil"/>
        </w:pBdr>
        <w:spacing w:after="0" w:line="240" w:lineRule="auto"/>
        <w:jc w:val="center"/>
        <w:rPr>
          <w:ins w:id="78" w:author="Cuenta Microsoft" w:date="2025-09-30T11:52:00Z"/>
          <w:rFonts w:ascii="Arial" w:eastAsia="Arial" w:hAnsi="Arial" w:cs="Arial"/>
          <w:b/>
          <w:color w:val="000000" w:themeColor="text1"/>
        </w:rPr>
      </w:pPr>
      <w:ins w:id="79" w:author="Cuenta Microsoft" w:date="2025-09-30T11:52:00Z">
        <w:r w:rsidRPr="00F94CE5">
          <w:rPr>
            <w:rFonts w:ascii="Arial" w:eastAsia="Arial" w:hAnsi="Arial" w:cs="Arial"/>
            <w:color w:val="000000" w:themeColor="text1"/>
          </w:rPr>
          <w:t xml:space="preserve"> </w:t>
        </w:r>
        <w:r>
          <w:rPr>
            <w:rFonts w:ascii="Arial" w:hAnsi="Arial" w:cs="Arial"/>
            <w:sz w:val="24"/>
            <w:szCs w:val="20"/>
          </w:rPr>
          <w:t>U</w:t>
        </w:r>
        <w:r w:rsidRPr="00D231A0">
          <w:rPr>
            <w:rFonts w:ascii="Arial" w:hAnsi="Arial" w:cs="Arial"/>
            <w:sz w:val="24"/>
            <w:szCs w:val="20"/>
          </w:rPr>
          <w:t>na institución educativa del nivel medio superior; que a través del trabajo colaborativo de todos las participantes del proceso de enseñanza aprendizaje garantice a sus estudiantes una formación integral para integrarse a la educación superior y que camine de la mano con los avances científicos y tecnológicos, capaz de formar a los estudiantes para que estos se integren y contribuyan en el mejoramiento económico, social y cultural de su comunidad de forma activa.</w:t>
        </w:r>
      </w:ins>
    </w:p>
    <w:p w14:paraId="0BD0984A" w14:textId="77777777" w:rsidR="000A642B" w:rsidRPr="00F94CE5" w:rsidRDefault="000A642B" w:rsidP="000A642B">
      <w:pPr>
        <w:pBdr>
          <w:top w:val="nil"/>
          <w:left w:val="nil"/>
          <w:bottom w:val="nil"/>
          <w:right w:val="nil"/>
          <w:between w:val="nil"/>
        </w:pBdr>
        <w:spacing w:after="0" w:line="240" w:lineRule="auto"/>
        <w:jc w:val="both"/>
        <w:rPr>
          <w:ins w:id="80" w:author="Cuenta Microsoft" w:date="2025-09-30T11:52:00Z"/>
          <w:rFonts w:ascii="Arial" w:eastAsia="Arial" w:hAnsi="Arial" w:cs="Arial"/>
          <w:color w:val="000000" w:themeColor="text1"/>
        </w:rPr>
      </w:pPr>
    </w:p>
    <w:p w14:paraId="5C6F0ECC" w14:textId="77777777" w:rsidR="000A642B" w:rsidRDefault="000A642B" w:rsidP="000A642B">
      <w:pPr>
        <w:pBdr>
          <w:top w:val="nil"/>
          <w:left w:val="nil"/>
          <w:bottom w:val="nil"/>
          <w:right w:val="nil"/>
          <w:between w:val="nil"/>
        </w:pBdr>
        <w:spacing w:after="0" w:line="240" w:lineRule="auto"/>
        <w:rPr>
          <w:ins w:id="81" w:author="Cuenta Microsoft" w:date="2025-09-30T11:52:00Z"/>
          <w:rFonts w:ascii="Arial" w:eastAsia="Arial" w:hAnsi="Arial" w:cs="Arial"/>
          <w:color w:val="000000" w:themeColor="text1"/>
        </w:rPr>
      </w:pPr>
      <w:ins w:id="82" w:author="Cuenta Microsoft" w:date="2025-09-30T11:52:00Z">
        <w:r>
          <w:rPr>
            <w:rFonts w:ascii="Arial" w:eastAsia="Arial" w:hAnsi="Arial" w:cs="Arial"/>
            <w:color w:val="000000" w:themeColor="text1"/>
          </w:rPr>
          <w:t xml:space="preserve">                                                                                                      </w:t>
        </w:r>
      </w:ins>
    </w:p>
    <w:p w14:paraId="2B977FA1" w14:textId="77777777" w:rsidR="000A642B" w:rsidRDefault="000A642B" w:rsidP="000A642B">
      <w:pPr>
        <w:pBdr>
          <w:top w:val="nil"/>
          <w:left w:val="nil"/>
          <w:bottom w:val="nil"/>
          <w:right w:val="nil"/>
          <w:between w:val="nil"/>
        </w:pBdr>
        <w:spacing w:after="0" w:line="240" w:lineRule="auto"/>
        <w:rPr>
          <w:ins w:id="83" w:author="Cuenta Microsoft" w:date="2025-09-30T11:52:00Z"/>
          <w:rFonts w:ascii="Arial" w:eastAsia="Arial" w:hAnsi="Arial" w:cs="Arial"/>
          <w:color w:val="000000" w:themeColor="text1"/>
        </w:rPr>
      </w:pPr>
    </w:p>
    <w:p w14:paraId="6E07FCF5" w14:textId="77777777" w:rsidR="000A642B" w:rsidRDefault="000A642B" w:rsidP="000A642B">
      <w:pPr>
        <w:pBdr>
          <w:top w:val="nil"/>
          <w:left w:val="nil"/>
          <w:bottom w:val="nil"/>
          <w:right w:val="nil"/>
          <w:between w:val="nil"/>
        </w:pBdr>
        <w:spacing w:after="0" w:line="240" w:lineRule="auto"/>
        <w:rPr>
          <w:ins w:id="84" w:author="Cuenta Microsoft" w:date="2025-09-30T11:52:00Z"/>
          <w:rFonts w:ascii="Arial" w:eastAsia="Arial" w:hAnsi="Arial" w:cs="Arial"/>
          <w:color w:val="000000" w:themeColor="text1"/>
        </w:rPr>
      </w:pPr>
    </w:p>
    <w:p w14:paraId="4380290E" w14:textId="77777777" w:rsidR="000A642B" w:rsidRDefault="000A642B" w:rsidP="000A642B">
      <w:pPr>
        <w:pBdr>
          <w:top w:val="nil"/>
          <w:left w:val="nil"/>
          <w:bottom w:val="nil"/>
          <w:right w:val="nil"/>
          <w:between w:val="nil"/>
        </w:pBdr>
        <w:spacing w:after="0" w:line="240" w:lineRule="auto"/>
        <w:rPr>
          <w:ins w:id="85" w:author="Cuenta Microsoft" w:date="2025-09-30T11:52:00Z"/>
          <w:rFonts w:ascii="Arial" w:eastAsia="Arial" w:hAnsi="Arial" w:cs="Arial"/>
          <w:color w:val="000000" w:themeColor="text1"/>
        </w:rPr>
      </w:pPr>
    </w:p>
    <w:p w14:paraId="26B3E736" w14:textId="77777777" w:rsidR="000A642B" w:rsidRDefault="000A642B" w:rsidP="000A642B">
      <w:pPr>
        <w:pBdr>
          <w:top w:val="nil"/>
          <w:left w:val="nil"/>
          <w:bottom w:val="nil"/>
          <w:right w:val="nil"/>
          <w:between w:val="nil"/>
        </w:pBdr>
        <w:spacing w:after="0" w:line="240" w:lineRule="auto"/>
        <w:rPr>
          <w:ins w:id="86" w:author="Cuenta Microsoft" w:date="2025-09-30T11:52:00Z"/>
          <w:rFonts w:ascii="Arial" w:eastAsia="Arial" w:hAnsi="Arial" w:cs="Arial"/>
          <w:color w:val="000000" w:themeColor="text1"/>
        </w:rPr>
      </w:pPr>
    </w:p>
    <w:p w14:paraId="5EB9D663" w14:textId="77777777" w:rsidR="000A642B" w:rsidRDefault="000A642B" w:rsidP="000A642B">
      <w:pPr>
        <w:pBdr>
          <w:top w:val="nil"/>
          <w:left w:val="nil"/>
          <w:bottom w:val="nil"/>
          <w:right w:val="nil"/>
          <w:between w:val="nil"/>
        </w:pBdr>
        <w:spacing w:after="0" w:line="240" w:lineRule="auto"/>
        <w:rPr>
          <w:ins w:id="87" w:author="Cuenta Microsoft" w:date="2025-09-30T11:52:00Z"/>
          <w:rFonts w:ascii="Arial" w:eastAsia="Arial" w:hAnsi="Arial" w:cs="Arial"/>
          <w:color w:val="000000" w:themeColor="text1"/>
        </w:rPr>
      </w:pPr>
    </w:p>
    <w:p w14:paraId="1A6270A7" w14:textId="7B3187CC" w:rsidR="000A642B" w:rsidRPr="00F94CE5" w:rsidRDefault="000A642B" w:rsidP="000A642B">
      <w:pPr>
        <w:pBdr>
          <w:top w:val="nil"/>
          <w:left w:val="nil"/>
          <w:bottom w:val="nil"/>
          <w:right w:val="nil"/>
          <w:between w:val="nil"/>
        </w:pBdr>
        <w:spacing w:after="0" w:line="240" w:lineRule="auto"/>
        <w:rPr>
          <w:ins w:id="88" w:author="Cuenta Microsoft" w:date="2025-09-30T11:52:00Z"/>
          <w:rFonts w:ascii="Arial" w:eastAsia="Arial" w:hAnsi="Arial" w:cs="Arial"/>
          <w:b/>
          <w:color w:val="000000" w:themeColor="text1"/>
        </w:rPr>
      </w:pPr>
      <w:ins w:id="89" w:author="Cuenta Microsoft" w:date="2025-09-30T11:52:00Z">
        <w:r>
          <w:rPr>
            <w:rFonts w:ascii="Arial" w:eastAsia="Arial" w:hAnsi="Arial" w:cs="Arial"/>
            <w:color w:val="000000" w:themeColor="text1"/>
          </w:rPr>
          <w:t xml:space="preserve">                                                                           </w:t>
        </w:r>
        <w:r w:rsidR="00E826F2">
          <w:rPr>
            <w:rFonts w:ascii="Arial" w:eastAsia="Arial" w:hAnsi="Arial" w:cs="Arial"/>
            <w:color w:val="000000" w:themeColor="text1"/>
          </w:rPr>
          <w:t xml:space="preserve">                     </w:t>
        </w:r>
        <w:r w:rsidRPr="00F94CE5">
          <w:rPr>
            <w:rFonts w:ascii="Arial" w:eastAsia="Arial" w:hAnsi="Arial" w:cs="Arial"/>
            <w:b/>
            <w:color w:val="000000" w:themeColor="text1"/>
          </w:rPr>
          <w:t>VISION</w:t>
        </w:r>
      </w:ins>
    </w:p>
    <w:p w14:paraId="4D888498" w14:textId="77777777" w:rsidR="000A642B" w:rsidRPr="00F94CE5" w:rsidRDefault="000A642B" w:rsidP="000A642B">
      <w:pPr>
        <w:pBdr>
          <w:top w:val="nil"/>
          <w:left w:val="nil"/>
          <w:bottom w:val="nil"/>
          <w:right w:val="nil"/>
          <w:between w:val="nil"/>
        </w:pBdr>
        <w:spacing w:after="0" w:line="240" w:lineRule="auto"/>
        <w:rPr>
          <w:ins w:id="90" w:author="Cuenta Microsoft" w:date="2025-09-30T11:52:00Z"/>
          <w:rFonts w:ascii="Arial" w:eastAsia="Arial" w:hAnsi="Arial" w:cs="Arial"/>
          <w:color w:val="000000" w:themeColor="text1"/>
        </w:rPr>
      </w:pPr>
    </w:p>
    <w:p w14:paraId="09539177" w14:textId="77777777" w:rsidR="000A642B" w:rsidRPr="00D231A0" w:rsidRDefault="000A642B" w:rsidP="000A642B">
      <w:pPr>
        <w:pStyle w:val="Sinespaciado"/>
        <w:jc w:val="both"/>
        <w:rPr>
          <w:ins w:id="91" w:author="Cuenta Microsoft" w:date="2025-09-30T11:52:00Z"/>
          <w:rFonts w:ascii="Arial" w:hAnsi="Arial" w:cs="Arial"/>
          <w:b/>
          <w:sz w:val="24"/>
          <w:szCs w:val="20"/>
        </w:rPr>
      </w:pPr>
      <w:ins w:id="92" w:author="Cuenta Microsoft" w:date="2025-09-30T11:52:00Z">
        <w:r w:rsidRPr="00D231A0">
          <w:rPr>
            <w:rFonts w:ascii="Arial" w:hAnsi="Arial" w:cs="Arial"/>
            <w:sz w:val="24"/>
            <w:szCs w:val="20"/>
          </w:rPr>
          <w:t>Ser la mejor institución educativa del nivel media superior de nuestra región; reconocida y acreditada por la calidad de su desempeño académico y el aprovechamiento de sus alumnos, con un</w:t>
        </w:r>
        <w:r>
          <w:rPr>
            <w:rFonts w:ascii="Arial" w:hAnsi="Arial" w:cs="Arial"/>
            <w:sz w:val="24"/>
            <w:szCs w:val="20"/>
          </w:rPr>
          <w:t>a enseñanza basada en el</w:t>
        </w:r>
        <w:r w:rsidRPr="00D231A0">
          <w:rPr>
            <w:rFonts w:ascii="Arial" w:hAnsi="Arial" w:cs="Arial"/>
            <w:sz w:val="24"/>
            <w:szCs w:val="20"/>
          </w:rPr>
          <w:t xml:space="preserve"> desarrollo integral de nuestros estudiantes preparándolos para un ámbito global</w:t>
        </w:r>
      </w:ins>
    </w:p>
    <w:p w14:paraId="66003854" w14:textId="77777777" w:rsidR="000A642B" w:rsidRPr="00F94CE5" w:rsidRDefault="000A642B" w:rsidP="000A642B">
      <w:pPr>
        <w:pBdr>
          <w:top w:val="nil"/>
          <w:left w:val="nil"/>
          <w:bottom w:val="nil"/>
          <w:right w:val="nil"/>
          <w:between w:val="nil"/>
        </w:pBdr>
        <w:spacing w:after="0" w:line="240" w:lineRule="auto"/>
        <w:ind w:left="1080"/>
        <w:jc w:val="center"/>
        <w:rPr>
          <w:ins w:id="93" w:author="Cuenta Microsoft" w:date="2025-09-30T11:52:00Z"/>
          <w:rFonts w:ascii="Arial" w:eastAsia="Arial" w:hAnsi="Arial" w:cs="Arial"/>
          <w:b/>
          <w:color w:val="000000" w:themeColor="text1"/>
        </w:rPr>
      </w:pPr>
    </w:p>
    <w:p w14:paraId="317DCDE7" w14:textId="77777777" w:rsidR="000A642B" w:rsidRPr="00F94CE5" w:rsidRDefault="000A642B" w:rsidP="000A642B">
      <w:pPr>
        <w:pBdr>
          <w:top w:val="nil"/>
          <w:left w:val="nil"/>
          <w:bottom w:val="nil"/>
          <w:right w:val="nil"/>
          <w:between w:val="nil"/>
        </w:pBdr>
        <w:spacing w:after="0" w:line="240" w:lineRule="auto"/>
        <w:ind w:left="1080"/>
        <w:jc w:val="center"/>
        <w:rPr>
          <w:ins w:id="94" w:author="Cuenta Microsoft" w:date="2025-09-30T11:52:00Z"/>
          <w:rFonts w:ascii="Arial" w:eastAsia="Arial" w:hAnsi="Arial" w:cs="Arial"/>
          <w:b/>
          <w:color w:val="000000" w:themeColor="text1"/>
        </w:rPr>
      </w:pPr>
    </w:p>
    <w:p w14:paraId="4250D329" w14:textId="77777777" w:rsidR="000A642B" w:rsidRDefault="000A642B" w:rsidP="000A642B">
      <w:pPr>
        <w:pBdr>
          <w:top w:val="nil"/>
          <w:left w:val="nil"/>
          <w:bottom w:val="nil"/>
          <w:right w:val="nil"/>
          <w:between w:val="nil"/>
        </w:pBdr>
        <w:spacing w:after="0" w:line="240" w:lineRule="auto"/>
        <w:ind w:left="1080"/>
        <w:jc w:val="center"/>
        <w:rPr>
          <w:ins w:id="95" w:author="Cuenta Microsoft" w:date="2025-09-30T11:52:00Z"/>
          <w:rFonts w:ascii="Arial" w:eastAsia="Arial" w:hAnsi="Arial" w:cs="Arial"/>
          <w:b/>
          <w:color w:val="000000" w:themeColor="text1"/>
        </w:rPr>
      </w:pPr>
    </w:p>
    <w:p w14:paraId="31C1A73C" w14:textId="77777777" w:rsidR="000A642B" w:rsidRDefault="000A642B" w:rsidP="000A642B">
      <w:pPr>
        <w:pBdr>
          <w:top w:val="nil"/>
          <w:left w:val="nil"/>
          <w:bottom w:val="nil"/>
          <w:right w:val="nil"/>
          <w:between w:val="nil"/>
        </w:pBdr>
        <w:spacing w:after="0" w:line="240" w:lineRule="auto"/>
        <w:ind w:left="1080"/>
        <w:jc w:val="center"/>
        <w:rPr>
          <w:ins w:id="96" w:author="Cuenta Microsoft" w:date="2025-09-30T11:52:00Z"/>
          <w:rFonts w:ascii="Arial" w:eastAsia="Arial" w:hAnsi="Arial" w:cs="Arial"/>
          <w:b/>
          <w:color w:val="000000" w:themeColor="text1"/>
        </w:rPr>
      </w:pPr>
    </w:p>
    <w:p w14:paraId="445A9C67" w14:textId="77777777" w:rsidR="000A642B" w:rsidRDefault="000A642B" w:rsidP="000A642B">
      <w:pPr>
        <w:pBdr>
          <w:top w:val="nil"/>
          <w:left w:val="nil"/>
          <w:bottom w:val="nil"/>
          <w:right w:val="nil"/>
          <w:between w:val="nil"/>
        </w:pBdr>
        <w:spacing w:after="0" w:line="240" w:lineRule="auto"/>
        <w:ind w:left="1080"/>
        <w:jc w:val="center"/>
        <w:rPr>
          <w:ins w:id="97" w:author="Cuenta Microsoft" w:date="2025-09-30T11:52:00Z"/>
          <w:rFonts w:ascii="Arial" w:eastAsia="Arial" w:hAnsi="Arial" w:cs="Arial"/>
          <w:b/>
          <w:color w:val="000000" w:themeColor="text1"/>
        </w:rPr>
      </w:pPr>
    </w:p>
    <w:p w14:paraId="1B641813" w14:textId="77777777" w:rsidR="000A642B" w:rsidRDefault="000A642B" w:rsidP="000A642B">
      <w:pPr>
        <w:pBdr>
          <w:top w:val="nil"/>
          <w:left w:val="nil"/>
          <w:bottom w:val="nil"/>
          <w:right w:val="nil"/>
          <w:between w:val="nil"/>
        </w:pBdr>
        <w:spacing w:after="0" w:line="240" w:lineRule="auto"/>
        <w:ind w:left="1080"/>
        <w:jc w:val="center"/>
        <w:rPr>
          <w:ins w:id="98" w:author="Cuenta Microsoft" w:date="2025-09-30T11:52:00Z"/>
          <w:rFonts w:ascii="Arial" w:eastAsia="Arial" w:hAnsi="Arial" w:cs="Arial"/>
          <w:b/>
          <w:color w:val="000000" w:themeColor="text1"/>
        </w:rPr>
      </w:pPr>
    </w:p>
    <w:p w14:paraId="6BFCAD0F" w14:textId="77777777" w:rsidR="002169A1" w:rsidRPr="00DF7288" w:rsidRDefault="002169A1" w:rsidP="002169A1">
      <w:pPr>
        <w:rPr>
          <w:ins w:id="99" w:author="Cuenta Microsoft" w:date="2025-09-30T13:36:00Z"/>
          <w:b/>
          <w:sz w:val="28"/>
          <w:szCs w:val="28"/>
        </w:rPr>
      </w:pPr>
      <w:ins w:id="100" w:author="Cuenta Microsoft" w:date="2025-09-30T13:36:00Z">
        <w:r w:rsidRPr="00DF7288">
          <w:rPr>
            <w:b/>
            <w:sz w:val="28"/>
            <w:szCs w:val="28"/>
          </w:rPr>
          <w:t>FILOSOF</w:t>
        </w:r>
        <w:r>
          <w:rPr>
            <w:b/>
            <w:sz w:val="28"/>
            <w:szCs w:val="28"/>
          </w:rPr>
          <w:t>Í</w:t>
        </w:r>
        <w:r w:rsidRPr="00DF7288">
          <w:rPr>
            <w:b/>
            <w:sz w:val="28"/>
            <w:szCs w:val="28"/>
          </w:rPr>
          <w:t>A</w:t>
        </w:r>
      </w:ins>
    </w:p>
    <w:p w14:paraId="57880E63" w14:textId="77777777" w:rsidR="002169A1" w:rsidRDefault="002169A1" w:rsidP="002169A1">
      <w:pPr>
        <w:ind w:right="-1170"/>
        <w:rPr>
          <w:ins w:id="101" w:author="Cuenta Microsoft" w:date="2025-09-30T13:36:00Z"/>
        </w:rPr>
      </w:pPr>
      <w:ins w:id="102" w:author="Cuenta Microsoft" w:date="2025-09-30T13:36:00Z">
        <w:r>
          <w:t>Actuar siempre con honestidad y compromiso en un ambiente de cooperación y respeto, aportando lo mejor de cada uno para alcanzar nuestra misión.</w:t>
        </w:r>
      </w:ins>
    </w:p>
    <w:p w14:paraId="69FC4AE5" w14:textId="77777777" w:rsidR="000A642B" w:rsidRPr="00F94CE5" w:rsidRDefault="000A642B" w:rsidP="000A642B">
      <w:pPr>
        <w:pBdr>
          <w:top w:val="nil"/>
          <w:left w:val="nil"/>
          <w:bottom w:val="nil"/>
          <w:right w:val="nil"/>
          <w:between w:val="nil"/>
        </w:pBdr>
        <w:spacing w:after="0" w:line="240" w:lineRule="auto"/>
        <w:ind w:left="1080"/>
        <w:jc w:val="center"/>
        <w:rPr>
          <w:ins w:id="103" w:author="Cuenta Microsoft" w:date="2025-09-30T11:52:00Z"/>
          <w:rFonts w:ascii="Arial" w:eastAsia="Arial" w:hAnsi="Arial" w:cs="Arial"/>
          <w:b/>
          <w:color w:val="000000" w:themeColor="text1"/>
        </w:rPr>
      </w:pPr>
    </w:p>
    <w:p w14:paraId="04689B24" w14:textId="77777777" w:rsidR="000A642B" w:rsidRPr="00F94CE5" w:rsidRDefault="000A642B" w:rsidP="000A642B">
      <w:pPr>
        <w:pBdr>
          <w:top w:val="nil"/>
          <w:left w:val="nil"/>
          <w:bottom w:val="nil"/>
          <w:right w:val="nil"/>
          <w:between w:val="nil"/>
        </w:pBdr>
        <w:spacing w:after="240" w:line="240" w:lineRule="auto"/>
        <w:ind w:left="1080"/>
        <w:jc w:val="center"/>
        <w:rPr>
          <w:ins w:id="104" w:author="Cuenta Microsoft" w:date="2025-09-30T11:52:00Z"/>
          <w:rFonts w:ascii="Arial" w:eastAsia="Arial" w:hAnsi="Arial" w:cs="Arial"/>
          <w:b/>
          <w:color w:val="000000" w:themeColor="text1"/>
        </w:rPr>
      </w:pPr>
      <w:ins w:id="105" w:author="Cuenta Microsoft" w:date="2025-09-30T11:52:00Z">
        <w:r w:rsidRPr="00F94CE5">
          <w:rPr>
            <w:rFonts w:ascii="Arial" w:eastAsia="Arial" w:hAnsi="Arial" w:cs="Arial"/>
            <w:b/>
            <w:color w:val="000000" w:themeColor="text1"/>
          </w:rPr>
          <w:lastRenderedPageBreak/>
          <w:t>VALORES</w:t>
        </w:r>
      </w:ins>
    </w:p>
    <w:p w14:paraId="3C1459FE" w14:textId="77777777" w:rsidR="000A642B" w:rsidRPr="00F94CE5" w:rsidRDefault="000A642B" w:rsidP="000A642B">
      <w:pPr>
        <w:numPr>
          <w:ilvl w:val="0"/>
          <w:numId w:val="11"/>
        </w:numPr>
        <w:pBdr>
          <w:top w:val="nil"/>
          <w:left w:val="nil"/>
          <w:bottom w:val="nil"/>
          <w:right w:val="nil"/>
          <w:between w:val="nil"/>
        </w:pBdr>
        <w:spacing w:after="0" w:line="240" w:lineRule="auto"/>
        <w:rPr>
          <w:ins w:id="106" w:author="Cuenta Microsoft" w:date="2025-09-30T11:52:00Z"/>
          <w:color w:val="000000" w:themeColor="text1"/>
        </w:rPr>
      </w:pPr>
      <w:ins w:id="107" w:author="Cuenta Microsoft" w:date="2025-09-30T11:52:00Z">
        <w:r w:rsidRPr="00F94CE5">
          <w:rPr>
            <w:b/>
            <w:color w:val="000000" w:themeColor="text1"/>
          </w:rPr>
          <w:t xml:space="preserve">Calidad: </w:t>
        </w:r>
        <w:r w:rsidRPr="00F94CE5">
          <w:rPr>
            <w:rFonts w:ascii="Arial" w:eastAsia="Arial" w:hAnsi="Arial" w:cs="Arial"/>
            <w:color w:val="000000" w:themeColor="text1"/>
          </w:rPr>
          <w:t>Procurar brindar un servicio educativo con calidad independientemente de la región en que está ubicada la escuela.</w:t>
        </w:r>
      </w:ins>
    </w:p>
    <w:p w14:paraId="73CD3BAA" w14:textId="77777777" w:rsidR="000A642B" w:rsidRPr="00F94CE5" w:rsidRDefault="000A642B" w:rsidP="000A642B">
      <w:pPr>
        <w:pBdr>
          <w:top w:val="nil"/>
          <w:left w:val="nil"/>
          <w:bottom w:val="nil"/>
          <w:right w:val="nil"/>
          <w:between w:val="nil"/>
        </w:pBdr>
        <w:spacing w:after="0" w:line="240" w:lineRule="auto"/>
        <w:ind w:left="720"/>
        <w:rPr>
          <w:ins w:id="108" w:author="Cuenta Microsoft" w:date="2025-09-30T11:52:00Z"/>
          <w:color w:val="000000" w:themeColor="text1"/>
        </w:rPr>
      </w:pPr>
    </w:p>
    <w:p w14:paraId="2376D328" w14:textId="77777777" w:rsidR="000A642B" w:rsidRPr="00F94CE5" w:rsidRDefault="000A642B" w:rsidP="000A642B">
      <w:pPr>
        <w:pBdr>
          <w:top w:val="nil"/>
          <w:left w:val="nil"/>
          <w:bottom w:val="nil"/>
          <w:right w:val="nil"/>
          <w:between w:val="nil"/>
        </w:pBdr>
        <w:spacing w:after="0" w:line="240" w:lineRule="auto"/>
        <w:rPr>
          <w:ins w:id="109" w:author="Cuenta Microsoft" w:date="2025-09-30T11:52:00Z"/>
          <w:color w:val="000000" w:themeColor="text1"/>
        </w:rPr>
      </w:pPr>
    </w:p>
    <w:p w14:paraId="208F7CAD" w14:textId="77777777" w:rsidR="000A642B" w:rsidRPr="00F94CE5" w:rsidRDefault="000A642B" w:rsidP="000A642B">
      <w:pPr>
        <w:numPr>
          <w:ilvl w:val="0"/>
          <w:numId w:val="11"/>
        </w:numPr>
        <w:pBdr>
          <w:top w:val="nil"/>
          <w:left w:val="nil"/>
          <w:bottom w:val="nil"/>
          <w:right w:val="nil"/>
          <w:between w:val="nil"/>
        </w:pBdr>
        <w:spacing w:after="0" w:line="240" w:lineRule="auto"/>
        <w:rPr>
          <w:ins w:id="110" w:author="Cuenta Microsoft" w:date="2025-09-30T11:52:00Z"/>
          <w:color w:val="000000" w:themeColor="text1"/>
        </w:rPr>
      </w:pPr>
      <w:ins w:id="111" w:author="Cuenta Microsoft" w:date="2025-09-30T11:52:00Z">
        <w:r w:rsidRPr="00F94CE5">
          <w:rPr>
            <w:b/>
            <w:color w:val="000000" w:themeColor="text1"/>
          </w:rPr>
          <w:t xml:space="preserve">Respeto: </w:t>
        </w:r>
        <w:r w:rsidRPr="00F94CE5">
          <w:rPr>
            <w:rFonts w:ascii="Arial" w:eastAsia="Arial" w:hAnsi="Arial" w:cs="Arial"/>
            <w:color w:val="000000" w:themeColor="text1"/>
          </w:rPr>
          <w:t>El respeto implica la comprensión y la aceptación para con los demás, respetando sus ideas y creencias.</w:t>
        </w:r>
      </w:ins>
    </w:p>
    <w:p w14:paraId="3BAEB5D7" w14:textId="77777777" w:rsidR="000A642B" w:rsidRPr="00F94CE5" w:rsidRDefault="000A642B" w:rsidP="000A642B">
      <w:pPr>
        <w:pBdr>
          <w:top w:val="nil"/>
          <w:left w:val="nil"/>
          <w:bottom w:val="nil"/>
          <w:right w:val="nil"/>
          <w:between w:val="nil"/>
        </w:pBdr>
        <w:spacing w:after="0" w:line="240" w:lineRule="auto"/>
        <w:ind w:left="720"/>
        <w:rPr>
          <w:ins w:id="112" w:author="Cuenta Microsoft" w:date="2025-09-30T11:52:00Z"/>
          <w:color w:val="000000" w:themeColor="text1"/>
        </w:rPr>
      </w:pPr>
    </w:p>
    <w:p w14:paraId="3882CD67" w14:textId="77777777" w:rsidR="000A642B" w:rsidRPr="00F94CE5" w:rsidRDefault="000A642B" w:rsidP="000A642B">
      <w:pPr>
        <w:pBdr>
          <w:top w:val="nil"/>
          <w:left w:val="nil"/>
          <w:bottom w:val="nil"/>
          <w:right w:val="nil"/>
          <w:between w:val="nil"/>
        </w:pBdr>
        <w:spacing w:after="0" w:line="240" w:lineRule="auto"/>
        <w:rPr>
          <w:ins w:id="113" w:author="Cuenta Microsoft" w:date="2025-09-30T11:52:00Z"/>
          <w:color w:val="000000" w:themeColor="text1"/>
        </w:rPr>
      </w:pPr>
    </w:p>
    <w:p w14:paraId="0D0EA929" w14:textId="77777777" w:rsidR="000A642B" w:rsidRPr="00F94CE5" w:rsidRDefault="000A642B" w:rsidP="000A642B">
      <w:pPr>
        <w:numPr>
          <w:ilvl w:val="0"/>
          <w:numId w:val="11"/>
        </w:numPr>
        <w:pBdr>
          <w:top w:val="nil"/>
          <w:left w:val="nil"/>
          <w:bottom w:val="nil"/>
          <w:right w:val="nil"/>
          <w:between w:val="nil"/>
        </w:pBdr>
        <w:jc w:val="both"/>
        <w:rPr>
          <w:ins w:id="114" w:author="Cuenta Microsoft" w:date="2025-09-30T11:52:00Z"/>
          <w:color w:val="000000" w:themeColor="text1"/>
        </w:rPr>
      </w:pPr>
      <w:ins w:id="115" w:author="Cuenta Microsoft" w:date="2025-09-30T11:52:00Z">
        <w:r w:rsidRPr="00F94CE5">
          <w:rPr>
            <w:b/>
            <w:color w:val="000000" w:themeColor="text1"/>
          </w:rPr>
          <w:t xml:space="preserve">Cuidado del medio ambiente: </w:t>
        </w:r>
        <w:r w:rsidRPr="00F94CE5">
          <w:rPr>
            <w:rFonts w:ascii="Arial" w:eastAsia="Arial" w:hAnsi="Arial" w:cs="Arial"/>
            <w:color w:val="000000" w:themeColor="text1"/>
          </w:rPr>
          <w:t>Promovemos el cuidado del medio ambiente para garantizar la calidad de vida de las generaciones futuras, promoviendo prácticas responsables de sustentabilidad ambiental, cuidado de los ecosistemas y el uso eficiente de los recursos naturales.</w:t>
        </w:r>
      </w:ins>
    </w:p>
    <w:p w14:paraId="067C3AFA" w14:textId="77777777" w:rsidR="000A642B" w:rsidRPr="00F94CE5" w:rsidRDefault="000A642B" w:rsidP="000A642B">
      <w:pPr>
        <w:numPr>
          <w:ilvl w:val="0"/>
          <w:numId w:val="11"/>
        </w:numPr>
        <w:pBdr>
          <w:top w:val="nil"/>
          <w:left w:val="nil"/>
          <w:bottom w:val="nil"/>
          <w:right w:val="nil"/>
          <w:between w:val="nil"/>
        </w:pBdr>
        <w:spacing w:after="0" w:line="240" w:lineRule="auto"/>
        <w:rPr>
          <w:ins w:id="116" w:author="Cuenta Microsoft" w:date="2025-09-30T11:52:00Z"/>
          <w:b/>
          <w:color w:val="000000" w:themeColor="text1"/>
        </w:rPr>
      </w:pPr>
      <w:ins w:id="117" w:author="Cuenta Microsoft" w:date="2025-09-30T11:52:00Z">
        <w:r w:rsidRPr="00F94CE5">
          <w:rPr>
            <w:b/>
            <w:color w:val="000000" w:themeColor="text1"/>
          </w:rPr>
          <w:t xml:space="preserve">Responsabilidad: </w:t>
        </w:r>
        <w:r w:rsidRPr="00F94CE5">
          <w:rPr>
            <w:rFonts w:ascii="Arial" w:eastAsia="Arial" w:hAnsi="Arial" w:cs="Arial"/>
            <w:color w:val="000000" w:themeColor="text1"/>
          </w:rPr>
          <w:t>En el manejo eficiente de los recursos humanos, materiales y financieros del plantel educativo.</w:t>
        </w:r>
      </w:ins>
    </w:p>
    <w:p w14:paraId="66EF3B52" w14:textId="77777777" w:rsidR="000A642B" w:rsidRPr="00F94CE5" w:rsidRDefault="000A642B" w:rsidP="000A642B">
      <w:pPr>
        <w:pBdr>
          <w:top w:val="nil"/>
          <w:left w:val="nil"/>
          <w:bottom w:val="nil"/>
          <w:right w:val="nil"/>
          <w:between w:val="nil"/>
        </w:pBdr>
        <w:spacing w:after="0" w:line="240" w:lineRule="auto"/>
        <w:rPr>
          <w:ins w:id="118" w:author="Cuenta Microsoft" w:date="2025-09-30T11:52:00Z"/>
          <w:b/>
          <w:color w:val="000000" w:themeColor="text1"/>
        </w:rPr>
      </w:pPr>
    </w:p>
    <w:p w14:paraId="02C3A2F7" w14:textId="77777777" w:rsidR="000A642B" w:rsidRPr="00F94CE5" w:rsidRDefault="000A642B" w:rsidP="000A642B">
      <w:pPr>
        <w:pBdr>
          <w:top w:val="nil"/>
          <w:left w:val="nil"/>
          <w:bottom w:val="nil"/>
          <w:right w:val="nil"/>
          <w:between w:val="nil"/>
        </w:pBdr>
        <w:spacing w:after="0" w:line="240" w:lineRule="auto"/>
        <w:ind w:left="720"/>
        <w:rPr>
          <w:ins w:id="119" w:author="Cuenta Microsoft" w:date="2025-09-30T11:52:00Z"/>
          <w:b/>
          <w:color w:val="000000" w:themeColor="text1"/>
        </w:rPr>
      </w:pPr>
    </w:p>
    <w:p w14:paraId="264F9FF8" w14:textId="77777777" w:rsidR="000A642B" w:rsidRPr="00F94CE5" w:rsidRDefault="000A642B" w:rsidP="000A642B">
      <w:pPr>
        <w:numPr>
          <w:ilvl w:val="0"/>
          <w:numId w:val="11"/>
        </w:numPr>
        <w:pBdr>
          <w:top w:val="nil"/>
          <w:left w:val="nil"/>
          <w:bottom w:val="nil"/>
          <w:right w:val="nil"/>
          <w:between w:val="nil"/>
        </w:pBdr>
        <w:spacing w:after="0"/>
        <w:jc w:val="both"/>
        <w:rPr>
          <w:ins w:id="120" w:author="Cuenta Microsoft" w:date="2025-09-30T11:52:00Z"/>
          <w:b/>
          <w:color w:val="000000" w:themeColor="text1"/>
        </w:rPr>
      </w:pPr>
      <w:ins w:id="121" w:author="Cuenta Microsoft" w:date="2025-09-30T11:52:00Z">
        <w:r w:rsidRPr="00F94CE5">
          <w:rPr>
            <w:b/>
            <w:color w:val="000000" w:themeColor="text1"/>
          </w:rPr>
          <w:t xml:space="preserve">Trabajo en equipo: </w:t>
        </w:r>
        <w:r w:rsidRPr="00F94CE5">
          <w:rPr>
            <w:rFonts w:ascii="Arial" w:eastAsia="Arial" w:hAnsi="Arial" w:cs="Arial"/>
            <w:color w:val="000000" w:themeColor="text1"/>
          </w:rPr>
          <w:t>Teniendo presente que la formación integral de los jóvenes no es tarea de una sola persona, sino de los diferentes actores en el ámbito escolar.</w:t>
        </w:r>
      </w:ins>
    </w:p>
    <w:p w14:paraId="57B8B673" w14:textId="77777777" w:rsidR="000A642B" w:rsidRPr="00F94CE5" w:rsidRDefault="000A642B" w:rsidP="000A642B">
      <w:pPr>
        <w:pBdr>
          <w:top w:val="nil"/>
          <w:left w:val="nil"/>
          <w:bottom w:val="nil"/>
          <w:right w:val="nil"/>
          <w:between w:val="nil"/>
        </w:pBdr>
        <w:ind w:left="720"/>
        <w:jc w:val="both"/>
        <w:rPr>
          <w:ins w:id="122" w:author="Cuenta Microsoft" w:date="2025-09-30T11:52:00Z"/>
          <w:rFonts w:ascii="Arial" w:eastAsia="Arial" w:hAnsi="Arial" w:cs="Arial"/>
          <w:b/>
          <w:color w:val="000000" w:themeColor="text1"/>
        </w:rPr>
      </w:pPr>
    </w:p>
    <w:p w14:paraId="643C43F3" w14:textId="77777777" w:rsidR="000A642B" w:rsidRPr="00F94CE5" w:rsidRDefault="000A642B" w:rsidP="000A642B">
      <w:pPr>
        <w:numPr>
          <w:ilvl w:val="0"/>
          <w:numId w:val="11"/>
        </w:numPr>
        <w:pBdr>
          <w:top w:val="nil"/>
          <w:left w:val="nil"/>
          <w:bottom w:val="nil"/>
          <w:right w:val="nil"/>
          <w:between w:val="nil"/>
        </w:pBdr>
        <w:spacing w:after="0" w:line="240" w:lineRule="auto"/>
        <w:rPr>
          <w:ins w:id="123" w:author="Cuenta Microsoft" w:date="2025-09-30T11:52:00Z"/>
          <w:b/>
          <w:color w:val="000000" w:themeColor="text1"/>
        </w:rPr>
      </w:pPr>
      <w:ins w:id="124" w:author="Cuenta Microsoft" w:date="2025-09-30T11:52:00Z">
        <w:r w:rsidRPr="00F94CE5">
          <w:rPr>
            <w:b/>
            <w:color w:val="000000" w:themeColor="text1"/>
          </w:rPr>
          <w:t xml:space="preserve">Creatividad: </w:t>
        </w:r>
        <w:r w:rsidRPr="00F94CE5">
          <w:rPr>
            <w:rFonts w:ascii="Arial" w:eastAsia="Arial" w:hAnsi="Arial" w:cs="Arial"/>
            <w:color w:val="000000" w:themeColor="text1"/>
          </w:rPr>
          <w:t>La educación actual tiene que ser acorde a los tiempos en que vivimos por lo consiguiente la educación moderna tiene que implementar la creatividad en planeación didáctica.</w:t>
        </w:r>
      </w:ins>
    </w:p>
    <w:p w14:paraId="7707A9E0" w14:textId="77777777" w:rsidR="000A642B" w:rsidRPr="00F94CE5" w:rsidRDefault="000A642B" w:rsidP="000A642B">
      <w:pPr>
        <w:pBdr>
          <w:top w:val="nil"/>
          <w:left w:val="nil"/>
          <w:bottom w:val="nil"/>
          <w:right w:val="nil"/>
          <w:between w:val="nil"/>
        </w:pBdr>
        <w:spacing w:after="0" w:line="240" w:lineRule="auto"/>
        <w:rPr>
          <w:ins w:id="125" w:author="Cuenta Microsoft" w:date="2025-09-30T11:52:00Z"/>
          <w:b/>
          <w:color w:val="000000" w:themeColor="text1"/>
        </w:rPr>
      </w:pPr>
    </w:p>
    <w:p w14:paraId="7C0CE617" w14:textId="77777777" w:rsidR="000A642B" w:rsidRPr="00F94CE5" w:rsidRDefault="000A642B" w:rsidP="000A642B">
      <w:pPr>
        <w:pBdr>
          <w:top w:val="nil"/>
          <w:left w:val="nil"/>
          <w:bottom w:val="nil"/>
          <w:right w:val="nil"/>
          <w:between w:val="nil"/>
        </w:pBdr>
        <w:spacing w:after="0" w:line="240" w:lineRule="auto"/>
        <w:rPr>
          <w:ins w:id="126" w:author="Cuenta Microsoft" w:date="2025-09-30T11:52:00Z"/>
          <w:b/>
          <w:color w:val="000000" w:themeColor="text1"/>
        </w:rPr>
      </w:pPr>
    </w:p>
    <w:p w14:paraId="15E3F9F8" w14:textId="77777777" w:rsidR="000A642B" w:rsidRPr="00F94CE5" w:rsidRDefault="000A642B" w:rsidP="000A642B">
      <w:pPr>
        <w:pBdr>
          <w:top w:val="nil"/>
          <w:left w:val="nil"/>
          <w:bottom w:val="nil"/>
          <w:right w:val="nil"/>
          <w:between w:val="nil"/>
        </w:pBdr>
        <w:spacing w:after="0" w:line="240" w:lineRule="auto"/>
        <w:ind w:left="720"/>
        <w:rPr>
          <w:ins w:id="127" w:author="Cuenta Microsoft" w:date="2025-09-30T11:52:00Z"/>
          <w:b/>
          <w:color w:val="000000" w:themeColor="text1"/>
        </w:rPr>
      </w:pPr>
    </w:p>
    <w:p w14:paraId="65F94B13" w14:textId="7698C4FF" w:rsidR="000A642B" w:rsidRPr="00451839" w:rsidRDefault="000A642B" w:rsidP="000A642B">
      <w:pPr>
        <w:numPr>
          <w:ilvl w:val="0"/>
          <w:numId w:val="11"/>
        </w:numPr>
        <w:pBdr>
          <w:top w:val="nil"/>
          <w:left w:val="nil"/>
          <w:bottom w:val="nil"/>
          <w:right w:val="nil"/>
          <w:between w:val="nil"/>
        </w:pBdr>
        <w:spacing w:after="0" w:line="240" w:lineRule="auto"/>
        <w:rPr>
          <w:ins w:id="128" w:author="Cuenta Microsoft" w:date="2025-09-30T11:52:00Z"/>
          <w:b/>
          <w:color w:val="000000" w:themeColor="text1"/>
        </w:rPr>
      </w:pPr>
      <w:ins w:id="129" w:author="Cuenta Microsoft" w:date="2025-09-30T11:52:00Z">
        <w:r w:rsidRPr="00F94CE5">
          <w:rPr>
            <w:b/>
            <w:color w:val="000000" w:themeColor="text1"/>
          </w:rPr>
          <w:t xml:space="preserve">Libertad: </w:t>
        </w:r>
        <w:r w:rsidRPr="00F94CE5">
          <w:rPr>
            <w:rFonts w:ascii="Arial" w:eastAsia="Arial" w:hAnsi="Arial" w:cs="Arial"/>
            <w:color w:val="000000" w:themeColor="text1"/>
          </w:rPr>
          <w:t>Un valor que todo ser humano debemos practicar para permitirnos tener un cr</w:t>
        </w:r>
        <w:r w:rsidR="00E826F2">
          <w:rPr>
            <w:rFonts w:ascii="Arial" w:eastAsia="Arial" w:hAnsi="Arial" w:cs="Arial"/>
            <w:color w:val="000000" w:themeColor="text1"/>
          </w:rPr>
          <w:t>ecimiento emocional.</w:t>
        </w:r>
      </w:ins>
    </w:p>
    <w:p w14:paraId="59F8CE70" w14:textId="77777777" w:rsidR="000A642B" w:rsidRPr="00E826F2" w:rsidRDefault="000A642B">
      <w:pPr>
        <w:pBdr>
          <w:top w:val="nil"/>
          <w:left w:val="nil"/>
          <w:bottom w:val="nil"/>
          <w:right w:val="nil"/>
          <w:between w:val="nil"/>
        </w:pBdr>
        <w:spacing w:after="0" w:line="240" w:lineRule="auto"/>
        <w:rPr>
          <w:ins w:id="130" w:author="Cuenta Microsoft" w:date="2025-09-30T11:52:00Z"/>
          <w:b/>
          <w:color w:val="000000" w:themeColor="text1"/>
        </w:rPr>
        <w:pPrChange w:id="131" w:author="Cuenta Microsoft" w:date="2025-10-01T08:27:00Z">
          <w:pPr>
            <w:numPr>
              <w:numId w:val="11"/>
            </w:numPr>
            <w:pBdr>
              <w:top w:val="nil"/>
              <w:left w:val="nil"/>
              <w:bottom w:val="nil"/>
              <w:right w:val="nil"/>
              <w:between w:val="nil"/>
            </w:pBdr>
            <w:spacing w:after="0" w:line="240" w:lineRule="auto"/>
            <w:ind w:left="720" w:hanging="360"/>
          </w:pPr>
        </w:pPrChange>
      </w:pPr>
    </w:p>
    <w:p w14:paraId="44380BB5" w14:textId="77777777" w:rsidR="00471761" w:rsidRDefault="000A642B" w:rsidP="000A642B">
      <w:pPr>
        <w:pBdr>
          <w:top w:val="nil"/>
          <w:left w:val="nil"/>
          <w:bottom w:val="nil"/>
          <w:right w:val="nil"/>
          <w:between w:val="nil"/>
        </w:pBdr>
        <w:spacing w:after="0" w:line="240" w:lineRule="auto"/>
        <w:ind w:left="720"/>
        <w:rPr>
          <w:ins w:id="132" w:author="Cuenta Microsoft" w:date="2025-10-01T08:40:00Z"/>
          <w:b/>
          <w:color w:val="000000" w:themeColor="text1"/>
        </w:rPr>
      </w:pPr>
      <w:ins w:id="133" w:author="Cuenta Microsoft" w:date="2025-09-30T11:52:00Z">
        <w:r>
          <w:rPr>
            <w:b/>
            <w:color w:val="000000" w:themeColor="text1"/>
          </w:rPr>
          <w:t xml:space="preserve">                                                                                 </w:t>
        </w:r>
      </w:ins>
    </w:p>
    <w:p w14:paraId="0DEF632F" w14:textId="77777777" w:rsidR="00471761" w:rsidRDefault="00471761" w:rsidP="000A642B">
      <w:pPr>
        <w:pBdr>
          <w:top w:val="nil"/>
          <w:left w:val="nil"/>
          <w:bottom w:val="nil"/>
          <w:right w:val="nil"/>
          <w:between w:val="nil"/>
        </w:pBdr>
        <w:spacing w:after="0" w:line="240" w:lineRule="auto"/>
        <w:ind w:left="720"/>
        <w:rPr>
          <w:ins w:id="134" w:author="Cuenta Microsoft" w:date="2025-10-01T08:40:00Z"/>
          <w:b/>
          <w:color w:val="000000" w:themeColor="text1"/>
        </w:rPr>
      </w:pPr>
    </w:p>
    <w:p w14:paraId="33BCCCA1" w14:textId="77777777" w:rsidR="00471761" w:rsidRDefault="00471761" w:rsidP="000A642B">
      <w:pPr>
        <w:pBdr>
          <w:top w:val="nil"/>
          <w:left w:val="nil"/>
          <w:bottom w:val="nil"/>
          <w:right w:val="nil"/>
          <w:between w:val="nil"/>
        </w:pBdr>
        <w:spacing w:after="0" w:line="240" w:lineRule="auto"/>
        <w:ind w:left="720"/>
        <w:rPr>
          <w:ins w:id="135" w:author="Cuenta Microsoft" w:date="2025-10-01T08:40:00Z"/>
          <w:b/>
          <w:color w:val="000000" w:themeColor="text1"/>
        </w:rPr>
      </w:pPr>
    </w:p>
    <w:p w14:paraId="6D030C0F" w14:textId="77777777" w:rsidR="00471761" w:rsidRDefault="00471761" w:rsidP="000A642B">
      <w:pPr>
        <w:pBdr>
          <w:top w:val="nil"/>
          <w:left w:val="nil"/>
          <w:bottom w:val="nil"/>
          <w:right w:val="nil"/>
          <w:between w:val="nil"/>
        </w:pBdr>
        <w:spacing w:after="0" w:line="240" w:lineRule="auto"/>
        <w:ind w:left="720"/>
        <w:rPr>
          <w:ins w:id="136" w:author="Cuenta Microsoft" w:date="2025-10-01T08:40:00Z"/>
          <w:b/>
          <w:color w:val="000000" w:themeColor="text1"/>
        </w:rPr>
      </w:pPr>
    </w:p>
    <w:p w14:paraId="28F297E8" w14:textId="77777777" w:rsidR="00471761" w:rsidRDefault="00471761" w:rsidP="000A642B">
      <w:pPr>
        <w:pBdr>
          <w:top w:val="nil"/>
          <w:left w:val="nil"/>
          <w:bottom w:val="nil"/>
          <w:right w:val="nil"/>
          <w:between w:val="nil"/>
        </w:pBdr>
        <w:spacing w:after="0" w:line="240" w:lineRule="auto"/>
        <w:ind w:left="720"/>
        <w:rPr>
          <w:ins w:id="137" w:author="Cuenta Microsoft" w:date="2025-10-01T08:40:00Z"/>
          <w:b/>
          <w:color w:val="000000" w:themeColor="text1"/>
        </w:rPr>
      </w:pPr>
    </w:p>
    <w:p w14:paraId="7DBA6DE1" w14:textId="77777777" w:rsidR="00471761" w:rsidRDefault="00471761" w:rsidP="000A642B">
      <w:pPr>
        <w:pBdr>
          <w:top w:val="nil"/>
          <w:left w:val="nil"/>
          <w:bottom w:val="nil"/>
          <w:right w:val="nil"/>
          <w:between w:val="nil"/>
        </w:pBdr>
        <w:spacing w:after="0" w:line="240" w:lineRule="auto"/>
        <w:ind w:left="720"/>
        <w:rPr>
          <w:ins w:id="138" w:author="Cuenta Microsoft" w:date="2025-10-01T08:40:00Z"/>
          <w:b/>
          <w:color w:val="000000" w:themeColor="text1"/>
        </w:rPr>
      </w:pPr>
    </w:p>
    <w:p w14:paraId="3914942D" w14:textId="74163F54" w:rsidR="000A642B" w:rsidRPr="00451839" w:rsidRDefault="000A642B">
      <w:pPr>
        <w:pBdr>
          <w:top w:val="nil"/>
          <w:left w:val="nil"/>
          <w:bottom w:val="nil"/>
          <w:right w:val="nil"/>
          <w:between w:val="nil"/>
        </w:pBdr>
        <w:spacing w:after="0" w:line="240" w:lineRule="auto"/>
        <w:ind w:left="720"/>
        <w:jc w:val="center"/>
        <w:rPr>
          <w:ins w:id="139" w:author="Cuenta Microsoft" w:date="2025-09-30T11:52:00Z"/>
          <w:b/>
          <w:color w:val="000000" w:themeColor="text1"/>
        </w:rPr>
        <w:pPrChange w:id="140" w:author="Cuenta Microsoft" w:date="2025-10-01T08:40:00Z">
          <w:pPr>
            <w:pBdr>
              <w:top w:val="nil"/>
              <w:left w:val="nil"/>
              <w:bottom w:val="nil"/>
              <w:right w:val="nil"/>
              <w:between w:val="nil"/>
            </w:pBdr>
            <w:spacing w:after="0" w:line="240" w:lineRule="auto"/>
            <w:ind w:left="720"/>
          </w:pPr>
        </w:pPrChange>
      </w:pPr>
      <w:ins w:id="141" w:author="Cuenta Microsoft" w:date="2025-09-30T11:52:00Z">
        <w:r w:rsidRPr="00451839">
          <w:rPr>
            <w:rFonts w:ascii="Arial" w:hAnsi="Arial" w:cs="Arial"/>
            <w:b/>
            <w:bCs/>
            <w:color w:val="000000" w:themeColor="text1"/>
            <w:sz w:val="48"/>
            <w:szCs w:val="48"/>
          </w:rPr>
          <w:lastRenderedPageBreak/>
          <w:t>Objetivo</w:t>
        </w:r>
      </w:ins>
    </w:p>
    <w:p w14:paraId="658554FE" w14:textId="7662AB5D" w:rsidR="000A642B" w:rsidRPr="00004BF1" w:rsidRDefault="000A642B" w:rsidP="000A642B">
      <w:pPr>
        <w:jc w:val="both"/>
        <w:rPr>
          <w:ins w:id="142" w:author="Cuenta Microsoft" w:date="2025-09-30T11:52:00Z"/>
          <w:rFonts w:ascii="Arial" w:hAnsi="Arial" w:cs="Arial"/>
          <w:color w:val="000000" w:themeColor="text1"/>
        </w:rPr>
      </w:pPr>
      <w:ins w:id="143" w:author="Cuenta Microsoft" w:date="2025-09-30T11:52:00Z">
        <w:r w:rsidRPr="00004BF1">
          <w:rPr>
            <w:rFonts w:ascii="Arial" w:hAnsi="Arial" w:cs="Arial"/>
            <w:color w:val="000000" w:themeColor="text1"/>
          </w:rPr>
          <w:t>El o</w:t>
        </w:r>
        <w:r>
          <w:rPr>
            <w:rFonts w:ascii="Arial" w:hAnsi="Arial" w:cs="Arial"/>
            <w:color w:val="000000" w:themeColor="text1"/>
          </w:rPr>
          <w:t>bj</w:t>
        </w:r>
        <w:r w:rsidRPr="00004BF1">
          <w:rPr>
            <w:rFonts w:ascii="Arial" w:hAnsi="Arial" w:cs="Arial"/>
            <w:color w:val="000000" w:themeColor="text1"/>
          </w:rPr>
          <w:t>eti</w:t>
        </w:r>
        <w:r>
          <w:rPr>
            <w:rFonts w:ascii="Arial" w:hAnsi="Arial" w:cs="Arial"/>
            <w:color w:val="000000" w:themeColor="text1"/>
          </w:rPr>
          <w:t>v</w:t>
        </w:r>
        <w:r w:rsidRPr="00004BF1">
          <w:rPr>
            <w:rFonts w:ascii="Arial" w:hAnsi="Arial" w:cs="Arial"/>
            <w:color w:val="000000" w:themeColor="text1"/>
          </w:rPr>
          <w:t>o de la planeación para la me</w:t>
        </w:r>
        <w:r>
          <w:rPr>
            <w:rFonts w:ascii="Arial" w:hAnsi="Arial" w:cs="Arial"/>
            <w:color w:val="000000" w:themeColor="text1"/>
          </w:rPr>
          <w:t>jo</w:t>
        </w:r>
        <w:r w:rsidRPr="00004BF1">
          <w:rPr>
            <w:rFonts w:ascii="Arial" w:hAnsi="Arial" w:cs="Arial"/>
            <w:color w:val="000000" w:themeColor="text1"/>
          </w:rPr>
          <w:t>ra continua del presente cic</w:t>
        </w:r>
        <w:r>
          <w:rPr>
            <w:rFonts w:ascii="Arial" w:hAnsi="Arial" w:cs="Arial"/>
            <w:color w:val="000000" w:themeColor="text1"/>
          </w:rPr>
          <w:t>l</w:t>
        </w:r>
        <w:r w:rsidRPr="00004BF1">
          <w:rPr>
            <w:rFonts w:ascii="Arial" w:hAnsi="Arial" w:cs="Arial"/>
            <w:color w:val="000000" w:themeColor="text1"/>
          </w:rPr>
          <w:t>o</w:t>
        </w:r>
        <w:r>
          <w:rPr>
            <w:rFonts w:ascii="Arial" w:hAnsi="Arial" w:cs="Arial"/>
            <w:color w:val="000000" w:themeColor="text1"/>
          </w:rPr>
          <w:t xml:space="preserve"> </w:t>
        </w:r>
        <w:r w:rsidRPr="00004BF1">
          <w:rPr>
            <w:rFonts w:ascii="Arial" w:hAnsi="Arial" w:cs="Arial"/>
            <w:color w:val="000000" w:themeColor="text1"/>
          </w:rPr>
          <w:t>escolar</w:t>
        </w:r>
        <w:r>
          <w:rPr>
            <w:rFonts w:ascii="Arial" w:hAnsi="Arial" w:cs="Arial"/>
            <w:color w:val="000000" w:themeColor="text1"/>
          </w:rPr>
          <w:t xml:space="preserve"> 2025-2026, t</w:t>
        </w:r>
        <w:r w:rsidRPr="00004BF1">
          <w:rPr>
            <w:rFonts w:ascii="Arial" w:hAnsi="Arial" w:cs="Arial"/>
            <w:color w:val="000000" w:themeColor="text1"/>
          </w:rPr>
          <w:t>iene la finalidad de dirigir y</w:t>
        </w:r>
        <w:r>
          <w:rPr>
            <w:rFonts w:ascii="Arial" w:hAnsi="Arial" w:cs="Arial"/>
            <w:color w:val="000000" w:themeColor="text1"/>
          </w:rPr>
          <w:t xml:space="preserve"> </w:t>
        </w:r>
        <w:r w:rsidRPr="00004BF1">
          <w:rPr>
            <w:rFonts w:ascii="Arial" w:hAnsi="Arial" w:cs="Arial"/>
            <w:color w:val="000000" w:themeColor="text1"/>
          </w:rPr>
          <w:t>enca</w:t>
        </w:r>
        <w:r>
          <w:rPr>
            <w:rFonts w:ascii="Arial" w:hAnsi="Arial" w:cs="Arial"/>
            <w:color w:val="000000" w:themeColor="text1"/>
          </w:rPr>
          <w:t>us</w:t>
        </w:r>
        <w:r w:rsidRPr="00004BF1">
          <w:rPr>
            <w:rFonts w:ascii="Arial" w:hAnsi="Arial" w:cs="Arial"/>
            <w:color w:val="000000" w:themeColor="text1"/>
          </w:rPr>
          <w:t>a</w:t>
        </w:r>
        <w:r>
          <w:rPr>
            <w:rFonts w:ascii="Arial" w:hAnsi="Arial" w:cs="Arial"/>
            <w:color w:val="000000" w:themeColor="text1"/>
          </w:rPr>
          <w:t>r</w:t>
        </w:r>
        <w:r w:rsidRPr="00004BF1">
          <w:rPr>
            <w:rFonts w:ascii="Arial" w:hAnsi="Arial" w:cs="Arial"/>
            <w:color w:val="000000" w:themeColor="text1"/>
          </w:rPr>
          <w:t xml:space="preserve"> las acciones que contri</w:t>
        </w:r>
        <w:r>
          <w:rPr>
            <w:rFonts w:ascii="Arial" w:hAnsi="Arial" w:cs="Arial"/>
            <w:color w:val="000000" w:themeColor="text1"/>
          </w:rPr>
          <w:t>buyan</w:t>
        </w:r>
        <w:r w:rsidRPr="00004BF1">
          <w:rPr>
            <w:rFonts w:ascii="Arial" w:hAnsi="Arial" w:cs="Arial"/>
            <w:color w:val="000000" w:themeColor="text1"/>
          </w:rPr>
          <w:t xml:space="preserve"> al logro de la ex</w:t>
        </w:r>
        <w:r>
          <w:rPr>
            <w:rFonts w:ascii="Arial" w:hAnsi="Arial" w:cs="Arial"/>
            <w:color w:val="000000" w:themeColor="text1"/>
          </w:rPr>
          <w:t>c</w:t>
        </w:r>
        <w:r w:rsidRPr="00004BF1">
          <w:rPr>
            <w:rFonts w:ascii="Arial" w:hAnsi="Arial" w:cs="Arial"/>
            <w:color w:val="000000" w:themeColor="text1"/>
          </w:rPr>
          <w:t>elen</w:t>
        </w:r>
        <w:r>
          <w:rPr>
            <w:rFonts w:ascii="Arial" w:hAnsi="Arial" w:cs="Arial"/>
            <w:color w:val="000000" w:themeColor="text1"/>
          </w:rPr>
          <w:t>c</w:t>
        </w:r>
        <w:r w:rsidRPr="00004BF1">
          <w:rPr>
            <w:rFonts w:ascii="Arial" w:hAnsi="Arial" w:cs="Arial"/>
            <w:color w:val="000000" w:themeColor="text1"/>
          </w:rPr>
          <w:t>ia</w:t>
        </w:r>
        <w:r>
          <w:rPr>
            <w:rFonts w:ascii="Arial" w:hAnsi="Arial" w:cs="Arial"/>
            <w:color w:val="000000" w:themeColor="text1"/>
          </w:rPr>
          <w:t xml:space="preserve"> </w:t>
        </w:r>
        <w:r w:rsidRPr="00004BF1">
          <w:rPr>
            <w:rFonts w:ascii="Arial" w:hAnsi="Arial" w:cs="Arial"/>
            <w:color w:val="000000" w:themeColor="text1"/>
          </w:rPr>
          <w:t>en el servicio educativo</w:t>
        </w:r>
        <w:r>
          <w:rPr>
            <w:rFonts w:ascii="Arial" w:hAnsi="Arial" w:cs="Arial"/>
            <w:color w:val="000000" w:themeColor="text1"/>
          </w:rPr>
          <w:t>.</w:t>
        </w:r>
      </w:ins>
    </w:p>
    <w:p w14:paraId="471A7B86" w14:textId="77777777" w:rsidR="000A642B" w:rsidRPr="00004BF1" w:rsidRDefault="000A642B" w:rsidP="000A642B">
      <w:pPr>
        <w:jc w:val="both"/>
        <w:rPr>
          <w:ins w:id="144" w:author="Cuenta Microsoft" w:date="2025-09-30T11:52:00Z"/>
          <w:rFonts w:ascii="Arial" w:hAnsi="Arial" w:cs="Arial"/>
          <w:color w:val="000000" w:themeColor="text1"/>
        </w:rPr>
      </w:pPr>
      <w:ins w:id="145" w:author="Cuenta Microsoft" w:date="2025-09-30T11:52:00Z">
        <w:r w:rsidRPr="00004BF1">
          <w:rPr>
            <w:rFonts w:ascii="Arial" w:hAnsi="Arial" w:cs="Arial"/>
            <w:color w:val="000000" w:themeColor="text1"/>
          </w:rPr>
          <w:t>la pl</w:t>
        </w:r>
        <w:r>
          <w:rPr>
            <w:rFonts w:ascii="Arial" w:hAnsi="Arial" w:cs="Arial"/>
            <w:color w:val="000000" w:themeColor="text1"/>
          </w:rPr>
          <w:t>a</w:t>
        </w:r>
        <w:r w:rsidRPr="00004BF1">
          <w:rPr>
            <w:rFonts w:ascii="Arial" w:hAnsi="Arial" w:cs="Arial"/>
            <w:color w:val="000000" w:themeColor="text1"/>
          </w:rPr>
          <w:t>neación pa</w:t>
        </w:r>
        <w:r>
          <w:rPr>
            <w:rFonts w:ascii="Arial" w:hAnsi="Arial" w:cs="Arial"/>
            <w:color w:val="000000" w:themeColor="text1"/>
          </w:rPr>
          <w:t>ra</w:t>
        </w:r>
        <w:r w:rsidRPr="00004BF1">
          <w:rPr>
            <w:rFonts w:ascii="Arial" w:hAnsi="Arial" w:cs="Arial"/>
            <w:color w:val="000000" w:themeColor="text1"/>
          </w:rPr>
          <w:t xml:space="preserve"> la mejora conti</w:t>
        </w:r>
        <w:r>
          <w:rPr>
            <w:rFonts w:ascii="Arial" w:hAnsi="Arial" w:cs="Arial"/>
            <w:color w:val="000000" w:themeColor="text1"/>
          </w:rPr>
          <w:t>nua</w:t>
        </w:r>
        <w:r w:rsidRPr="00004BF1">
          <w:rPr>
            <w:rFonts w:ascii="Arial" w:hAnsi="Arial" w:cs="Arial"/>
            <w:color w:val="000000" w:themeColor="text1"/>
          </w:rPr>
          <w:t xml:space="preserve"> e</w:t>
        </w:r>
        <w:r>
          <w:rPr>
            <w:rFonts w:ascii="Arial" w:hAnsi="Arial" w:cs="Arial"/>
            <w:color w:val="000000" w:themeColor="text1"/>
          </w:rPr>
          <w:t>s una</w:t>
        </w:r>
        <w:r w:rsidRPr="00004BF1">
          <w:rPr>
            <w:rFonts w:ascii="Arial" w:hAnsi="Arial" w:cs="Arial"/>
            <w:color w:val="000000" w:themeColor="text1"/>
          </w:rPr>
          <w:t xml:space="preserve"> h</w:t>
        </w:r>
        <w:r>
          <w:rPr>
            <w:rFonts w:ascii="Arial" w:hAnsi="Arial" w:cs="Arial"/>
            <w:color w:val="000000" w:themeColor="text1"/>
          </w:rPr>
          <w:t>erram</w:t>
        </w:r>
        <w:r w:rsidRPr="00004BF1">
          <w:rPr>
            <w:rFonts w:ascii="Arial" w:hAnsi="Arial" w:cs="Arial"/>
            <w:color w:val="000000" w:themeColor="text1"/>
          </w:rPr>
          <w:t>i</w:t>
        </w:r>
        <w:r>
          <w:rPr>
            <w:rFonts w:ascii="Arial" w:hAnsi="Arial" w:cs="Arial"/>
            <w:color w:val="000000" w:themeColor="text1"/>
          </w:rPr>
          <w:t>en</w:t>
        </w:r>
        <w:r w:rsidRPr="00004BF1">
          <w:rPr>
            <w:rFonts w:ascii="Arial" w:hAnsi="Arial" w:cs="Arial"/>
            <w:color w:val="000000" w:themeColor="text1"/>
          </w:rPr>
          <w:t xml:space="preserve">ta que permite señalar en </w:t>
        </w:r>
        <w:r>
          <w:rPr>
            <w:rFonts w:ascii="Arial" w:hAnsi="Arial" w:cs="Arial"/>
            <w:color w:val="000000" w:themeColor="text1"/>
          </w:rPr>
          <w:t>d</w:t>
        </w:r>
        <w:r w:rsidRPr="00004BF1">
          <w:rPr>
            <w:rFonts w:ascii="Arial" w:hAnsi="Arial" w:cs="Arial"/>
            <w:color w:val="000000" w:themeColor="text1"/>
          </w:rPr>
          <w:t>onde se en</w:t>
        </w:r>
        <w:r>
          <w:rPr>
            <w:rFonts w:ascii="Arial" w:hAnsi="Arial" w:cs="Arial"/>
            <w:color w:val="000000" w:themeColor="text1"/>
          </w:rPr>
          <w:t>cu</w:t>
        </w:r>
        <w:r w:rsidRPr="00004BF1">
          <w:rPr>
            <w:rFonts w:ascii="Arial" w:hAnsi="Arial" w:cs="Arial"/>
            <w:color w:val="000000" w:themeColor="text1"/>
          </w:rPr>
          <w:t>entra el plante educativo con</w:t>
        </w:r>
        <w:r>
          <w:rPr>
            <w:rFonts w:ascii="Arial" w:hAnsi="Arial" w:cs="Arial"/>
            <w:color w:val="000000" w:themeColor="text1"/>
          </w:rPr>
          <w:t xml:space="preserve"> </w:t>
        </w:r>
        <w:r w:rsidRPr="00004BF1">
          <w:rPr>
            <w:rFonts w:ascii="Arial" w:hAnsi="Arial" w:cs="Arial"/>
            <w:color w:val="000000" w:themeColor="text1"/>
          </w:rPr>
          <w:t xml:space="preserve">respecto a </w:t>
        </w:r>
        <w:r>
          <w:rPr>
            <w:rFonts w:ascii="Arial" w:hAnsi="Arial" w:cs="Arial"/>
            <w:color w:val="000000" w:themeColor="text1"/>
          </w:rPr>
          <w:t>sus</w:t>
        </w:r>
        <w:r w:rsidRPr="00004BF1">
          <w:rPr>
            <w:rFonts w:ascii="Arial" w:hAnsi="Arial" w:cs="Arial"/>
            <w:color w:val="000000" w:themeColor="text1"/>
          </w:rPr>
          <w:t xml:space="preserve"> objetivos y a dónde se pretende ll</w:t>
        </w:r>
        <w:r>
          <w:rPr>
            <w:rFonts w:ascii="Arial" w:hAnsi="Arial" w:cs="Arial"/>
            <w:color w:val="000000" w:themeColor="text1"/>
          </w:rPr>
          <w:t>e</w:t>
        </w:r>
        <w:r w:rsidRPr="00004BF1">
          <w:rPr>
            <w:rFonts w:ascii="Arial" w:hAnsi="Arial" w:cs="Arial"/>
            <w:color w:val="000000" w:themeColor="text1"/>
          </w:rPr>
          <w:t>gar en un tiempo especí</w:t>
        </w:r>
        <w:r>
          <w:rPr>
            <w:rFonts w:ascii="Arial" w:hAnsi="Arial" w:cs="Arial"/>
            <w:color w:val="000000" w:themeColor="text1"/>
          </w:rPr>
          <w:t>f</w:t>
        </w:r>
        <w:r w:rsidRPr="00004BF1">
          <w:rPr>
            <w:rFonts w:ascii="Arial" w:hAnsi="Arial" w:cs="Arial"/>
            <w:color w:val="000000" w:themeColor="text1"/>
          </w:rPr>
          <w:t>ico mediante l</w:t>
        </w:r>
        <w:r>
          <w:rPr>
            <w:rFonts w:ascii="Arial" w:hAnsi="Arial" w:cs="Arial"/>
            <w:color w:val="000000" w:themeColor="text1"/>
          </w:rPr>
          <w:t>a</w:t>
        </w:r>
        <w:r w:rsidRPr="00004BF1">
          <w:rPr>
            <w:rFonts w:ascii="Arial" w:hAnsi="Arial" w:cs="Arial"/>
            <w:color w:val="000000" w:themeColor="text1"/>
          </w:rPr>
          <w:t xml:space="preserve"> implementación de estrategia y</w:t>
        </w:r>
        <w:r>
          <w:rPr>
            <w:rFonts w:ascii="Arial" w:hAnsi="Arial" w:cs="Arial"/>
            <w:color w:val="000000" w:themeColor="text1"/>
          </w:rPr>
          <w:t xml:space="preserve"> </w:t>
        </w:r>
        <w:r w:rsidRPr="00004BF1">
          <w:rPr>
            <w:rFonts w:ascii="Arial" w:hAnsi="Arial" w:cs="Arial"/>
            <w:color w:val="000000" w:themeColor="text1"/>
          </w:rPr>
          <w:t>accione</w:t>
        </w:r>
        <w:r>
          <w:rPr>
            <w:rFonts w:ascii="Arial" w:hAnsi="Arial" w:cs="Arial"/>
            <w:color w:val="000000" w:themeColor="text1"/>
          </w:rPr>
          <w:t>s</w:t>
        </w:r>
        <w:r w:rsidRPr="00004BF1">
          <w:rPr>
            <w:rFonts w:ascii="Arial" w:hAnsi="Arial" w:cs="Arial"/>
            <w:color w:val="000000" w:themeColor="text1"/>
          </w:rPr>
          <w:t xml:space="preserve"> observables.</w:t>
        </w:r>
      </w:ins>
    </w:p>
    <w:p w14:paraId="5E01A90E" w14:textId="77777777" w:rsidR="000A642B" w:rsidRPr="00004BF1" w:rsidRDefault="000A642B" w:rsidP="000A642B">
      <w:pPr>
        <w:jc w:val="both"/>
        <w:rPr>
          <w:ins w:id="146" w:author="Cuenta Microsoft" w:date="2025-09-30T11:52:00Z"/>
          <w:rFonts w:ascii="Arial" w:hAnsi="Arial" w:cs="Arial"/>
          <w:color w:val="000000" w:themeColor="text1"/>
        </w:rPr>
      </w:pPr>
      <w:ins w:id="147" w:author="Cuenta Microsoft" w:date="2025-09-30T11:52:00Z">
        <w:r w:rsidRPr="00004BF1">
          <w:rPr>
            <w:rFonts w:ascii="Arial" w:hAnsi="Arial" w:cs="Arial"/>
            <w:color w:val="000000" w:themeColor="text1"/>
          </w:rPr>
          <w:t xml:space="preserve">El </w:t>
        </w:r>
        <w:r>
          <w:rPr>
            <w:rFonts w:ascii="Arial" w:hAnsi="Arial" w:cs="Arial"/>
            <w:color w:val="000000" w:themeColor="text1"/>
          </w:rPr>
          <w:t>proceso</w:t>
        </w:r>
        <w:r w:rsidRPr="00004BF1">
          <w:rPr>
            <w:rFonts w:ascii="Arial" w:hAnsi="Arial" w:cs="Arial"/>
            <w:color w:val="000000" w:themeColor="text1"/>
          </w:rPr>
          <w:t xml:space="preserve"> de planeación parte de un </w:t>
        </w:r>
        <w:proofErr w:type="spellStart"/>
        <w:r w:rsidRPr="00004BF1">
          <w:rPr>
            <w:rFonts w:ascii="Arial" w:hAnsi="Arial" w:cs="Arial"/>
            <w:color w:val="000000" w:themeColor="text1"/>
          </w:rPr>
          <w:t>diag</w:t>
        </w:r>
        <w:r>
          <w:rPr>
            <w:rFonts w:ascii="Arial" w:hAnsi="Arial" w:cs="Arial"/>
            <w:color w:val="000000" w:themeColor="text1"/>
          </w:rPr>
          <w:t>no</w:t>
        </w:r>
        <w:r w:rsidRPr="00004BF1">
          <w:rPr>
            <w:rFonts w:ascii="Arial" w:hAnsi="Arial" w:cs="Arial"/>
            <w:color w:val="000000" w:themeColor="text1"/>
          </w:rPr>
          <w:t>stico</w:t>
        </w:r>
        <w:proofErr w:type="spellEnd"/>
        <w:r w:rsidRPr="00004BF1">
          <w:rPr>
            <w:rFonts w:ascii="Arial" w:hAnsi="Arial" w:cs="Arial"/>
            <w:color w:val="000000" w:themeColor="text1"/>
          </w:rPr>
          <w:t xml:space="preserve"> </w:t>
        </w:r>
        <w:r>
          <w:rPr>
            <w:rFonts w:ascii="Arial" w:hAnsi="Arial" w:cs="Arial"/>
            <w:color w:val="000000" w:themeColor="text1"/>
          </w:rPr>
          <w:t>colec</w:t>
        </w:r>
        <w:r w:rsidRPr="00004BF1">
          <w:rPr>
            <w:rFonts w:ascii="Arial" w:hAnsi="Arial" w:cs="Arial"/>
            <w:color w:val="000000" w:themeColor="text1"/>
          </w:rPr>
          <w:t xml:space="preserve">tivo que arroja las </w:t>
        </w:r>
        <w:r>
          <w:rPr>
            <w:rFonts w:ascii="Arial" w:hAnsi="Arial" w:cs="Arial"/>
            <w:color w:val="000000" w:themeColor="text1"/>
          </w:rPr>
          <w:t>fortalez</w:t>
        </w:r>
        <w:r w:rsidRPr="00004BF1">
          <w:rPr>
            <w:rFonts w:ascii="Arial" w:hAnsi="Arial" w:cs="Arial"/>
            <w:color w:val="000000" w:themeColor="text1"/>
          </w:rPr>
          <w:t>as, así como l</w:t>
        </w:r>
        <w:r>
          <w:rPr>
            <w:rFonts w:ascii="Arial" w:hAnsi="Arial" w:cs="Arial"/>
            <w:color w:val="000000" w:themeColor="text1"/>
          </w:rPr>
          <w:t>a</w:t>
        </w:r>
        <w:r w:rsidRPr="00004BF1">
          <w:rPr>
            <w:rFonts w:ascii="Arial" w:hAnsi="Arial" w:cs="Arial"/>
            <w:color w:val="000000" w:themeColor="text1"/>
          </w:rPr>
          <w:t>s áre</w:t>
        </w:r>
        <w:r>
          <w:rPr>
            <w:rFonts w:ascii="Arial" w:hAnsi="Arial" w:cs="Arial"/>
            <w:color w:val="000000" w:themeColor="text1"/>
          </w:rPr>
          <w:t>as</w:t>
        </w:r>
        <w:r w:rsidRPr="00004BF1">
          <w:rPr>
            <w:rFonts w:ascii="Arial" w:hAnsi="Arial" w:cs="Arial"/>
            <w:color w:val="000000" w:themeColor="text1"/>
          </w:rPr>
          <w:t xml:space="preserve"> de oportunidad del plantel en materia académica, comunitari</w:t>
        </w:r>
        <w:r>
          <w:rPr>
            <w:rFonts w:ascii="Arial" w:hAnsi="Arial" w:cs="Arial"/>
            <w:color w:val="000000" w:themeColor="text1"/>
          </w:rPr>
          <w:t>a</w:t>
        </w:r>
        <w:r w:rsidRPr="00004BF1">
          <w:rPr>
            <w:rFonts w:ascii="Arial" w:hAnsi="Arial" w:cs="Arial"/>
            <w:color w:val="000000" w:themeColor="text1"/>
          </w:rPr>
          <w:t xml:space="preserve"> y de gestión, que servi</w:t>
        </w:r>
        <w:r>
          <w:rPr>
            <w:rFonts w:ascii="Arial" w:hAnsi="Arial" w:cs="Arial"/>
            <w:color w:val="000000" w:themeColor="text1"/>
          </w:rPr>
          <w:t>r</w:t>
        </w:r>
        <w:r w:rsidRPr="00004BF1">
          <w:rPr>
            <w:rFonts w:ascii="Arial" w:hAnsi="Arial" w:cs="Arial"/>
            <w:color w:val="000000" w:themeColor="text1"/>
          </w:rPr>
          <w:t>án, de insumo para establecer metas orientad</w:t>
        </w:r>
        <w:r>
          <w:rPr>
            <w:rFonts w:ascii="Arial" w:hAnsi="Arial" w:cs="Arial"/>
            <w:color w:val="000000" w:themeColor="text1"/>
          </w:rPr>
          <w:t>as</w:t>
        </w:r>
        <w:r w:rsidRPr="00004BF1">
          <w:rPr>
            <w:rFonts w:ascii="Arial" w:hAnsi="Arial" w:cs="Arial"/>
            <w:color w:val="000000" w:themeColor="text1"/>
          </w:rPr>
          <w:t xml:space="preserve"> a dar atención a las prin</w:t>
        </w:r>
        <w:r>
          <w:rPr>
            <w:rFonts w:ascii="Arial" w:hAnsi="Arial" w:cs="Arial"/>
            <w:color w:val="000000" w:themeColor="text1"/>
          </w:rPr>
          <w:t>c</w:t>
        </w:r>
        <w:r w:rsidRPr="00004BF1">
          <w:rPr>
            <w:rFonts w:ascii="Arial" w:hAnsi="Arial" w:cs="Arial"/>
            <w:color w:val="000000" w:themeColor="text1"/>
          </w:rPr>
          <w:t>ipal</w:t>
        </w:r>
        <w:r>
          <w:rPr>
            <w:rFonts w:ascii="Arial" w:hAnsi="Arial" w:cs="Arial"/>
            <w:color w:val="000000" w:themeColor="text1"/>
          </w:rPr>
          <w:t>es</w:t>
        </w:r>
        <w:r w:rsidRPr="00004BF1">
          <w:rPr>
            <w:rFonts w:ascii="Arial" w:hAnsi="Arial" w:cs="Arial"/>
            <w:color w:val="000000" w:themeColor="text1"/>
          </w:rPr>
          <w:t xml:space="preserve"> problemáticas y necesidades</w:t>
        </w:r>
        <w:r>
          <w:rPr>
            <w:rFonts w:ascii="Arial" w:hAnsi="Arial" w:cs="Arial"/>
            <w:color w:val="000000" w:themeColor="text1"/>
          </w:rPr>
          <w:t xml:space="preserve"> </w:t>
        </w:r>
        <w:r w:rsidRPr="00004BF1">
          <w:rPr>
            <w:rFonts w:ascii="Arial" w:hAnsi="Arial" w:cs="Arial"/>
            <w:color w:val="000000" w:themeColor="text1"/>
          </w:rPr>
          <w:t>identi</w:t>
        </w:r>
        <w:r>
          <w:rPr>
            <w:rFonts w:ascii="Arial" w:hAnsi="Arial" w:cs="Arial"/>
            <w:color w:val="000000" w:themeColor="text1"/>
          </w:rPr>
          <w:t>f</w:t>
        </w:r>
        <w:r w:rsidRPr="00004BF1">
          <w:rPr>
            <w:rFonts w:ascii="Arial" w:hAnsi="Arial" w:cs="Arial"/>
            <w:color w:val="000000" w:themeColor="text1"/>
          </w:rPr>
          <w:t>icad</w:t>
        </w:r>
        <w:r>
          <w:rPr>
            <w:rFonts w:ascii="Arial" w:hAnsi="Arial" w:cs="Arial"/>
            <w:color w:val="000000" w:themeColor="text1"/>
          </w:rPr>
          <w:t>a</w:t>
        </w:r>
        <w:r w:rsidRPr="00004BF1">
          <w:rPr>
            <w:rFonts w:ascii="Arial" w:hAnsi="Arial" w:cs="Arial"/>
            <w:color w:val="000000" w:themeColor="text1"/>
          </w:rPr>
          <w:t>s</w:t>
        </w:r>
        <w:r>
          <w:rPr>
            <w:rFonts w:ascii="Arial" w:hAnsi="Arial" w:cs="Arial"/>
            <w:color w:val="000000" w:themeColor="text1"/>
          </w:rPr>
          <w:t>.</w:t>
        </w:r>
      </w:ins>
    </w:p>
    <w:p w14:paraId="00BF7514" w14:textId="77777777" w:rsidR="000A642B" w:rsidRDefault="000A642B" w:rsidP="000A642B">
      <w:pPr>
        <w:jc w:val="both"/>
        <w:rPr>
          <w:ins w:id="148" w:author="Cuenta Microsoft" w:date="2025-09-30T11:52:00Z"/>
          <w:rFonts w:ascii="Arial" w:hAnsi="Arial" w:cs="Arial"/>
          <w:color w:val="000000" w:themeColor="text1"/>
        </w:rPr>
      </w:pPr>
      <w:ins w:id="149" w:author="Cuenta Microsoft" w:date="2025-09-30T11:52:00Z">
        <w:r w:rsidRPr="00004BF1">
          <w:rPr>
            <w:rFonts w:ascii="Arial" w:hAnsi="Arial" w:cs="Arial"/>
            <w:color w:val="000000" w:themeColor="text1"/>
          </w:rPr>
          <w:t>Es preciso destacar que, en s</w:t>
        </w:r>
        <w:r>
          <w:rPr>
            <w:rFonts w:ascii="Arial" w:hAnsi="Arial" w:cs="Arial"/>
            <w:color w:val="000000" w:themeColor="text1"/>
          </w:rPr>
          <w:t>u</w:t>
        </w:r>
        <w:r w:rsidRPr="00004BF1">
          <w:rPr>
            <w:rFonts w:ascii="Arial" w:hAnsi="Arial" w:cs="Arial"/>
            <w:color w:val="000000" w:themeColor="text1"/>
          </w:rPr>
          <w:t xml:space="preserve"> mayoría, las metas </w:t>
        </w:r>
        <w:r>
          <w:rPr>
            <w:rFonts w:ascii="Arial" w:hAnsi="Arial" w:cs="Arial"/>
            <w:color w:val="000000" w:themeColor="text1"/>
          </w:rPr>
          <w:t>que,</w:t>
        </w:r>
        <w:r w:rsidRPr="00004BF1">
          <w:rPr>
            <w:rFonts w:ascii="Arial" w:hAnsi="Arial" w:cs="Arial"/>
            <w:color w:val="000000" w:themeColor="text1"/>
          </w:rPr>
          <w:t xml:space="preserve"> se consideran en la </w:t>
        </w:r>
        <w:r>
          <w:rPr>
            <w:rFonts w:ascii="Arial" w:hAnsi="Arial" w:cs="Arial"/>
            <w:color w:val="000000" w:themeColor="text1"/>
          </w:rPr>
          <w:t>planeación</w:t>
        </w:r>
        <w:r w:rsidRPr="00004BF1">
          <w:rPr>
            <w:rFonts w:ascii="Arial" w:hAnsi="Arial" w:cs="Arial"/>
            <w:color w:val="000000" w:themeColor="text1"/>
          </w:rPr>
          <w:t xml:space="preserve"> p</w:t>
        </w:r>
        <w:r>
          <w:rPr>
            <w:rFonts w:ascii="Arial" w:hAnsi="Arial" w:cs="Arial"/>
            <w:color w:val="000000" w:themeColor="text1"/>
          </w:rPr>
          <w:t>a</w:t>
        </w:r>
        <w:r w:rsidRPr="00004BF1">
          <w:rPr>
            <w:rFonts w:ascii="Arial" w:hAnsi="Arial" w:cs="Arial"/>
            <w:color w:val="000000" w:themeColor="text1"/>
          </w:rPr>
          <w:t xml:space="preserve">ra le mejora </w:t>
        </w:r>
        <w:r>
          <w:rPr>
            <w:rFonts w:ascii="Arial" w:hAnsi="Arial" w:cs="Arial"/>
            <w:color w:val="000000" w:themeColor="text1"/>
          </w:rPr>
          <w:t>d</w:t>
        </w:r>
        <w:r w:rsidRPr="00004BF1">
          <w:rPr>
            <w:rFonts w:ascii="Arial" w:hAnsi="Arial" w:cs="Arial"/>
            <w:color w:val="000000" w:themeColor="text1"/>
          </w:rPr>
          <w:t>erivan de</w:t>
        </w:r>
        <w:r>
          <w:rPr>
            <w:rFonts w:ascii="Arial" w:hAnsi="Arial" w:cs="Arial"/>
            <w:color w:val="000000" w:themeColor="text1"/>
          </w:rPr>
          <w:t xml:space="preserve"> </w:t>
        </w:r>
        <w:r w:rsidRPr="00004BF1">
          <w:rPr>
            <w:rFonts w:ascii="Arial" w:hAnsi="Arial" w:cs="Arial"/>
            <w:color w:val="000000" w:themeColor="text1"/>
          </w:rPr>
          <w:t>program</w:t>
        </w:r>
        <w:r>
          <w:rPr>
            <w:rFonts w:ascii="Arial" w:hAnsi="Arial" w:cs="Arial"/>
            <w:color w:val="000000" w:themeColor="text1"/>
          </w:rPr>
          <w:t>a</w:t>
        </w:r>
        <w:r w:rsidRPr="00004BF1">
          <w:rPr>
            <w:rFonts w:ascii="Arial" w:hAnsi="Arial" w:cs="Arial"/>
            <w:color w:val="000000" w:themeColor="text1"/>
          </w:rPr>
          <w:t>s, proyectos</w:t>
        </w:r>
        <w:r>
          <w:rPr>
            <w:rFonts w:ascii="Arial" w:hAnsi="Arial" w:cs="Arial"/>
            <w:color w:val="000000" w:themeColor="text1"/>
          </w:rPr>
          <w:t xml:space="preserve"> </w:t>
        </w:r>
        <w:r w:rsidRPr="00004BF1">
          <w:rPr>
            <w:rFonts w:ascii="Arial" w:hAnsi="Arial" w:cs="Arial"/>
            <w:color w:val="000000" w:themeColor="text1"/>
          </w:rPr>
          <w:t>y</w:t>
        </w:r>
        <w:r>
          <w:rPr>
            <w:rFonts w:ascii="Arial" w:hAnsi="Arial" w:cs="Arial"/>
            <w:color w:val="000000" w:themeColor="text1"/>
          </w:rPr>
          <w:t xml:space="preserve"> </w:t>
        </w:r>
        <w:r w:rsidRPr="00004BF1">
          <w:rPr>
            <w:rFonts w:ascii="Arial" w:hAnsi="Arial" w:cs="Arial"/>
            <w:color w:val="000000" w:themeColor="text1"/>
          </w:rPr>
          <w:t>activ</w:t>
        </w:r>
        <w:r>
          <w:rPr>
            <w:rFonts w:ascii="Arial" w:hAnsi="Arial" w:cs="Arial"/>
            <w:color w:val="000000" w:themeColor="text1"/>
          </w:rPr>
          <w:t>ida</w:t>
        </w:r>
        <w:r w:rsidRPr="00004BF1">
          <w:rPr>
            <w:rFonts w:ascii="Arial" w:hAnsi="Arial" w:cs="Arial"/>
            <w:color w:val="000000" w:themeColor="text1"/>
          </w:rPr>
          <w:t>d</w:t>
        </w:r>
        <w:r>
          <w:rPr>
            <w:rFonts w:ascii="Arial" w:hAnsi="Arial" w:cs="Arial"/>
            <w:color w:val="000000" w:themeColor="text1"/>
          </w:rPr>
          <w:t>e</w:t>
        </w:r>
        <w:r w:rsidRPr="00004BF1">
          <w:rPr>
            <w:rFonts w:ascii="Arial" w:hAnsi="Arial" w:cs="Arial"/>
            <w:color w:val="000000" w:themeColor="text1"/>
          </w:rPr>
          <w:t xml:space="preserve">s que se realizan </w:t>
        </w:r>
        <w:r>
          <w:rPr>
            <w:rFonts w:ascii="Arial" w:hAnsi="Arial" w:cs="Arial"/>
            <w:color w:val="000000" w:themeColor="text1"/>
          </w:rPr>
          <w:t>d</w:t>
        </w:r>
        <w:r w:rsidRPr="00004BF1">
          <w:rPr>
            <w:rFonts w:ascii="Arial" w:hAnsi="Arial" w:cs="Arial"/>
            <w:color w:val="000000" w:themeColor="text1"/>
          </w:rPr>
          <w:t>e manera</w:t>
        </w:r>
        <w:r>
          <w:rPr>
            <w:rFonts w:ascii="Arial" w:hAnsi="Arial" w:cs="Arial"/>
            <w:color w:val="000000" w:themeColor="text1"/>
          </w:rPr>
          <w:t xml:space="preserve"> habitual</w:t>
        </w:r>
        <w:r w:rsidRPr="00004BF1">
          <w:rPr>
            <w:rFonts w:ascii="Arial" w:hAnsi="Arial" w:cs="Arial"/>
            <w:color w:val="000000" w:themeColor="text1"/>
          </w:rPr>
          <w:t xml:space="preserve"> </w:t>
        </w:r>
        <w:r>
          <w:rPr>
            <w:rFonts w:ascii="Arial" w:hAnsi="Arial" w:cs="Arial"/>
            <w:color w:val="000000" w:themeColor="text1"/>
          </w:rPr>
          <w:t>y que se reportan a las distintas áreas</w:t>
        </w:r>
        <w:r w:rsidRPr="00004BF1">
          <w:rPr>
            <w:rFonts w:ascii="Arial" w:hAnsi="Arial" w:cs="Arial"/>
            <w:color w:val="000000" w:themeColor="text1"/>
          </w:rPr>
          <w:t xml:space="preserve"> del </w:t>
        </w:r>
        <w:r>
          <w:rPr>
            <w:rFonts w:ascii="Arial" w:hAnsi="Arial" w:cs="Arial"/>
            <w:color w:val="000000" w:themeColor="text1"/>
          </w:rPr>
          <w:t>subsistema mediante los lineamientos correspondientes vigentes.</w:t>
        </w:r>
      </w:ins>
    </w:p>
    <w:p w14:paraId="4BFB1E76" w14:textId="77777777" w:rsidR="000A642B" w:rsidRPr="00004BF1" w:rsidRDefault="000A642B" w:rsidP="000A642B">
      <w:pPr>
        <w:jc w:val="both"/>
        <w:rPr>
          <w:ins w:id="150" w:author="Cuenta Microsoft" w:date="2025-09-30T11:52:00Z"/>
          <w:rFonts w:ascii="Arial" w:hAnsi="Arial" w:cs="Arial"/>
          <w:color w:val="000000" w:themeColor="text1"/>
        </w:rPr>
      </w:pPr>
      <w:ins w:id="151" w:author="Cuenta Microsoft" w:date="2025-09-30T11:52:00Z">
        <w:r w:rsidRPr="00004BF1">
          <w:rPr>
            <w:rFonts w:ascii="Arial" w:hAnsi="Arial" w:cs="Arial"/>
            <w:color w:val="000000" w:themeColor="text1"/>
          </w:rPr>
          <w:t>En nue</w:t>
        </w:r>
        <w:r>
          <w:rPr>
            <w:rFonts w:ascii="Arial" w:hAnsi="Arial" w:cs="Arial"/>
            <w:color w:val="000000" w:themeColor="text1"/>
          </w:rPr>
          <w:t>s</w:t>
        </w:r>
        <w:r w:rsidRPr="00004BF1">
          <w:rPr>
            <w:rFonts w:ascii="Arial" w:hAnsi="Arial" w:cs="Arial"/>
            <w:color w:val="000000" w:themeColor="text1"/>
          </w:rPr>
          <w:t>tro p</w:t>
        </w:r>
        <w:r>
          <w:rPr>
            <w:rFonts w:ascii="Arial" w:hAnsi="Arial" w:cs="Arial"/>
            <w:color w:val="000000" w:themeColor="text1"/>
          </w:rPr>
          <w:t>la</w:t>
        </w:r>
        <w:r w:rsidRPr="00004BF1">
          <w:rPr>
            <w:rFonts w:ascii="Arial" w:hAnsi="Arial" w:cs="Arial"/>
            <w:color w:val="000000" w:themeColor="text1"/>
          </w:rPr>
          <w:t>ntel se establece le ruta de seguimiento</w:t>
        </w:r>
        <w:r>
          <w:rPr>
            <w:rFonts w:ascii="Arial" w:hAnsi="Arial" w:cs="Arial"/>
            <w:color w:val="000000" w:themeColor="text1"/>
          </w:rPr>
          <w:t xml:space="preserve"> p</w:t>
        </w:r>
        <w:r w:rsidRPr="00004BF1">
          <w:rPr>
            <w:rFonts w:ascii="Arial" w:hAnsi="Arial" w:cs="Arial"/>
            <w:color w:val="000000" w:themeColor="text1"/>
          </w:rPr>
          <w:t>ar</w:t>
        </w:r>
        <w:r>
          <w:rPr>
            <w:rFonts w:ascii="Arial" w:hAnsi="Arial" w:cs="Arial"/>
            <w:color w:val="000000" w:themeColor="text1"/>
          </w:rPr>
          <w:t>a</w:t>
        </w:r>
        <w:r w:rsidRPr="00004BF1">
          <w:rPr>
            <w:rFonts w:ascii="Arial" w:hAnsi="Arial" w:cs="Arial"/>
            <w:color w:val="000000" w:themeColor="text1"/>
          </w:rPr>
          <w:t xml:space="preserve"> d</w:t>
        </w:r>
        <w:r>
          <w:rPr>
            <w:rFonts w:ascii="Arial" w:hAnsi="Arial" w:cs="Arial"/>
            <w:color w:val="000000" w:themeColor="text1"/>
          </w:rPr>
          <w:t>ar</w:t>
        </w:r>
        <w:r w:rsidRPr="00004BF1">
          <w:rPr>
            <w:rFonts w:ascii="Arial" w:hAnsi="Arial" w:cs="Arial"/>
            <w:color w:val="000000" w:themeColor="text1"/>
          </w:rPr>
          <w:t xml:space="preserve"> </w:t>
        </w:r>
        <w:r>
          <w:rPr>
            <w:rFonts w:ascii="Arial" w:hAnsi="Arial" w:cs="Arial"/>
            <w:color w:val="000000" w:themeColor="text1"/>
          </w:rPr>
          <w:t>cum</w:t>
        </w:r>
        <w:r w:rsidRPr="00004BF1">
          <w:rPr>
            <w:rFonts w:ascii="Arial" w:hAnsi="Arial" w:cs="Arial"/>
            <w:color w:val="000000" w:themeColor="text1"/>
          </w:rPr>
          <w:t>pli</w:t>
        </w:r>
        <w:r>
          <w:rPr>
            <w:rFonts w:ascii="Arial" w:hAnsi="Arial" w:cs="Arial"/>
            <w:color w:val="000000" w:themeColor="text1"/>
          </w:rPr>
          <w:t>m</w:t>
        </w:r>
        <w:r w:rsidRPr="00004BF1">
          <w:rPr>
            <w:rFonts w:ascii="Arial" w:hAnsi="Arial" w:cs="Arial"/>
            <w:color w:val="000000" w:themeColor="text1"/>
          </w:rPr>
          <w:t>ie</w:t>
        </w:r>
        <w:r>
          <w:rPr>
            <w:rFonts w:ascii="Arial" w:hAnsi="Arial" w:cs="Arial"/>
            <w:color w:val="000000" w:themeColor="text1"/>
          </w:rPr>
          <w:t>n</w:t>
        </w:r>
        <w:r w:rsidRPr="00004BF1">
          <w:rPr>
            <w:rFonts w:ascii="Arial" w:hAnsi="Arial" w:cs="Arial"/>
            <w:color w:val="000000" w:themeColor="text1"/>
          </w:rPr>
          <w:t>to a las metas esta</w:t>
        </w:r>
        <w:r>
          <w:rPr>
            <w:rFonts w:ascii="Arial" w:hAnsi="Arial" w:cs="Arial"/>
            <w:color w:val="000000" w:themeColor="text1"/>
          </w:rPr>
          <w:t>b</w:t>
        </w:r>
        <w:r w:rsidRPr="00004BF1">
          <w:rPr>
            <w:rFonts w:ascii="Arial" w:hAnsi="Arial" w:cs="Arial"/>
            <w:color w:val="000000" w:themeColor="text1"/>
          </w:rPr>
          <w:t>lecid</w:t>
        </w:r>
        <w:r>
          <w:rPr>
            <w:rFonts w:ascii="Arial" w:hAnsi="Arial" w:cs="Arial"/>
            <w:color w:val="000000" w:themeColor="text1"/>
          </w:rPr>
          <w:t>as</w:t>
        </w:r>
        <w:r w:rsidRPr="00004BF1">
          <w:rPr>
            <w:rFonts w:ascii="Arial" w:hAnsi="Arial" w:cs="Arial"/>
            <w:color w:val="000000" w:themeColor="text1"/>
          </w:rPr>
          <w:t>, por lo que resu</w:t>
        </w:r>
        <w:r>
          <w:rPr>
            <w:rFonts w:ascii="Arial" w:hAnsi="Arial" w:cs="Arial"/>
            <w:color w:val="000000" w:themeColor="text1"/>
          </w:rPr>
          <w:t>l</w:t>
        </w:r>
        <w:r w:rsidRPr="00004BF1">
          <w:rPr>
            <w:rFonts w:ascii="Arial" w:hAnsi="Arial" w:cs="Arial"/>
            <w:color w:val="000000" w:themeColor="text1"/>
          </w:rPr>
          <w:t xml:space="preserve">ta </w:t>
        </w:r>
        <w:r>
          <w:rPr>
            <w:rFonts w:ascii="Arial" w:hAnsi="Arial" w:cs="Arial"/>
            <w:color w:val="000000" w:themeColor="text1"/>
          </w:rPr>
          <w:t>im</w:t>
        </w:r>
        <w:r w:rsidRPr="00004BF1">
          <w:rPr>
            <w:rFonts w:ascii="Arial" w:hAnsi="Arial" w:cs="Arial"/>
            <w:color w:val="000000" w:themeColor="text1"/>
          </w:rPr>
          <w:t>prescind</w:t>
        </w:r>
        <w:r>
          <w:rPr>
            <w:rFonts w:ascii="Arial" w:hAnsi="Arial" w:cs="Arial"/>
            <w:color w:val="000000" w:themeColor="text1"/>
          </w:rPr>
          <w:t>i</w:t>
        </w:r>
        <w:r w:rsidRPr="00004BF1">
          <w:rPr>
            <w:rFonts w:ascii="Arial" w:hAnsi="Arial" w:cs="Arial"/>
            <w:color w:val="000000" w:themeColor="text1"/>
          </w:rPr>
          <w:t xml:space="preserve">ble la colaboración de la comunidad educativa, </w:t>
        </w:r>
        <w:r>
          <w:rPr>
            <w:rFonts w:ascii="Arial" w:hAnsi="Arial" w:cs="Arial"/>
            <w:color w:val="000000" w:themeColor="text1"/>
          </w:rPr>
          <w:t>inclu</w:t>
        </w:r>
        <w:r w:rsidRPr="00004BF1">
          <w:rPr>
            <w:rFonts w:ascii="Arial" w:hAnsi="Arial" w:cs="Arial"/>
            <w:color w:val="000000" w:themeColor="text1"/>
          </w:rPr>
          <w:t>yendo directivo, administrativos</w:t>
        </w:r>
        <w:r>
          <w:rPr>
            <w:rFonts w:ascii="Arial" w:hAnsi="Arial" w:cs="Arial"/>
            <w:color w:val="000000" w:themeColor="text1"/>
          </w:rPr>
          <w:t>,</w:t>
        </w:r>
        <w:r w:rsidRPr="00004BF1">
          <w:rPr>
            <w:rFonts w:ascii="Arial" w:hAnsi="Arial" w:cs="Arial"/>
            <w:color w:val="000000" w:themeColor="text1"/>
          </w:rPr>
          <w:t xml:space="preserve"> docentes</w:t>
        </w:r>
        <w:r>
          <w:rPr>
            <w:rFonts w:ascii="Arial" w:hAnsi="Arial" w:cs="Arial"/>
            <w:color w:val="000000" w:themeColor="text1"/>
          </w:rPr>
          <w:t>,</w:t>
        </w:r>
        <w:r w:rsidRPr="00004BF1">
          <w:rPr>
            <w:rFonts w:ascii="Arial" w:hAnsi="Arial" w:cs="Arial"/>
            <w:color w:val="000000" w:themeColor="text1"/>
          </w:rPr>
          <w:t xml:space="preserve"> alumnado</w:t>
        </w:r>
        <w:r>
          <w:rPr>
            <w:rFonts w:ascii="Arial" w:hAnsi="Arial" w:cs="Arial"/>
            <w:color w:val="000000" w:themeColor="text1"/>
          </w:rPr>
          <w:t xml:space="preserve"> p</w:t>
        </w:r>
        <w:r w:rsidRPr="00004BF1">
          <w:rPr>
            <w:rFonts w:ascii="Arial" w:hAnsi="Arial" w:cs="Arial"/>
            <w:color w:val="000000" w:themeColor="text1"/>
          </w:rPr>
          <w:t>adres y madres de f</w:t>
        </w:r>
        <w:r>
          <w:rPr>
            <w:rFonts w:ascii="Arial" w:hAnsi="Arial" w:cs="Arial"/>
            <w:color w:val="000000" w:themeColor="text1"/>
          </w:rPr>
          <w:t>a</w:t>
        </w:r>
        <w:r w:rsidRPr="00004BF1">
          <w:rPr>
            <w:rFonts w:ascii="Arial" w:hAnsi="Arial" w:cs="Arial"/>
            <w:color w:val="000000" w:themeColor="text1"/>
          </w:rPr>
          <w:t>milia, así como quienes estén interesados en el desarrollo académico y socioemocional</w:t>
        </w:r>
        <w:r>
          <w:rPr>
            <w:rFonts w:ascii="Arial" w:hAnsi="Arial" w:cs="Arial"/>
            <w:color w:val="000000" w:themeColor="text1"/>
          </w:rPr>
          <w:t xml:space="preserve"> </w:t>
        </w:r>
        <w:r w:rsidRPr="00004BF1">
          <w:rPr>
            <w:rFonts w:ascii="Arial" w:hAnsi="Arial" w:cs="Arial"/>
            <w:color w:val="000000" w:themeColor="text1"/>
          </w:rPr>
          <w:t>del estudiantado</w:t>
        </w:r>
        <w:r>
          <w:rPr>
            <w:rFonts w:ascii="Arial" w:hAnsi="Arial" w:cs="Arial"/>
            <w:color w:val="000000" w:themeColor="text1"/>
          </w:rPr>
          <w:t>.</w:t>
        </w:r>
      </w:ins>
    </w:p>
    <w:p w14:paraId="7BCC766C" w14:textId="77777777" w:rsidR="000A642B" w:rsidRPr="00004BF1" w:rsidRDefault="000A642B" w:rsidP="000A642B">
      <w:pPr>
        <w:jc w:val="both"/>
        <w:rPr>
          <w:ins w:id="152" w:author="Cuenta Microsoft" w:date="2025-09-30T11:52:00Z"/>
          <w:rFonts w:ascii="Arial" w:hAnsi="Arial" w:cs="Arial"/>
          <w:color w:val="000000" w:themeColor="text1"/>
        </w:rPr>
      </w:pPr>
      <w:ins w:id="153" w:author="Cuenta Microsoft" w:date="2025-09-30T11:52:00Z">
        <w:r>
          <w:rPr>
            <w:rFonts w:ascii="Arial" w:hAnsi="Arial" w:cs="Arial"/>
            <w:color w:val="000000" w:themeColor="text1"/>
          </w:rPr>
          <w:t>La planeación</w:t>
        </w:r>
        <w:r w:rsidRPr="00004BF1">
          <w:rPr>
            <w:rFonts w:ascii="Arial" w:hAnsi="Arial" w:cs="Arial"/>
            <w:color w:val="000000" w:themeColor="text1"/>
          </w:rPr>
          <w:t xml:space="preserve"> debe ser </w:t>
        </w:r>
        <w:r>
          <w:rPr>
            <w:rFonts w:ascii="Arial" w:hAnsi="Arial" w:cs="Arial"/>
            <w:color w:val="000000" w:themeColor="text1"/>
          </w:rPr>
          <w:t>f</w:t>
        </w:r>
        <w:r w:rsidRPr="00004BF1">
          <w:rPr>
            <w:rFonts w:ascii="Arial" w:hAnsi="Arial" w:cs="Arial"/>
            <w:color w:val="000000" w:themeColor="text1"/>
          </w:rPr>
          <w:t xml:space="preserve">lexible y adecuada a </w:t>
        </w:r>
        <w:r>
          <w:rPr>
            <w:rFonts w:ascii="Arial" w:hAnsi="Arial" w:cs="Arial"/>
            <w:color w:val="000000" w:themeColor="text1"/>
          </w:rPr>
          <w:t>las</w:t>
        </w:r>
        <w:r w:rsidRPr="00004BF1">
          <w:rPr>
            <w:rFonts w:ascii="Arial" w:hAnsi="Arial" w:cs="Arial"/>
            <w:color w:val="000000" w:themeColor="text1"/>
          </w:rPr>
          <w:t xml:space="preserve"> necesidad</w:t>
        </w:r>
        <w:r>
          <w:rPr>
            <w:rFonts w:ascii="Arial" w:hAnsi="Arial" w:cs="Arial"/>
            <w:color w:val="000000" w:themeColor="text1"/>
          </w:rPr>
          <w:t>e</w:t>
        </w:r>
        <w:r w:rsidRPr="00004BF1">
          <w:rPr>
            <w:rFonts w:ascii="Arial" w:hAnsi="Arial" w:cs="Arial"/>
            <w:color w:val="000000" w:themeColor="text1"/>
          </w:rPr>
          <w:t>s académicas y condiciones del contexto, co</w:t>
        </w:r>
        <w:r>
          <w:rPr>
            <w:rFonts w:ascii="Arial" w:hAnsi="Arial" w:cs="Arial"/>
            <w:color w:val="000000" w:themeColor="text1"/>
          </w:rPr>
          <w:t>n</w:t>
        </w:r>
        <w:r w:rsidRPr="00004BF1">
          <w:rPr>
            <w:rFonts w:ascii="Arial" w:hAnsi="Arial" w:cs="Arial"/>
            <w:color w:val="000000" w:themeColor="text1"/>
          </w:rPr>
          <w:t xml:space="preserve"> el fin de facilitar su</w:t>
        </w:r>
        <w:r>
          <w:rPr>
            <w:rFonts w:ascii="Arial" w:hAnsi="Arial" w:cs="Arial"/>
            <w:color w:val="000000" w:themeColor="text1"/>
          </w:rPr>
          <w:t xml:space="preserve"> </w:t>
        </w:r>
        <w:r w:rsidRPr="00004BF1">
          <w:rPr>
            <w:rFonts w:ascii="Arial" w:hAnsi="Arial" w:cs="Arial"/>
            <w:color w:val="000000" w:themeColor="text1"/>
          </w:rPr>
          <w:t>imp</w:t>
        </w:r>
        <w:r>
          <w:rPr>
            <w:rFonts w:ascii="Arial" w:hAnsi="Arial" w:cs="Arial"/>
            <w:color w:val="000000" w:themeColor="text1"/>
          </w:rPr>
          <w:t>l</w:t>
        </w:r>
        <w:r w:rsidRPr="00004BF1">
          <w:rPr>
            <w:rFonts w:ascii="Arial" w:hAnsi="Arial" w:cs="Arial"/>
            <w:color w:val="000000" w:themeColor="text1"/>
          </w:rPr>
          <w:t>ementación, darle seguimiento, evaluar sus resu</w:t>
        </w:r>
        <w:r>
          <w:rPr>
            <w:rFonts w:ascii="Arial" w:hAnsi="Arial" w:cs="Arial"/>
            <w:color w:val="000000" w:themeColor="text1"/>
          </w:rPr>
          <w:t>l</w:t>
        </w:r>
        <w:r w:rsidRPr="00004BF1">
          <w:rPr>
            <w:rFonts w:ascii="Arial" w:hAnsi="Arial" w:cs="Arial"/>
            <w:color w:val="000000" w:themeColor="text1"/>
          </w:rPr>
          <w:t xml:space="preserve">tados y hacer los </w:t>
        </w:r>
        <w:r>
          <w:rPr>
            <w:rFonts w:ascii="Arial" w:hAnsi="Arial" w:cs="Arial"/>
            <w:color w:val="000000" w:themeColor="text1"/>
          </w:rPr>
          <w:t>c</w:t>
        </w:r>
        <w:r w:rsidRPr="00004BF1">
          <w:rPr>
            <w:rFonts w:ascii="Arial" w:hAnsi="Arial" w:cs="Arial"/>
            <w:color w:val="000000" w:themeColor="text1"/>
          </w:rPr>
          <w:t xml:space="preserve">ambios necesarios para </w:t>
        </w:r>
        <w:r>
          <w:rPr>
            <w:rFonts w:ascii="Arial" w:hAnsi="Arial" w:cs="Arial"/>
            <w:color w:val="000000" w:themeColor="text1"/>
          </w:rPr>
          <w:t>r</w:t>
        </w:r>
        <w:r w:rsidRPr="00004BF1">
          <w:rPr>
            <w:rFonts w:ascii="Arial" w:hAnsi="Arial" w:cs="Arial"/>
            <w:color w:val="000000" w:themeColor="text1"/>
          </w:rPr>
          <w:t>ea</w:t>
        </w:r>
        <w:r>
          <w:rPr>
            <w:rFonts w:ascii="Arial" w:hAnsi="Arial" w:cs="Arial"/>
            <w:color w:val="000000" w:themeColor="text1"/>
          </w:rPr>
          <w:t>li</w:t>
        </w:r>
        <w:r w:rsidRPr="00004BF1">
          <w:rPr>
            <w:rFonts w:ascii="Arial" w:hAnsi="Arial" w:cs="Arial"/>
            <w:color w:val="000000" w:themeColor="text1"/>
          </w:rPr>
          <w:t>zar las metas programadas</w:t>
        </w:r>
        <w:r>
          <w:rPr>
            <w:rFonts w:ascii="Arial" w:hAnsi="Arial" w:cs="Arial"/>
            <w:color w:val="000000" w:themeColor="text1"/>
          </w:rPr>
          <w:t>.</w:t>
        </w:r>
      </w:ins>
    </w:p>
    <w:p w14:paraId="6DE80591" w14:textId="77777777" w:rsidR="000A642B" w:rsidRDefault="000A642B" w:rsidP="000A642B">
      <w:pPr>
        <w:jc w:val="both"/>
        <w:rPr>
          <w:ins w:id="154" w:author="Cuenta Microsoft" w:date="2025-09-30T11:52:00Z"/>
          <w:rFonts w:ascii="Arial" w:hAnsi="Arial" w:cs="Arial"/>
          <w:color w:val="000000" w:themeColor="text1"/>
        </w:rPr>
      </w:pPr>
    </w:p>
    <w:p w14:paraId="23E44CD3" w14:textId="77777777" w:rsidR="000A642B" w:rsidRPr="00DF7288" w:rsidRDefault="000A642B">
      <w:pPr>
        <w:rPr>
          <w:rFonts w:ascii="Arial Black" w:hAnsi="Arial Black"/>
          <w:b/>
          <w:sz w:val="36"/>
          <w:szCs w:val="36"/>
        </w:rPr>
      </w:pPr>
    </w:p>
    <w:p w14:paraId="5612A288" w14:textId="3D2F821D" w:rsidR="00F25DD4" w:rsidRPr="0077759A" w:rsidDel="009B627A" w:rsidRDefault="00F25DD4" w:rsidP="00DF7288">
      <w:pPr>
        <w:jc w:val="both"/>
        <w:rPr>
          <w:del w:id="155" w:author="Cuenta Microsoft" w:date="2025-09-30T12:18:00Z"/>
          <w:sz w:val="24"/>
          <w:szCs w:val="24"/>
        </w:rPr>
      </w:pPr>
      <w:del w:id="156" w:author="Cuenta Microsoft" w:date="2025-09-30T12:18:00Z">
        <w:r w:rsidRPr="0077759A" w:rsidDel="009B627A">
          <w:rPr>
            <w:sz w:val="24"/>
            <w:szCs w:val="24"/>
          </w:rPr>
          <w:delText>El propósito de</w:delText>
        </w:r>
        <w:r w:rsidR="006B0531" w:rsidDel="009B627A">
          <w:rPr>
            <w:sz w:val="24"/>
            <w:szCs w:val="24"/>
          </w:rPr>
          <w:delText xml:space="preserve"> la </w:delText>
        </w:r>
        <w:r w:rsidRPr="0077759A" w:rsidDel="009B627A">
          <w:rPr>
            <w:sz w:val="24"/>
            <w:szCs w:val="24"/>
          </w:rPr>
          <w:delText>P</w:delText>
        </w:r>
        <w:r w:rsidR="00525150" w:rsidDel="009B627A">
          <w:rPr>
            <w:sz w:val="24"/>
            <w:szCs w:val="24"/>
          </w:rPr>
          <w:delText>lan</w:delText>
        </w:r>
        <w:r w:rsidR="006B0531" w:rsidDel="009B627A">
          <w:rPr>
            <w:sz w:val="24"/>
            <w:szCs w:val="24"/>
          </w:rPr>
          <w:delText>eación</w:delText>
        </w:r>
        <w:r w:rsidR="00215D5C" w:rsidDel="009B627A">
          <w:rPr>
            <w:sz w:val="24"/>
            <w:szCs w:val="24"/>
          </w:rPr>
          <w:delText xml:space="preserve"> </w:delText>
        </w:r>
        <w:r w:rsidR="006B0531" w:rsidDel="009B627A">
          <w:rPr>
            <w:sz w:val="24"/>
            <w:szCs w:val="24"/>
          </w:rPr>
          <w:delText>para la</w:delText>
        </w:r>
        <w:r w:rsidRPr="0077759A" w:rsidDel="009B627A">
          <w:rPr>
            <w:sz w:val="24"/>
            <w:szCs w:val="24"/>
          </w:rPr>
          <w:delText xml:space="preserve"> Mejora Continua</w:delText>
        </w:r>
        <w:r w:rsidR="00C971B7" w:rsidDel="009B627A">
          <w:rPr>
            <w:sz w:val="24"/>
            <w:szCs w:val="24"/>
          </w:rPr>
          <w:delText xml:space="preserve"> </w:delText>
        </w:r>
        <w:r w:rsidRPr="0077759A" w:rsidDel="009B627A">
          <w:rPr>
            <w:sz w:val="24"/>
            <w:szCs w:val="24"/>
          </w:rPr>
          <w:delText>es brindar a todos los docentes de</w:delText>
        </w:r>
        <w:r w:rsidR="00912B59" w:rsidDel="009B627A">
          <w:rPr>
            <w:sz w:val="24"/>
            <w:szCs w:val="24"/>
          </w:rPr>
          <w:delText xml:space="preserve"> este</w:delText>
        </w:r>
        <w:r w:rsidRPr="0077759A" w:rsidDel="009B627A">
          <w:rPr>
            <w:sz w:val="24"/>
            <w:szCs w:val="24"/>
          </w:rPr>
          <w:delText xml:space="preserve"> </w:delText>
        </w:r>
        <w:r w:rsidR="009A0871" w:rsidRPr="0077759A" w:rsidDel="009B627A">
          <w:rPr>
            <w:sz w:val="24"/>
            <w:szCs w:val="24"/>
          </w:rPr>
          <w:delText>plantel un</w:delText>
        </w:r>
        <w:r w:rsidRPr="0077759A" w:rsidDel="009B627A">
          <w:rPr>
            <w:sz w:val="24"/>
            <w:szCs w:val="24"/>
          </w:rPr>
          <w:delText xml:space="preserve"> apoyo para mejorar los servicios educativos que se impart</w:delText>
        </w:r>
        <w:r w:rsidR="00912B59" w:rsidDel="009B627A">
          <w:rPr>
            <w:sz w:val="24"/>
            <w:szCs w:val="24"/>
          </w:rPr>
          <w:delText>e</w:delText>
        </w:r>
        <w:r w:rsidRPr="0077759A" w:rsidDel="009B627A">
          <w:rPr>
            <w:sz w:val="24"/>
            <w:szCs w:val="24"/>
          </w:rPr>
          <w:delText xml:space="preserve">n </w:delText>
        </w:r>
        <w:r w:rsidR="00912B59" w:rsidDel="009B627A">
          <w:rPr>
            <w:sz w:val="24"/>
            <w:szCs w:val="24"/>
          </w:rPr>
          <w:delText xml:space="preserve">en el mismo, </w:delText>
        </w:r>
        <w:r w:rsidRPr="0077759A" w:rsidDel="009B627A">
          <w:rPr>
            <w:sz w:val="24"/>
            <w:szCs w:val="24"/>
          </w:rPr>
          <w:delText>a través de un proceso de planeación  en</w:delText>
        </w:r>
      </w:del>
      <w:ins w:id="157" w:author="BACHILLERATO GENERAL ALFONSO DE LA MADRID VIDAURRETA" w:date="2025-09-18T23:01:00Z">
        <w:del w:id="158" w:author="Cuenta Microsoft" w:date="2025-09-30T12:18:00Z">
          <w:r w:rsidR="00BE1695" w:rsidRPr="0077759A" w:rsidDel="009B627A">
            <w:rPr>
              <w:sz w:val="24"/>
              <w:szCs w:val="24"/>
            </w:rPr>
            <w:delText>planeación en</w:delText>
          </w:r>
        </w:del>
      </w:ins>
      <w:del w:id="159" w:author="Cuenta Microsoft" w:date="2025-09-30T12:18:00Z">
        <w:r w:rsidRPr="0077759A" w:rsidDel="009B627A">
          <w:rPr>
            <w:sz w:val="24"/>
            <w:szCs w:val="24"/>
          </w:rPr>
          <w:delText xml:space="preserve"> la gestión escolar.</w:delText>
        </w:r>
      </w:del>
    </w:p>
    <w:p w14:paraId="23F22D86" w14:textId="2541600D" w:rsidR="00F25DD4" w:rsidRPr="0077759A" w:rsidDel="009B627A" w:rsidRDefault="00F25DD4" w:rsidP="00DF7288">
      <w:pPr>
        <w:jc w:val="both"/>
        <w:rPr>
          <w:del w:id="160" w:author="Cuenta Microsoft" w:date="2025-09-30T12:18:00Z"/>
          <w:sz w:val="24"/>
          <w:szCs w:val="24"/>
        </w:rPr>
      </w:pPr>
      <w:del w:id="161" w:author="Cuenta Microsoft" w:date="2025-09-30T12:18:00Z">
        <w:r w:rsidRPr="0077759A" w:rsidDel="009B627A">
          <w:rPr>
            <w:sz w:val="24"/>
            <w:szCs w:val="24"/>
          </w:rPr>
          <w:delText>El presente documento no contempla aspectos académico</w:delText>
        </w:r>
        <w:r w:rsidR="004D50D8" w:rsidDel="009B627A">
          <w:rPr>
            <w:sz w:val="24"/>
            <w:szCs w:val="24"/>
          </w:rPr>
          <w:delText>s</w:delText>
        </w:r>
        <w:r w:rsidR="00C971B7" w:rsidDel="009B627A">
          <w:rPr>
            <w:sz w:val="24"/>
            <w:szCs w:val="24"/>
          </w:rPr>
          <w:delText xml:space="preserve"> únicamente</w:delText>
        </w:r>
        <w:r w:rsidR="004D50D8" w:rsidDel="009B627A">
          <w:rPr>
            <w:sz w:val="24"/>
            <w:szCs w:val="24"/>
          </w:rPr>
          <w:delText xml:space="preserve">, </w:delText>
        </w:r>
        <w:r w:rsidRPr="0077759A" w:rsidDel="009B627A">
          <w:rPr>
            <w:sz w:val="24"/>
            <w:szCs w:val="24"/>
          </w:rPr>
          <w:delText xml:space="preserve">sino que </w:delText>
        </w:r>
        <w:r w:rsidR="00B337DA" w:rsidRPr="0077759A" w:rsidDel="009B627A">
          <w:rPr>
            <w:sz w:val="24"/>
            <w:szCs w:val="24"/>
          </w:rPr>
          <w:delText>amplía</w:delText>
        </w:r>
        <w:r w:rsidRPr="0077759A" w:rsidDel="009B627A">
          <w:rPr>
            <w:sz w:val="24"/>
            <w:szCs w:val="24"/>
          </w:rPr>
          <w:delText xml:space="preserve"> el espectro hacia todos aquellos requeridos para asegurar una educación de calidad.</w:delText>
        </w:r>
      </w:del>
    </w:p>
    <w:p w14:paraId="1CC939A9" w14:textId="2CB4BC25" w:rsidR="000A367B" w:rsidRPr="0077759A" w:rsidDel="009B627A" w:rsidRDefault="000A367B" w:rsidP="00DF7288">
      <w:pPr>
        <w:jc w:val="both"/>
        <w:rPr>
          <w:del w:id="162" w:author="Cuenta Microsoft" w:date="2025-09-30T12:18:00Z"/>
          <w:sz w:val="24"/>
          <w:szCs w:val="24"/>
        </w:rPr>
      </w:pPr>
      <w:del w:id="163" w:author="Cuenta Microsoft" w:date="2025-09-30T12:18:00Z">
        <w:r w:rsidRPr="0077759A" w:rsidDel="009B627A">
          <w:rPr>
            <w:sz w:val="24"/>
            <w:szCs w:val="24"/>
          </w:rPr>
          <w:delText xml:space="preserve">En el </w:delText>
        </w:r>
        <w:r w:rsidR="004D50D8" w:rsidDel="009B627A">
          <w:rPr>
            <w:sz w:val="24"/>
            <w:szCs w:val="24"/>
          </w:rPr>
          <w:delText xml:space="preserve">plantel del </w:delText>
        </w:r>
        <w:r w:rsidRPr="0077759A" w:rsidDel="009B627A">
          <w:rPr>
            <w:sz w:val="24"/>
            <w:szCs w:val="24"/>
          </w:rPr>
          <w:delText>Bachillerato Alfonso de la Madrid Vidaurreta</w:delText>
        </w:r>
        <w:r w:rsidR="004D50D8" w:rsidDel="009B627A">
          <w:rPr>
            <w:sz w:val="24"/>
            <w:szCs w:val="24"/>
          </w:rPr>
          <w:delText>,</w:delText>
        </w:r>
        <w:r w:rsidRPr="0077759A" w:rsidDel="009B627A">
          <w:rPr>
            <w:sz w:val="24"/>
            <w:szCs w:val="24"/>
          </w:rPr>
          <w:delText xml:space="preserve"> trabajamos con </w:delText>
        </w:r>
        <w:r w:rsidR="00C971B7" w:rsidDel="009B627A">
          <w:rPr>
            <w:sz w:val="24"/>
            <w:szCs w:val="24"/>
          </w:rPr>
          <w:delText xml:space="preserve">el propósito </w:delText>
        </w:r>
        <w:r w:rsidRPr="0077759A" w:rsidDel="009B627A">
          <w:rPr>
            <w:sz w:val="24"/>
            <w:szCs w:val="24"/>
          </w:rPr>
          <w:delText>de formar de manera integral a nuestros alumnos, inculca</w:delText>
        </w:r>
        <w:r w:rsidR="00C971B7" w:rsidDel="009B627A">
          <w:rPr>
            <w:sz w:val="24"/>
            <w:szCs w:val="24"/>
          </w:rPr>
          <w:delText>ndo</w:delText>
        </w:r>
        <w:r w:rsidRPr="0077759A" w:rsidDel="009B627A">
          <w:rPr>
            <w:sz w:val="24"/>
            <w:szCs w:val="24"/>
          </w:rPr>
          <w:delText xml:space="preserve"> valores que en el futuro les permit</w:delText>
        </w:r>
        <w:r w:rsidR="00C971B7" w:rsidDel="009B627A">
          <w:rPr>
            <w:sz w:val="24"/>
            <w:szCs w:val="24"/>
          </w:rPr>
          <w:delText>irán</w:delText>
        </w:r>
        <w:r w:rsidRPr="0077759A" w:rsidDel="009B627A">
          <w:rPr>
            <w:sz w:val="24"/>
            <w:szCs w:val="24"/>
          </w:rPr>
          <w:delText xml:space="preserve"> enfrentar </w:delText>
        </w:r>
        <w:r w:rsidR="00C971B7" w:rsidDel="009B627A">
          <w:rPr>
            <w:sz w:val="24"/>
            <w:szCs w:val="24"/>
          </w:rPr>
          <w:delText>con éxito</w:delText>
        </w:r>
        <w:r w:rsidRPr="0077759A" w:rsidDel="009B627A">
          <w:rPr>
            <w:sz w:val="24"/>
            <w:szCs w:val="24"/>
          </w:rPr>
          <w:delText xml:space="preserve"> l</w:delText>
        </w:r>
        <w:r w:rsidR="00C971B7" w:rsidDel="009B627A">
          <w:rPr>
            <w:sz w:val="24"/>
            <w:szCs w:val="24"/>
          </w:rPr>
          <w:delText>as situaciones a las que se enfrenten; p</w:delText>
        </w:r>
        <w:r w:rsidRPr="0077759A" w:rsidDel="009B627A">
          <w:rPr>
            <w:sz w:val="24"/>
            <w:szCs w:val="24"/>
          </w:rPr>
          <w:delText>rocuramos que aprendan a aprender</w:delText>
        </w:r>
        <w:r w:rsidR="001041F2" w:rsidDel="009B627A">
          <w:rPr>
            <w:sz w:val="24"/>
            <w:szCs w:val="24"/>
          </w:rPr>
          <w:delText>,</w:delText>
        </w:r>
        <w:r w:rsidRPr="0077759A" w:rsidDel="009B627A">
          <w:rPr>
            <w:sz w:val="24"/>
            <w:szCs w:val="24"/>
          </w:rPr>
          <w:delText xml:space="preserve"> </w:delText>
        </w:r>
        <w:r w:rsidR="001041F2" w:rsidDel="009B627A">
          <w:rPr>
            <w:sz w:val="24"/>
            <w:szCs w:val="24"/>
          </w:rPr>
          <w:delText>desarrollando</w:delText>
        </w:r>
        <w:r w:rsidRPr="0077759A" w:rsidDel="009B627A">
          <w:rPr>
            <w:sz w:val="24"/>
            <w:szCs w:val="24"/>
          </w:rPr>
          <w:delText xml:space="preserve"> </w:delText>
        </w:r>
        <w:r w:rsidR="002E5954" w:rsidDel="009B627A">
          <w:rPr>
            <w:sz w:val="24"/>
            <w:szCs w:val="24"/>
          </w:rPr>
          <w:delText>las</w:delText>
        </w:r>
        <w:r w:rsidRPr="0077759A" w:rsidDel="009B627A">
          <w:rPr>
            <w:sz w:val="24"/>
            <w:szCs w:val="24"/>
          </w:rPr>
          <w:delText xml:space="preserve"> habilidades necesarias </w:delText>
        </w:r>
        <w:r w:rsidR="00B337DA" w:rsidRPr="0077759A" w:rsidDel="009B627A">
          <w:rPr>
            <w:sz w:val="24"/>
            <w:szCs w:val="24"/>
          </w:rPr>
          <w:delText>para</w:delText>
        </w:r>
        <w:r w:rsidR="002E5954" w:rsidDel="009B627A">
          <w:rPr>
            <w:sz w:val="24"/>
            <w:szCs w:val="24"/>
          </w:rPr>
          <w:delText xml:space="preserve"> el</w:delText>
        </w:r>
        <w:r w:rsidRPr="0077759A" w:rsidDel="009B627A">
          <w:rPr>
            <w:sz w:val="24"/>
            <w:szCs w:val="24"/>
          </w:rPr>
          <w:delText xml:space="preserve"> manej</w:delText>
        </w:r>
        <w:r w:rsidR="002E5954" w:rsidDel="009B627A">
          <w:rPr>
            <w:sz w:val="24"/>
            <w:szCs w:val="24"/>
          </w:rPr>
          <w:delText>o de la</w:delText>
        </w:r>
        <w:r w:rsidRPr="0077759A" w:rsidDel="009B627A">
          <w:rPr>
            <w:sz w:val="24"/>
            <w:szCs w:val="24"/>
          </w:rPr>
          <w:delText xml:space="preserve"> información</w:delText>
        </w:r>
        <w:r w:rsidR="002E5954" w:rsidDel="009B627A">
          <w:rPr>
            <w:sz w:val="24"/>
            <w:szCs w:val="24"/>
          </w:rPr>
          <w:delText xml:space="preserve"> y la</w:delText>
        </w:r>
        <w:r w:rsidRPr="0077759A" w:rsidDel="009B627A">
          <w:rPr>
            <w:sz w:val="24"/>
            <w:szCs w:val="24"/>
          </w:rPr>
          <w:delText xml:space="preserve"> comunic</w:delText>
        </w:r>
        <w:r w:rsidR="002E5954" w:rsidDel="009B627A">
          <w:rPr>
            <w:sz w:val="24"/>
            <w:szCs w:val="24"/>
          </w:rPr>
          <w:delText>ación</w:delText>
        </w:r>
        <w:r w:rsidR="00A6743F" w:rsidDel="009B627A">
          <w:rPr>
            <w:sz w:val="24"/>
            <w:szCs w:val="24"/>
          </w:rPr>
          <w:delText>,</w:delText>
        </w:r>
        <w:r w:rsidR="002E5954" w:rsidDel="009B627A">
          <w:rPr>
            <w:sz w:val="24"/>
            <w:szCs w:val="24"/>
          </w:rPr>
          <w:delText xml:space="preserve"> que les permita colaborar</w:delText>
        </w:r>
        <w:r w:rsidRPr="0077759A" w:rsidDel="009B627A">
          <w:rPr>
            <w:sz w:val="24"/>
            <w:szCs w:val="24"/>
          </w:rPr>
          <w:delText xml:space="preserve"> con sus semejantes </w:delText>
        </w:r>
        <w:r w:rsidR="002E5954" w:rsidDel="009B627A">
          <w:rPr>
            <w:sz w:val="24"/>
            <w:szCs w:val="24"/>
          </w:rPr>
          <w:delText>e</w:delText>
        </w:r>
        <w:r w:rsidRPr="0077759A" w:rsidDel="009B627A">
          <w:rPr>
            <w:sz w:val="24"/>
            <w:szCs w:val="24"/>
          </w:rPr>
          <w:delText xml:space="preserve"> </w:delText>
        </w:r>
        <w:r w:rsidR="00B337DA" w:rsidRPr="0077759A" w:rsidDel="009B627A">
          <w:rPr>
            <w:sz w:val="24"/>
            <w:szCs w:val="24"/>
          </w:rPr>
          <w:delText>integrase</w:delText>
        </w:r>
        <w:r w:rsidRPr="0077759A" w:rsidDel="009B627A">
          <w:rPr>
            <w:sz w:val="24"/>
            <w:szCs w:val="24"/>
          </w:rPr>
          <w:delText xml:space="preserve"> a la vida social. </w:delText>
        </w:r>
      </w:del>
    </w:p>
    <w:p w14:paraId="6EB5C2E9" w14:textId="00781DC1" w:rsidR="00F25DD4" w:rsidRPr="0077759A" w:rsidDel="009B627A" w:rsidRDefault="000A367B" w:rsidP="00DF7288">
      <w:pPr>
        <w:jc w:val="both"/>
        <w:rPr>
          <w:del w:id="164" w:author="Cuenta Microsoft" w:date="2025-09-30T12:18:00Z"/>
          <w:sz w:val="24"/>
          <w:szCs w:val="24"/>
        </w:rPr>
      </w:pPr>
      <w:del w:id="165" w:author="Cuenta Microsoft" w:date="2025-09-30T12:18:00Z">
        <w:r w:rsidRPr="0077759A" w:rsidDel="009B627A">
          <w:rPr>
            <w:sz w:val="24"/>
            <w:szCs w:val="24"/>
          </w:rPr>
          <w:delText>Con la participación de</w:delText>
        </w:r>
        <w:r w:rsidR="00277F6F" w:rsidDel="009B627A">
          <w:rPr>
            <w:sz w:val="24"/>
            <w:szCs w:val="24"/>
          </w:rPr>
          <w:delText>l</w:delText>
        </w:r>
        <w:r w:rsidRPr="0077759A" w:rsidDel="009B627A">
          <w:rPr>
            <w:sz w:val="24"/>
            <w:szCs w:val="24"/>
          </w:rPr>
          <w:delText xml:space="preserve"> directivo</w:delText>
        </w:r>
        <w:r w:rsidR="00277F6F" w:rsidDel="009B627A">
          <w:rPr>
            <w:sz w:val="24"/>
            <w:szCs w:val="24"/>
          </w:rPr>
          <w:delText xml:space="preserve">, administrativo, </w:delText>
        </w:r>
        <w:r w:rsidRPr="0077759A" w:rsidDel="009B627A">
          <w:rPr>
            <w:sz w:val="24"/>
            <w:szCs w:val="24"/>
          </w:rPr>
          <w:delText>profesores</w:delText>
        </w:r>
        <w:r w:rsidR="00277F6F" w:rsidDel="009B627A">
          <w:rPr>
            <w:sz w:val="24"/>
            <w:szCs w:val="24"/>
          </w:rPr>
          <w:delText xml:space="preserve"> y personal de apoyo a la educación </w:delText>
        </w:r>
        <w:r w:rsidRPr="0077759A" w:rsidDel="009B627A">
          <w:rPr>
            <w:sz w:val="24"/>
            <w:szCs w:val="24"/>
          </w:rPr>
          <w:delText>que laboran</w:delText>
        </w:r>
        <w:r w:rsidR="002E5954" w:rsidDel="009B627A">
          <w:rPr>
            <w:sz w:val="24"/>
            <w:szCs w:val="24"/>
          </w:rPr>
          <w:delText xml:space="preserve"> en la institución se</w:delText>
        </w:r>
        <w:r w:rsidRPr="0077759A" w:rsidDel="009B627A">
          <w:rPr>
            <w:sz w:val="24"/>
            <w:szCs w:val="24"/>
          </w:rPr>
          <w:delText xml:space="preserve"> identifica</w:delText>
        </w:r>
        <w:r w:rsidR="002E5954" w:rsidDel="009B627A">
          <w:rPr>
            <w:sz w:val="24"/>
            <w:szCs w:val="24"/>
          </w:rPr>
          <w:delText>ron</w:delText>
        </w:r>
        <w:r w:rsidRPr="0077759A" w:rsidDel="009B627A">
          <w:rPr>
            <w:sz w:val="24"/>
            <w:szCs w:val="24"/>
          </w:rPr>
          <w:delText xml:space="preserve"> los principales problemas que </w:delText>
        </w:r>
        <w:r w:rsidR="002E5954" w:rsidDel="009B627A">
          <w:rPr>
            <w:sz w:val="24"/>
            <w:szCs w:val="24"/>
          </w:rPr>
          <w:delText>se presentan</w:delText>
        </w:r>
        <w:r w:rsidRPr="0077759A" w:rsidDel="009B627A">
          <w:rPr>
            <w:sz w:val="24"/>
            <w:szCs w:val="24"/>
          </w:rPr>
          <w:delText xml:space="preserve"> </w:delText>
        </w:r>
        <w:r w:rsidR="004D2B23" w:rsidDel="009B627A">
          <w:rPr>
            <w:sz w:val="24"/>
            <w:szCs w:val="24"/>
          </w:rPr>
          <w:delText>dándose</w:delText>
        </w:r>
        <w:r w:rsidRPr="0077759A" w:rsidDel="009B627A">
          <w:rPr>
            <w:sz w:val="24"/>
            <w:szCs w:val="24"/>
          </w:rPr>
          <w:delText xml:space="preserve"> a la tarea de definir las metas y las líneas de acciones que </w:delText>
        </w:r>
        <w:r w:rsidR="002E5954" w:rsidDel="009B627A">
          <w:rPr>
            <w:sz w:val="24"/>
            <w:szCs w:val="24"/>
          </w:rPr>
          <w:delText>se deben</w:delText>
        </w:r>
        <w:r w:rsidRPr="0077759A" w:rsidDel="009B627A">
          <w:rPr>
            <w:sz w:val="24"/>
            <w:szCs w:val="24"/>
          </w:rPr>
          <w:delText xml:space="preserve"> emprender para darles solución</w:delText>
        </w:r>
        <w:r w:rsidR="004D2B23" w:rsidDel="009B627A">
          <w:rPr>
            <w:sz w:val="24"/>
            <w:szCs w:val="24"/>
          </w:rPr>
          <w:delText>, y así, p</w:delText>
        </w:r>
        <w:r w:rsidR="004D2B23" w:rsidRPr="0077759A" w:rsidDel="009B627A">
          <w:rPr>
            <w:sz w:val="24"/>
            <w:szCs w:val="24"/>
          </w:rPr>
          <w:delText xml:space="preserve">roporcionar educación de buena calidad que permita a los estudiantes </w:delText>
        </w:r>
        <w:r w:rsidR="00277F6F" w:rsidDel="009B627A">
          <w:rPr>
            <w:sz w:val="24"/>
            <w:szCs w:val="24"/>
          </w:rPr>
          <w:delText>el</w:delText>
        </w:r>
        <w:r w:rsidR="004D2B23" w:rsidRPr="0077759A" w:rsidDel="009B627A">
          <w:rPr>
            <w:sz w:val="24"/>
            <w:szCs w:val="24"/>
          </w:rPr>
          <w:delText xml:space="preserve"> desarrollo y participación en </w:delText>
        </w:r>
        <w:r w:rsidR="004D2B23" w:rsidDel="009B627A">
          <w:rPr>
            <w:sz w:val="24"/>
            <w:szCs w:val="24"/>
          </w:rPr>
          <w:delText>su contexto social.</w:delText>
        </w:r>
      </w:del>
    </w:p>
    <w:p w14:paraId="4E035F87" w14:textId="19B94C5A" w:rsidR="000A367B" w:rsidRPr="0077759A" w:rsidDel="009B627A" w:rsidRDefault="004D2B23" w:rsidP="00DF7288">
      <w:pPr>
        <w:jc w:val="both"/>
        <w:rPr>
          <w:del w:id="166" w:author="Cuenta Microsoft" w:date="2025-09-30T12:18:00Z"/>
          <w:sz w:val="24"/>
          <w:szCs w:val="24"/>
        </w:rPr>
      </w:pPr>
      <w:del w:id="167" w:author="Cuenta Microsoft" w:date="2025-09-30T12:18:00Z">
        <w:r w:rsidDel="009B627A">
          <w:rPr>
            <w:sz w:val="24"/>
            <w:szCs w:val="24"/>
          </w:rPr>
          <w:delText>P</w:delText>
        </w:r>
        <w:r w:rsidR="000A367B" w:rsidRPr="0077759A" w:rsidDel="009B627A">
          <w:rPr>
            <w:sz w:val="24"/>
            <w:szCs w:val="24"/>
          </w:rPr>
          <w:delText>o</w:delText>
        </w:r>
        <w:r w:rsidDel="009B627A">
          <w:rPr>
            <w:sz w:val="24"/>
            <w:szCs w:val="24"/>
          </w:rPr>
          <w:delText>r otra parte, con</w:delText>
        </w:r>
        <w:r w:rsidR="000A367B" w:rsidRPr="0077759A" w:rsidDel="009B627A">
          <w:rPr>
            <w:sz w:val="24"/>
            <w:szCs w:val="24"/>
          </w:rPr>
          <w:delText xml:space="preserve"> la finalidad de </w:delText>
        </w:r>
        <w:r w:rsidR="00F55195" w:rsidDel="009B627A">
          <w:rPr>
            <w:sz w:val="24"/>
            <w:szCs w:val="24"/>
          </w:rPr>
          <w:delText>seguir formando</w:delText>
        </w:r>
        <w:r w:rsidR="000A367B" w:rsidRPr="0077759A" w:rsidDel="009B627A">
          <w:rPr>
            <w:sz w:val="24"/>
            <w:szCs w:val="24"/>
          </w:rPr>
          <w:delText xml:space="preserve"> parte de</w:delText>
        </w:r>
        <w:r w:rsidR="004F4435" w:rsidDel="009B627A">
          <w:rPr>
            <w:sz w:val="24"/>
            <w:szCs w:val="24"/>
          </w:rPr>
          <w:delText>l grupo</w:delText>
        </w:r>
        <w:r w:rsidR="000A367B" w:rsidRPr="0077759A" w:rsidDel="009B627A">
          <w:rPr>
            <w:sz w:val="24"/>
            <w:szCs w:val="24"/>
          </w:rPr>
          <w:delText xml:space="preserve"> de escuelas que integra</w:delText>
        </w:r>
        <w:r w:rsidR="0066497A" w:rsidDel="009B627A">
          <w:rPr>
            <w:sz w:val="24"/>
            <w:szCs w:val="24"/>
          </w:rPr>
          <w:delText>n</w:delText>
        </w:r>
        <w:r w:rsidR="000A367B" w:rsidRPr="0077759A" w:rsidDel="009B627A">
          <w:rPr>
            <w:sz w:val="24"/>
            <w:szCs w:val="24"/>
          </w:rPr>
          <w:delText xml:space="preserve"> el Sistema Nacional de Bachillerato, </w:delText>
        </w:r>
        <w:r w:rsidR="004F4435" w:rsidDel="009B627A">
          <w:rPr>
            <w:sz w:val="24"/>
            <w:szCs w:val="24"/>
          </w:rPr>
          <w:delText xml:space="preserve">se propuso elaborar </w:delText>
        </w:r>
        <w:r w:rsidR="006B0531" w:rsidDel="009B627A">
          <w:rPr>
            <w:sz w:val="24"/>
            <w:szCs w:val="24"/>
          </w:rPr>
          <w:delText>la Planeación</w:delText>
        </w:r>
        <w:r w:rsidR="00525150" w:rsidDel="009B627A">
          <w:rPr>
            <w:sz w:val="24"/>
            <w:szCs w:val="24"/>
          </w:rPr>
          <w:delText xml:space="preserve"> </w:delText>
        </w:r>
        <w:r w:rsidR="006B0531" w:rsidDel="009B627A">
          <w:rPr>
            <w:sz w:val="24"/>
            <w:szCs w:val="24"/>
          </w:rPr>
          <w:delText xml:space="preserve">para la </w:delText>
        </w:r>
        <w:r w:rsidR="000A367B" w:rsidRPr="0077759A" w:rsidDel="009B627A">
          <w:rPr>
            <w:sz w:val="24"/>
            <w:szCs w:val="24"/>
          </w:rPr>
          <w:delText>Mejora Continua</w:delText>
        </w:r>
        <w:r w:rsidR="004F4435" w:rsidDel="009B627A">
          <w:rPr>
            <w:sz w:val="24"/>
            <w:szCs w:val="24"/>
          </w:rPr>
          <w:delText xml:space="preserve"> de</w:delText>
        </w:r>
        <w:r w:rsidR="00277F6F" w:rsidDel="009B627A">
          <w:rPr>
            <w:sz w:val="24"/>
            <w:szCs w:val="24"/>
          </w:rPr>
          <w:delText xml:space="preserve"> </w:delText>
        </w:r>
        <w:r w:rsidR="004F4435" w:rsidDel="009B627A">
          <w:rPr>
            <w:sz w:val="24"/>
            <w:szCs w:val="24"/>
          </w:rPr>
          <w:delText>l</w:delText>
        </w:r>
        <w:r w:rsidR="00277F6F" w:rsidDel="009B627A">
          <w:rPr>
            <w:sz w:val="24"/>
            <w:szCs w:val="24"/>
          </w:rPr>
          <w:delText>a</w:delText>
        </w:r>
        <w:r w:rsidR="004F4435" w:rsidDel="009B627A">
          <w:rPr>
            <w:sz w:val="24"/>
            <w:szCs w:val="24"/>
          </w:rPr>
          <w:delText xml:space="preserve"> </w:delText>
        </w:r>
        <w:r w:rsidR="000A367B" w:rsidRPr="0077759A" w:rsidDel="009B627A">
          <w:rPr>
            <w:sz w:val="24"/>
            <w:szCs w:val="24"/>
          </w:rPr>
          <w:delText xml:space="preserve">que </w:delText>
        </w:r>
        <w:r w:rsidR="004F4435" w:rsidDel="009B627A">
          <w:rPr>
            <w:sz w:val="24"/>
            <w:szCs w:val="24"/>
          </w:rPr>
          <w:delText>se es</w:delText>
        </w:r>
        <w:r w:rsidR="000A367B" w:rsidRPr="0077759A" w:rsidDel="009B627A">
          <w:rPr>
            <w:sz w:val="24"/>
            <w:szCs w:val="24"/>
          </w:rPr>
          <w:delText xml:space="preserve">pera sea </w:delText>
        </w:r>
        <w:r w:rsidR="004F4435" w:rsidDel="009B627A">
          <w:rPr>
            <w:sz w:val="24"/>
            <w:szCs w:val="24"/>
          </w:rPr>
          <w:delText xml:space="preserve">un </w:delText>
        </w:r>
        <w:r w:rsidR="00D61F2B" w:rsidDel="009B627A">
          <w:rPr>
            <w:sz w:val="24"/>
            <w:szCs w:val="24"/>
          </w:rPr>
          <w:delText>referente que</w:delText>
        </w:r>
        <w:r w:rsidR="004F4435" w:rsidDel="009B627A">
          <w:rPr>
            <w:sz w:val="24"/>
            <w:szCs w:val="24"/>
          </w:rPr>
          <w:delText xml:space="preserve"> ayude </w:delText>
        </w:r>
        <w:r w:rsidR="00F55195" w:rsidDel="009B627A">
          <w:rPr>
            <w:sz w:val="24"/>
            <w:szCs w:val="24"/>
          </w:rPr>
          <w:delText>a seguir dentro del</w:delText>
        </w:r>
        <w:r w:rsidR="0066497A" w:rsidDel="009B627A">
          <w:rPr>
            <w:sz w:val="24"/>
            <w:szCs w:val="24"/>
          </w:rPr>
          <w:delText xml:space="preserve"> Organismo antes mencionado</w:delText>
        </w:r>
        <w:r w:rsidR="000A367B" w:rsidRPr="0077759A" w:rsidDel="009B627A">
          <w:rPr>
            <w:sz w:val="24"/>
            <w:szCs w:val="24"/>
          </w:rPr>
          <w:delText>.</w:delText>
        </w:r>
        <w:r w:rsidR="0066497A" w:rsidDel="009B627A">
          <w:rPr>
            <w:sz w:val="24"/>
            <w:szCs w:val="24"/>
          </w:rPr>
          <w:delText xml:space="preserve">  Así mismo</w:delText>
        </w:r>
        <w:r w:rsidR="004C3DE7" w:rsidDel="009B627A">
          <w:rPr>
            <w:sz w:val="24"/>
            <w:szCs w:val="24"/>
          </w:rPr>
          <w:delText>, nuestro Bachillerato</w:delText>
        </w:r>
        <w:r w:rsidR="0066497A" w:rsidDel="009B627A">
          <w:rPr>
            <w:sz w:val="24"/>
            <w:szCs w:val="24"/>
          </w:rPr>
          <w:delText xml:space="preserve"> como </w:delText>
        </w:r>
        <w:r w:rsidR="004C3DE7" w:rsidDel="009B627A">
          <w:rPr>
            <w:sz w:val="24"/>
            <w:szCs w:val="24"/>
          </w:rPr>
          <w:delText>Institución educativa que pertenece a la Dirección de Bachilleratos Estatales y Preparatoria Abierta</w:delText>
        </w:r>
        <w:r w:rsidR="00205367" w:rsidDel="009B627A">
          <w:rPr>
            <w:sz w:val="24"/>
            <w:szCs w:val="24"/>
          </w:rPr>
          <w:delText xml:space="preserve">, asume el compromiso de llevar a cabo sus actividades de enseñanza con </w:delText>
        </w:r>
        <w:r w:rsidR="00933E6F" w:rsidDel="009B627A">
          <w:rPr>
            <w:sz w:val="24"/>
            <w:szCs w:val="24"/>
          </w:rPr>
          <w:delText>dedicación</w:delText>
        </w:r>
        <w:r w:rsidR="00205367" w:rsidDel="009B627A">
          <w:rPr>
            <w:sz w:val="24"/>
            <w:szCs w:val="24"/>
          </w:rPr>
          <w:delText>, disciplina, honestidad, responsabilidad, respeto y vocación de servicio.</w:delText>
        </w:r>
      </w:del>
    </w:p>
    <w:p w14:paraId="63B87D97" w14:textId="3EAD546F" w:rsidR="000A367B" w:rsidRPr="0077759A" w:rsidDel="009B627A" w:rsidRDefault="00933E6F" w:rsidP="00DF7288">
      <w:pPr>
        <w:jc w:val="both"/>
        <w:rPr>
          <w:del w:id="168" w:author="Cuenta Microsoft" w:date="2025-09-30T12:18:00Z"/>
          <w:sz w:val="24"/>
          <w:szCs w:val="24"/>
        </w:rPr>
      </w:pPr>
      <w:del w:id="169" w:author="Cuenta Microsoft" w:date="2025-09-30T12:18:00Z">
        <w:r w:rsidDel="009B627A">
          <w:rPr>
            <w:sz w:val="24"/>
            <w:szCs w:val="24"/>
          </w:rPr>
          <w:delText xml:space="preserve">Como todo ser humano los alumnos que acuden a esta institución, a lo largo de su formación van formando </w:delText>
        </w:r>
        <w:r w:rsidR="0053619D" w:rsidRPr="0077759A" w:rsidDel="009B627A">
          <w:rPr>
            <w:sz w:val="24"/>
            <w:szCs w:val="24"/>
          </w:rPr>
          <w:delText xml:space="preserve">conciencia de su dignidad de personas, a través del derecho y el deber ineludibles de recibir una </w:delText>
        </w:r>
        <w:r w:rsidR="00B337DA" w:rsidRPr="0077759A" w:rsidDel="009B627A">
          <w:rPr>
            <w:sz w:val="24"/>
            <w:szCs w:val="24"/>
          </w:rPr>
          <w:delText>adecuada</w:delText>
        </w:r>
        <w:r w:rsidR="0053619D" w:rsidRPr="0077759A" w:rsidDel="009B627A">
          <w:rPr>
            <w:sz w:val="24"/>
            <w:szCs w:val="24"/>
          </w:rPr>
          <w:delText xml:space="preserve"> educación que desarrolle </w:delText>
        </w:r>
        <w:r w:rsidR="00B337DA" w:rsidRPr="0077759A" w:rsidDel="009B627A">
          <w:rPr>
            <w:sz w:val="24"/>
            <w:szCs w:val="24"/>
          </w:rPr>
          <w:delText>armónica</w:delText>
        </w:r>
        <w:r w:rsidR="0053619D" w:rsidRPr="0077759A" w:rsidDel="009B627A">
          <w:rPr>
            <w:sz w:val="24"/>
            <w:szCs w:val="24"/>
          </w:rPr>
          <w:delText xml:space="preserve"> e integralmente todas las facultades de su ser; física</w:delText>
        </w:r>
        <w:r w:rsidR="00E31F72" w:rsidDel="009B627A">
          <w:rPr>
            <w:sz w:val="24"/>
            <w:szCs w:val="24"/>
          </w:rPr>
          <w:delText>s</w:delText>
        </w:r>
        <w:r w:rsidR="0053619D" w:rsidRPr="0077759A" w:rsidDel="009B627A">
          <w:rPr>
            <w:sz w:val="24"/>
            <w:szCs w:val="24"/>
          </w:rPr>
          <w:delText xml:space="preserve"> y morales, intelectuales, mentales, volitivas, biológicas y ambientales. Se persigue una formación </w:delText>
        </w:r>
        <w:r w:rsidR="00B337DA" w:rsidRPr="0077759A" w:rsidDel="009B627A">
          <w:rPr>
            <w:sz w:val="24"/>
            <w:szCs w:val="24"/>
          </w:rPr>
          <w:delText>académica</w:delText>
        </w:r>
        <w:r w:rsidR="0053619D" w:rsidRPr="0077759A" w:rsidDel="009B627A">
          <w:rPr>
            <w:sz w:val="24"/>
            <w:szCs w:val="24"/>
          </w:rPr>
          <w:delText xml:space="preserve"> y humana de calidad, fomentando actitudes de investigación e innovación, que los prepare para la vida profesional, que cooperen activamente en el mejoramiento económico, </w:delText>
        </w:r>
        <w:r w:rsidR="00B337DA" w:rsidRPr="0077759A" w:rsidDel="009B627A">
          <w:rPr>
            <w:sz w:val="24"/>
            <w:szCs w:val="24"/>
          </w:rPr>
          <w:delText xml:space="preserve">social, </w:delText>
        </w:r>
        <w:r w:rsidR="00832FE4" w:rsidRPr="0077759A" w:rsidDel="009B627A">
          <w:rPr>
            <w:sz w:val="24"/>
            <w:szCs w:val="24"/>
          </w:rPr>
          <w:delText>espiritual y</w:delText>
        </w:r>
        <w:r w:rsidR="0053619D" w:rsidRPr="0077759A" w:rsidDel="009B627A">
          <w:rPr>
            <w:sz w:val="24"/>
            <w:szCs w:val="24"/>
          </w:rPr>
          <w:delText xml:space="preserve"> cultural de la sociedad, empleando </w:delText>
        </w:r>
        <w:r w:rsidR="00B23DC8" w:rsidDel="009B627A">
          <w:rPr>
            <w:sz w:val="24"/>
            <w:szCs w:val="24"/>
          </w:rPr>
          <w:delText>herramientas</w:delText>
        </w:r>
        <w:r w:rsidR="0053619D" w:rsidRPr="0077759A" w:rsidDel="009B627A">
          <w:rPr>
            <w:sz w:val="24"/>
            <w:szCs w:val="24"/>
          </w:rPr>
          <w:delText xml:space="preserve"> tecnológic</w:delText>
        </w:r>
        <w:r w:rsidR="00B23DC8" w:rsidDel="009B627A">
          <w:rPr>
            <w:sz w:val="24"/>
            <w:szCs w:val="24"/>
          </w:rPr>
          <w:delText>a</w:delText>
        </w:r>
        <w:r w:rsidR="0053619D" w:rsidRPr="0077759A" w:rsidDel="009B627A">
          <w:rPr>
            <w:sz w:val="24"/>
            <w:szCs w:val="24"/>
          </w:rPr>
          <w:delText>s modern</w:delText>
        </w:r>
        <w:r w:rsidR="00B23DC8" w:rsidDel="009B627A">
          <w:rPr>
            <w:sz w:val="24"/>
            <w:szCs w:val="24"/>
          </w:rPr>
          <w:delText>a</w:delText>
        </w:r>
        <w:r w:rsidR="0053619D" w:rsidRPr="0077759A" w:rsidDel="009B627A">
          <w:rPr>
            <w:sz w:val="24"/>
            <w:szCs w:val="24"/>
          </w:rPr>
          <w:delText>s.</w:delText>
        </w:r>
      </w:del>
    </w:p>
    <w:p w14:paraId="2EF2F0C5" w14:textId="49064821" w:rsidR="00585D7C" w:rsidRPr="0077759A" w:rsidDel="009B627A" w:rsidRDefault="00585D7C" w:rsidP="00DF7288">
      <w:pPr>
        <w:jc w:val="both"/>
        <w:rPr>
          <w:del w:id="170" w:author="Cuenta Microsoft" w:date="2025-09-30T12:18:00Z"/>
          <w:sz w:val="24"/>
          <w:szCs w:val="24"/>
        </w:rPr>
      </w:pPr>
      <w:del w:id="171" w:author="Cuenta Microsoft" w:date="2025-09-30T12:18:00Z">
        <w:r w:rsidRPr="0077759A" w:rsidDel="009B627A">
          <w:rPr>
            <w:sz w:val="24"/>
            <w:szCs w:val="24"/>
          </w:rPr>
          <w:delText>Los alumnos y alumnas del bachillerato</w:delText>
        </w:r>
        <w:r w:rsidR="00DF7288" w:rsidDel="009B627A">
          <w:rPr>
            <w:sz w:val="24"/>
            <w:szCs w:val="24"/>
          </w:rPr>
          <w:delText xml:space="preserve"> </w:delText>
        </w:r>
        <w:r w:rsidR="00832FE4" w:rsidDel="009B627A">
          <w:rPr>
            <w:sz w:val="24"/>
            <w:szCs w:val="24"/>
          </w:rPr>
          <w:delText>“</w:delText>
        </w:r>
        <w:r w:rsidR="00832FE4" w:rsidRPr="0077759A" w:rsidDel="009B627A">
          <w:rPr>
            <w:sz w:val="24"/>
            <w:szCs w:val="24"/>
          </w:rPr>
          <w:delText>Alfonso</w:delText>
        </w:r>
        <w:r w:rsidR="00DF7288" w:rsidDel="009B627A">
          <w:rPr>
            <w:sz w:val="24"/>
            <w:szCs w:val="24"/>
          </w:rPr>
          <w:delText xml:space="preserve"> </w:delText>
        </w:r>
        <w:r w:rsidR="00B337DA" w:rsidRPr="0077759A" w:rsidDel="009B627A">
          <w:rPr>
            <w:sz w:val="24"/>
            <w:szCs w:val="24"/>
          </w:rPr>
          <w:delText>de</w:delText>
        </w:r>
        <w:r w:rsidRPr="0077759A" w:rsidDel="009B627A">
          <w:rPr>
            <w:sz w:val="24"/>
            <w:szCs w:val="24"/>
          </w:rPr>
          <w:delText xml:space="preserve"> la </w:delText>
        </w:r>
        <w:r w:rsidR="00832FE4" w:rsidRPr="0077759A" w:rsidDel="009B627A">
          <w:rPr>
            <w:sz w:val="24"/>
            <w:szCs w:val="24"/>
          </w:rPr>
          <w:delText>Madrid</w:delText>
        </w:r>
        <w:r w:rsidR="00832FE4" w:rsidDel="009B627A">
          <w:rPr>
            <w:sz w:val="24"/>
            <w:szCs w:val="24"/>
          </w:rPr>
          <w:delText xml:space="preserve"> </w:delText>
        </w:r>
        <w:r w:rsidR="00832FE4" w:rsidRPr="0077759A" w:rsidDel="009B627A">
          <w:rPr>
            <w:sz w:val="24"/>
            <w:szCs w:val="24"/>
          </w:rPr>
          <w:delText>Vidaurreta</w:delText>
        </w:r>
        <w:r w:rsidR="00DF7288" w:rsidDel="009B627A">
          <w:rPr>
            <w:sz w:val="24"/>
            <w:szCs w:val="24"/>
          </w:rPr>
          <w:delText>”</w:delText>
        </w:r>
        <w:r w:rsidRPr="0077759A" w:rsidDel="009B627A">
          <w:rPr>
            <w:sz w:val="24"/>
            <w:szCs w:val="24"/>
          </w:rPr>
          <w:delText xml:space="preserve"> con sus </w:delText>
        </w:r>
        <w:r w:rsidR="0036007E" w:rsidDel="009B627A">
          <w:rPr>
            <w:sz w:val="24"/>
            <w:szCs w:val="24"/>
          </w:rPr>
          <w:delText>aprendizajes</w:delText>
        </w:r>
        <w:r w:rsidRPr="0077759A" w:rsidDel="009B627A">
          <w:rPr>
            <w:sz w:val="24"/>
            <w:szCs w:val="24"/>
          </w:rPr>
          <w:delText xml:space="preserve"> </w:delText>
        </w:r>
        <w:r w:rsidR="00E31F72" w:rsidDel="009B627A">
          <w:rPr>
            <w:sz w:val="24"/>
            <w:szCs w:val="24"/>
          </w:rPr>
          <w:delText>soci</w:delText>
        </w:r>
        <w:r w:rsidR="003A07EF" w:rsidDel="009B627A">
          <w:rPr>
            <w:sz w:val="24"/>
            <w:szCs w:val="24"/>
          </w:rPr>
          <w:delText>oemocionales</w:delText>
        </w:r>
        <w:r w:rsidRPr="0077759A" w:rsidDel="009B627A">
          <w:rPr>
            <w:sz w:val="24"/>
            <w:szCs w:val="24"/>
          </w:rPr>
          <w:delText xml:space="preserve"> y </w:delText>
        </w:r>
        <w:r w:rsidR="00B23DC8" w:rsidDel="009B627A">
          <w:rPr>
            <w:sz w:val="24"/>
            <w:szCs w:val="24"/>
          </w:rPr>
          <w:delText>académicos</w:delText>
        </w:r>
        <w:r w:rsidRPr="0077759A" w:rsidDel="009B627A">
          <w:rPr>
            <w:sz w:val="24"/>
            <w:szCs w:val="24"/>
          </w:rPr>
          <w:delText xml:space="preserve"> </w:delText>
        </w:r>
        <w:r w:rsidR="00B337DA" w:rsidRPr="0077759A" w:rsidDel="009B627A">
          <w:rPr>
            <w:sz w:val="24"/>
            <w:szCs w:val="24"/>
          </w:rPr>
          <w:delText>buscan</w:delText>
        </w:r>
        <w:r w:rsidRPr="0077759A" w:rsidDel="009B627A">
          <w:rPr>
            <w:sz w:val="24"/>
            <w:szCs w:val="24"/>
          </w:rPr>
          <w:delText xml:space="preserve"> mejorar la convivencia humana, </w:delText>
        </w:r>
        <w:r w:rsidR="007B5F62" w:rsidDel="009B627A">
          <w:rPr>
            <w:sz w:val="24"/>
            <w:szCs w:val="24"/>
          </w:rPr>
          <w:delText xml:space="preserve">volverse más </w:delText>
        </w:r>
        <w:r w:rsidRPr="0077759A" w:rsidDel="009B627A">
          <w:rPr>
            <w:sz w:val="24"/>
            <w:szCs w:val="24"/>
          </w:rPr>
          <w:delText xml:space="preserve">solidarios con los </w:delText>
        </w:r>
        <w:r w:rsidR="00B337DA" w:rsidRPr="0077759A" w:rsidDel="009B627A">
          <w:rPr>
            <w:sz w:val="24"/>
            <w:szCs w:val="24"/>
          </w:rPr>
          <w:delText>más</w:delText>
        </w:r>
        <w:r w:rsidRPr="0077759A" w:rsidDel="009B627A">
          <w:rPr>
            <w:sz w:val="24"/>
            <w:szCs w:val="24"/>
          </w:rPr>
          <w:delText xml:space="preserve"> necesitados y </w:delText>
        </w:r>
        <w:r w:rsidR="007B5F62" w:rsidDel="009B627A">
          <w:rPr>
            <w:sz w:val="24"/>
            <w:szCs w:val="24"/>
          </w:rPr>
          <w:delText xml:space="preserve">llevar a cabo </w:delText>
        </w:r>
        <w:r w:rsidRPr="0077759A" w:rsidDel="009B627A">
          <w:rPr>
            <w:sz w:val="24"/>
            <w:szCs w:val="24"/>
          </w:rPr>
          <w:delText xml:space="preserve">el bien común de la sociedad, </w:delText>
        </w:r>
        <w:r w:rsidR="00B23DC8" w:rsidDel="009B627A">
          <w:rPr>
            <w:sz w:val="24"/>
            <w:szCs w:val="24"/>
          </w:rPr>
          <w:delText>en otras palabras</w:delText>
        </w:r>
        <w:r w:rsidR="007B5F62" w:rsidDel="009B627A">
          <w:rPr>
            <w:sz w:val="24"/>
            <w:szCs w:val="24"/>
          </w:rPr>
          <w:delText>,</w:delText>
        </w:r>
        <w:r w:rsidR="00B23DC8" w:rsidDel="009B627A">
          <w:rPr>
            <w:sz w:val="24"/>
            <w:szCs w:val="24"/>
          </w:rPr>
          <w:delText xml:space="preserve"> aprenden para la vida</w:delText>
        </w:r>
        <w:r w:rsidR="007B5F62" w:rsidDel="009B627A">
          <w:rPr>
            <w:sz w:val="24"/>
            <w:szCs w:val="24"/>
          </w:rPr>
          <w:delText>,</w:delText>
        </w:r>
        <w:r w:rsidR="0036007E" w:rsidDel="009B627A">
          <w:rPr>
            <w:sz w:val="24"/>
            <w:szCs w:val="24"/>
          </w:rPr>
          <w:delText xml:space="preserve"> con la educación integral que se imparte</w:delText>
        </w:r>
        <w:r w:rsidR="007B5F62" w:rsidDel="009B627A">
          <w:rPr>
            <w:sz w:val="24"/>
            <w:szCs w:val="24"/>
          </w:rPr>
          <w:delText>,</w:delText>
        </w:r>
        <w:r w:rsidR="0036007E" w:rsidDel="009B627A">
          <w:rPr>
            <w:sz w:val="24"/>
            <w:szCs w:val="24"/>
          </w:rPr>
          <w:delText xml:space="preserve"> se </w:delText>
        </w:r>
        <w:r w:rsidRPr="0077759A" w:rsidDel="009B627A">
          <w:rPr>
            <w:sz w:val="24"/>
            <w:szCs w:val="24"/>
          </w:rPr>
          <w:delText xml:space="preserve">busca desarrollar en los </w:delText>
        </w:r>
        <w:r w:rsidR="00E31F72" w:rsidDel="009B627A">
          <w:rPr>
            <w:sz w:val="24"/>
            <w:szCs w:val="24"/>
          </w:rPr>
          <w:delText>aprendientes</w:delText>
        </w:r>
        <w:r w:rsidRPr="0077759A" w:rsidDel="009B627A">
          <w:rPr>
            <w:sz w:val="24"/>
            <w:szCs w:val="24"/>
          </w:rPr>
          <w:delText xml:space="preserve"> valores humanos, cívicos y éticos</w:delText>
        </w:r>
        <w:r w:rsidR="007B5F62" w:rsidDel="009B627A">
          <w:rPr>
            <w:sz w:val="24"/>
            <w:szCs w:val="24"/>
          </w:rPr>
          <w:delText xml:space="preserve"> encaminados al desarrollo de </w:delText>
        </w:r>
        <w:r w:rsidRPr="0077759A" w:rsidDel="009B627A">
          <w:rPr>
            <w:sz w:val="24"/>
            <w:szCs w:val="24"/>
          </w:rPr>
          <w:delText xml:space="preserve"> la solidaridad, la integridad de la familia, la responsabilidad social, el respeto a otras culturas y formas de pensar</w:delText>
        </w:r>
        <w:r w:rsidR="00B35CD9" w:rsidDel="009B627A">
          <w:rPr>
            <w:sz w:val="24"/>
            <w:szCs w:val="24"/>
          </w:rPr>
          <w:delText xml:space="preserve">. </w:delText>
        </w:r>
        <w:r w:rsidR="00603E0C" w:rsidRPr="0077759A" w:rsidDel="009B627A">
          <w:rPr>
            <w:sz w:val="24"/>
            <w:szCs w:val="24"/>
          </w:rPr>
          <w:delText xml:space="preserve">Los </w:delText>
        </w:r>
        <w:r w:rsidR="00E31F72" w:rsidDel="009B627A">
          <w:rPr>
            <w:sz w:val="24"/>
            <w:szCs w:val="24"/>
          </w:rPr>
          <w:delText>jóvenes</w:delText>
        </w:r>
        <w:r w:rsidRPr="0077759A" w:rsidDel="009B627A">
          <w:rPr>
            <w:sz w:val="24"/>
            <w:szCs w:val="24"/>
          </w:rPr>
          <w:delText xml:space="preserve">, participan de manera </w:delText>
        </w:r>
        <w:r w:rsidR="00B35CD9" w:rsidDel="009B627A">
          <w:rPr>
            <w:sz w:val="24"/>
            <w:szCs w:val="24"/>
          </w:rPr>
          <w:delText>responsable</w:delText>
        </w:r>
        <w:r w:rsidRPr="0077759A" w:rsidDel="009B627A">
          <w:rPr>
            <w:sz w:val="24"/>
            <w:szCs w:val="24"/>
          </w:rPr>
          <w:delText xml:space="preserve"> en su formación, </w:delText>
        </w:r>
        <w:r w:rsidR="00B35CD9" w:rsidDel="009B627A">
          <w:rPr>
            <w:sz w:val="24"/>
            <w:szCs w:val="24"/>
          </w:rPr>
          <w:delText>desarrollando un</w:delText>
        </w:r>
        <w:r w:rsidRPr="0077759A" w:rsidDel="009B627A">
          <w:rPr>
            <w:sz w:val="24"/>
            <w:szCs w:val="24"/>
          </w:rPr>
          <w:delText xml:space="preserve"> uso adecuado de su libertad</w:delText>
        </w:r>
        <w:r w:rsidR="00B35CD9" w:rsidDel="009B627A">
          <w:rPr>
            <w:sz w:val="24"/>
            <w:szCs w:val="24"/>
          </w:rPr>
          <w:delText xml:space="preserve"> demostrándolo</w:delText>
        </w:r>
        <w:r w:rsidRPr="0077759A" w:rsidDel="009B627A">
          <w:rPr>
            <w:sz w:val="24"/>
            <w:szCs w:val="24"/>
          </w:rPr>
          <w:delText xml:space="preserve"> en la aceptación responsable de su autonomía</w:delText>
        </w:r>
        <w:r w:rsidR="00B35CD9" w:rsidDel="009B627A">
          <w:rPr>
            <w:sz w:val="24"/>
            <w:szCs w:val="24"/>
          </w:rPr>
          <w:delText xml:space="preserve"> y en la práctica de</w:delText>
        </w:r>
        <w:r w:rsidRPr="0077759A" w:rsidDel="009B627A">
          <w:rPr>
            <w:sz w:val="24"/>
            <w:szCs w:val="24"/>
          </w:rPr>
          <w:delText xml:space="preserve"> sus actos</w:delText>
        </w:r>
        <w:r w:rsidR="003A07EF" w:rsidDel="009B627A">
          <w:rPr>
            <w:sz w:val="24"/>
            <w:szCs w:val="24"/>
          </w:rPr>
          <w:delText>,</w:delText>
        </w:r>
        <w:r w:rsidRPr="0077759A" w:rsidDel="009B627A">
          <w:rPr>
            <w:sz w:val="24"/>
            <w:szCs w:val="24"/>
          </w:rPr>
          <w:delText xml:space="preserve"> </w:delText>
        </w:r>
        <w:r w:rsidR="00B35CD9" w:rsidDel="009B627A">
          <w:rPr>
            <w:sz w:val="24"/>
            <w:szCs w:val="24"/>
          </w:rPr>
          <w:delText>observándose en ellos su</w:delText>
        </w:r>
        <w:r w:rsidRPr="0077759A" w:rsidDel="009B627A">
          <w:rPr>
            <w:sz w:val="24"/>
            <w:szCs w:val="24"/>
          </w:rPr>
          <w:delText xml:space="preserve"> capacidad </w:delText>
        </w:r>
        <w:r w:rsidR="007B5F62" w:rsidDel="009B627A">
          <w:rPr>
            <w:sz w:val="24"/>
            <w:szCs w:val="24"/>
          </w:rPr>
          <w:delText>para</w:delText>
        </w:r>
        <w:r w:rsidRPr="0077759A" w:rsidDel="009B627A">
          <w:rPr>
            <w:sz w:val="24"/>
            <w:szCs w:val="24"/>
          </w:rPr>
          <w:delText xml:space="preserve"> desarrollar un espíritu reflexivo, </w:delText>
        </w:r>
        <w:r w:rsidR="00B337DA" w:rsidRPr="0077759A" w:rsidDel="009B627A">
          <w:rPr>
            <w:sz w:val="24"/>
            <w:szCs w:val="24"/>
          </w:rPr>
          <w:delText>crítico</w:delText>
        </w:r>
        <w:r w:rsidRPr="0077759A" w:rsidDel="009B627A">
          <w:rPr>
            <w:sz w:val="24"/>
            <w:szCs w:val="24"/>
          </w:rPr>
          <w:delText xml:space="preserve"> y creativo</w:delText>
        </w:r>
        <w:r w:rsidR="007B5F62" w:rsidDel="009B627A">
          <w:rPr>
            <w:sz w:val="24"/>
            <w:szCs w:val="24"/>
          </w:rPr>
          <w:delText>; lo anterior se pretende lo</w:delText>
        </w:r>
        <w:r w:rsidR="00D2463A" w:rsidDel="009B627A">
          <w:rPr>
            <w:sz w:val="24"/>
            <w:szCs w:val="24"/>
          </w:rPr>
          <w:delText>grar a través del trabajo conjunto de</w:delText>
        </w:r>
        <w:r w:rsidR="003A07EF" w:rsidDel="009B627A">
          <w:rPr>
            <w:sz w:val="24"/>
            <w:szCs w:val="24"/>
          </w:rPr>
          <w:delText xml:space="preserve"> la comunidad educativa</w:delText>
        </w:r>
        <w:r w:rsidRPr="0077759A" w:rsidDel="009B627A">
          <w:rPr>
            <w:sz w:val="24"/>
            <w:szCs w:val="24"/>
          </w:rPr>
          <w:delText xml:space="preserve"> </w:delText>
        </w:r>
        <w:r w:rsidR="00D2463A" w:rsidDel="009B627A">
          <w:rPr>
            <w:sz w:val="24"/>
            <w:szCs w:val="24"/>
          </w:rPr>
          <w:delText xml:space="preserve">con temas del programa Construye t, empoderando </w:delText>
        </w:r>
        <w:r w:rsidR="003F51FB" w:rsidDel="009B627A">
          <w:rPr>
            <w:sz w:val="24"/>
            <w:szCs w:val="24"/>
          </w:rPr>
          <w:delText xml:space="preserve">su </w:delText>
        </w:r>
        <w:r w:rsidRPr="0077759A" w:rsidDel="009B627A">
          <w:rPr>
            <w:sz w:val="24"/>
            <w:szCs w:val="24"/>
          </w:rPr>
          <w:delText>concepto</w:delText>
        </w:r>
        <w:r w:rsidR="00D2463A" w:rsidDel="009B627A">
          <w:rPr>
            <w:sz w:val="24"/>
            <w:szCs w:val="24"/>
          </w:rPr>
          <w:delText xml:space="preserve"> de </w:delText>
        </w:r>
        <w:r w:rsidRPr="0077759A" w:rsidDel="009B627A">
          <w:rPr>
            <w:sz w:val="24"/>
            <w:szCs w:val="24"/>
          </w:rPr>
          <w:delText>autoconocimiento, auto</w:delText>
        </w:r>
        <w:r w:rsidR="003F51FB" w:rsidDel="009B627A">
          <w:rPr>
            <w:sz w:val="24"/>
            <w:szCs w:val="24"/>
          </w:rPr>
          <w:delText xml:space="preserve"> </w:delText>
        </w:r>
        <w:r w:rsidR="003F51FB" w:rsidRPr="0077759A" w:rsidDel="009B627A">
          <w:rPr>
            <w:sz w:val="24"/>
            <w:szCs w:val="24"/>
          </w:rPr>
          <w:delText>aceptación</w:delText>
        </w:r>
        <w:r w:rsidRPr="0077759A" w:rsidDel="009B627A">
          <w:rPr>
            <w:sz w:val="24"/>
            <w:szCs w:val="24"/>
          </w:rPr>
          <w:delText xml:space="preserve">, </w:delText>
        </w:r>
        <w:r w:rsidR="00832FE4" w:rsidRPr="0077759A" w:rsidDel="009B627A">
          <w:rPr>
            <w:sz w:val="24"/>
            <w:szCs w:val="24"/>
          </w:rPr>
          <w:delText>autovaloración, auto</w:delText>
        </w:r>
        <w:r w:rsidR="003F51FB" w:rsidDel="009B627A">
          <w:rPr>
            <w:sz w:val="24"/>
            <w:szCs w:val="24"/>
          </w:rPr>
          <w:delText xml:space="preserve"> </w:delText>
        </w:r>
        <w:r w:rsidRPr="0077759A" w:rsidDel="009B627A">
          <w:rPr>
            <w:sz w:val="24"/>
            <w:szCs w:val="24"/>
          </w:rPr>
          <w:delText xml:space="preserve">respeto y autoestima. </w:delText>
        </w:r>
      </w:del>
    </w:p>
    <w:p w14:paraId="390B739C" w14:textId="3B555D7B" w:rsidR="00DF7288" w:rsidDel="009B627A" w:rsidRDefault="003A07EF" w:rsidP="00BD7E11">
      <w:pPr>
        <w:jc w:val="both"/>
        <w:rPr>
          <w:del w:id="172" w:author="Cuenta Microsoft" w:date="2025-09-30T12:18:00Z"/>
          <w:sz w:val="24"/>
          <w:szCs w:val="24"/>
        </w:rPr>
      </w:pPr>
      <w:del w:id="173" w:author="Cuenta Microsoft" w:date="2025-09-30T12:18:00Z">
        <w:r w:rsidDel="009B627A">
          <w:rPr>
            <w:sz w:val="24"/>
            <w:szCs w:val="24"/>
          </w:rPr>
          <w:delText xml:space="preserve">Así mismo, los que integramos la plantilla </w:delText>
        </w:r>
        <w:r w:rsidR="00D2463A" w:rsidDel="009B627A">
          <w:rPr>
            <w:sz w:val="24"/>
            <w:szCs w:val="24"/>
          </w:rPr>
          <w:delText xml:space="preserve"> </w:delText>
        </w:r>
        <w:r w:rsidR="00603E0C" w:rsidRPr="0077759A" w:rsidDel="009B627A">
          <w:rPr>
            <w:sz w:val="24"/>
            <w:szCs w:val="24"/>
          </w:rPr>
          <w:delText>del Bachillerato “Alfonso de la Madrid Vidaurreta</w:delText>
        </w:r>
        <w:r w:rsidR="00832FE4" w:rsidRPr="0077759A" w:rsidDel="009B627A">
          <w:rPr>
            <w:sz w:val="24"/>
            <w:szCs w:val="24"/>
          </w:rPr>
          <w:delText xml:space="preserve">”, </w:delText>
        </w:r>
        <w:r w:rsidR="00DF7512" w:rsidDel="009B627A">
          <w:rPr>
            <w:sz w:val="24"/>
            <w:szCs w:val="24"/>
          </w:rPr>
          <w:delText>est</w:delText>
        </w:r>
        <w:r w:rsidDel="009B627A">
          <w:rPr>
            <w:sz w:val="24"/>
            <w:szCs w:val="24"/>
          </w:rPr>
          <w:delText xml:space="preserve">amos </w:delText>
        </w:r>
        <w:r w:rsidR="00D2463A" w:rsidRPr="0077759A" w:rsidDel="009B627A">
          <w:rPr>
            <w:sz w:val="24"/>
            <w:szCs w:val="24"/>
          </w:rPr>
          <w:delText>consc</w:delText>
        </w:r>
        <w:r w:rsidR="00D2463A" w:rsidDel="009B627A">
          <w:rPr>
            <w:sz w:val="24"/>
            <w:szCs w:val="24"/>
          </w:rPr>
          <w:delText>ientes</w:delText>
        </w:r>
        <w:r w:rsidR="006521B6" w:rsidRPr="0077759A" w:rsidDel="009B627A">
          <w:rPr>
            <w:sz w:val="24"/>
            <w:szCs w:val="24"/>
          </w:rPr>
          <w:delText xml:space="preserve"> de </w:delText>
        </w:r>
        <w:r w:rsidR="00D2463A" w:rsidDel="009B627A">
          <w:rPr>
            <w:sz w:val="24"/>
            <w:szCs w:val="24"/>
          </w:rPr>
          <w:delText>la enorme</w:delText>
        </w:r>
        <w:r w:rsidR="006521B6" w:rsidRPr="0077759A" w:rsidDel="009B627A">
          <w:rPr>
            <w:sz w:val="24"/>
            <w:szCs w:val="24"/>
          </w:rPr>
          <w:delText xml:space="preserve"> responsabilidad </w:delText>
        </w:r>
        <w:r w:rsidR="00DF7512" w:rsidDel="009B627A">
          <w:rPr>
            <w:sz w:val="24"/>
            <w:szCs w:val="24"/>
          </w:rPr>
          <w:delText>que t</w:delText>
        </w:r>
        <w:r w:rsidDel="009B627A">
          <w:rPr>
            <w:sz w:val="24"/>
            <w:szCs w:val="24"/>
          </w:rPr>
          <w:delText>enemos</w:delText>
        </w:r>
        <w:r w:rsidR="00DF7512" w:rsidDel="009B627A">
          <w:rPr>
            <w:sz w:val="24"/>
            <w:szCs w:val="24"/>
          </w:rPr>
          <w:delText xml:space="preserve"> </w:delText>
        </w:r>
        <w:r w:rsidR="006521B6" w:rsidRPr="0077759A" w:rsidDel="009B627A">
          <w:rPr>
            <w:sz w:val="24"/>
            <w:szCs w:val="24"/>
          </w:rPr>
          <w:delText>ante la sociedad</w:delText>
        </w:r>
        <w:r w:rsidR="00CA4DB5" w:rsidDel="009B627A">
          <w:rPr>
            <w:sz w:val="24"/>
            <w:szCs w:val="24"/>
          </w:rPr>
          <w:delText xml:space="preserve">, </w:delText>
        </w:r>
        <w:r w:rsidR="00DF7512" w:rsidDel="009B627A">
          <w:rPr>
            <w:sz w:val="24"/>
            <w:szCs w:val="24"/>
          </w:rPr>
          <w:delText xml:space="preserve"> de formar ciudadanos competentes para la</w:delText>
        </w:r>
        <w:r w:rsidDel="009B627A">
          <w:rPr>
            <w:sz w:val="24"/>
            <w:szCs w:val="24"/>
          </w:rPr>
          <w:delText>s necesidades de nuestro país</w:delText>
        </w:r>
        <w:r w:rsidR="00DF7512" w:rsidDel="009B627A">
          <w:rPr>
            <w:sz w:val="24"/>
            <w:szCs w:val="24"/>
          </w:rPr>
          <w:delText>, es por ello que</w:delText>
        </w:r>
        <w:r w:rsidDel="009B627A">
          <w:rPr>
            <w:sz w:val="24"/>
            <w:szCs w:val="24"/>
          </w:rPr>
          <w:delText xml:space="preserve"> nos </w:delText>
        </w:r>
        <w:r w:rsidR="00DF7512" w:rsidDel="009B627A">
          <w:rPr>
            <w:sz w:val="24"/>
            <w:szCs w:val="24"/>
          </w:rPr>
          <w:delText>adapta</w:delText>
        </w:r>
        <w:r w:rsidDel="009B627A">
          <w:rPr>
            <w:sz w:val="24"/>
            <w:szCs w:val="24"/>
          </w:rPr>
          <w:delText>mos</w:delText>
        </w:r>
        <w:r w:rsidR="00DF7512" w:rsidDel="009B627A">
          <w:rPr>
            <w:sz w:val="24"/>
            <w:szCs w:val="24"/>
          </w:rPr>
          <w:delText xml:space="preserve"> a las circunstancias</w:delText>
        </w:r>
        <w:r w:rsidDel="009B627A">
          <w:rPr>
            <w:sz w:val="24"/>
            <w:szCs w:val="24"/>
          </w:rPr>
          <w:delText xml:space="preserve"> del país</w:delText>
        </w:r>
        <w:r w:rsidR="00DF7512" w:rsidDel="009B627A">
          <w:rPr>
            <w:sz w:val="24"/>
            <w:szCs w:val="24"/>
          </w:rPr>
          <w:delText>, así como a los diferentes modelos educativos y modalidades de enseñanza dependiendo de los requerimientos y las exigencias que se</w:delText>
        </w:r>
        <w:r w:rsidDel="009B627A">
          <w:rPr>
            <w:sz w:val="24"/>
            <w:szCs w:val="24"/>
          </w:rPr>
          <w:delText xml:space="preserve"> nos</w:delText>
        </w:r>
        <w:r w:rsidR="00DF7512" w:rsidDel="009B627A">
          <w:rPr>
            <w:sz w:val="24"/>
            <w:szCs w:val="24"/>
          </w:rPr>
          <w:delText xml:space="preserve"> presente</w:delText>
        </w:r>
        <w:r w:rsidR="00E9765F" w:rsidDel="009B627A">
          <w:rPr>
            <w:sz w:val="24"/>
            <w:szCs w:val="24"/>
          </w:rPr>
          <w:delText>n</w:delText>
        </w:r>
        <w:r w:rsidR="00DF7512" w:rsidDel="009B627A">
          <w:rPr>
            <w:sz w:val="24"/>
            <w:szCs w:val="24"/>
          </w:rPr>
          <w:delText xml:space="preserve">, </w:delText>
        </w:r>
        <w:r w:rsidDel="009B627A">
          <w:rPr>
            <w:sz w:val="24"/>
            <w:szCs w:val="24"/>
          </w:rPr>
          <w:delText>es por eso que nos preparamos</w:delText>
        </w:r>
        <w:r w:rsidR="00DF7512" w:rsidDel="009B627A">
          <w:rPr>
            <w:sz w:val="24"/>
            <w:szCs w:val="24"/>
          </w:rPr>
          <w:delText xml:space="preserve"> de manera constante a través de cursos presenciales o </w:delText>
        </w:r>
        <w:r w:rsidR="00CA4DB5" w:rsidDel="009B627A">
          <w:rPr>
            <w:sz w:val="24"/>
            <w:szCs w:val="24"/>
          </w:rPr>
          <w:delText xml:space="preserve">a </w:delText>
        </w:r>
        <w:r w:rsidR="00DF7512" w:rsidDel="009B627A">
          <w:rPr>
            <w:sz w:val="24"/>
            <w:szCs w:val="24"/>
          </w:rPr>
          <w:delText xml:space="preserve">distancia que </w:delText>
        </w:r>
        <w:r w:rsidDel="009B627A">
          <w:rPr>
            <w:sz w:val="24"/>
            <w:szCs w:val="24"/>
          </w:rPr>
          <w:delText>nos</w:delText>
        </w:r>
        <w:r w:rsidR="00DF7512" w:rsidDel="009B627A">
          <w:rPr>
            <w:sz w:val="24"/>
            <w:szCs w:val="24"/>
          </w:rPr>
          <w:delText xml:space="preserve"> permiten estar actualizados en los planes y programas que se lleven a cabo.</w:delText>
        </w:r>
      </w:del>
    </w:p>
    <w:p w14:paraId="610DB447" w14:textId="4CAE6C4F" w:rsidR="00BC259A" w:rsidDel="002169A1" w:rsidRDefault="00BD7E11" w:rsidP="00BD7E11">
      <w:pPr>
        <w:jc w:val="both"/>
        <w:rPr>
          <w:del w:id="174" w:author="Cuenta Microsoft" w:date="2025-09-30T13:35:00Z"/>
          <w:sz w:val="24"/>
          <w:szCs w:val="24"/>
        </w:rPr>
      </w:pPr>
      <w:del w:id="175" w:author="Cuenta Microsoft" w:date="2025-09-30T13:35:00Z">
        <w:r w:rsidRPr="00BC259A" w:rsidDel="002169A1">
          <w:rPr>
            <w:b/>
            <w:sz w:val="32"/>
            <w:szCs w:val="32"/>
          </w:rPr>
          <w:delText>MISI</w:delText>
        </w:r>
        <w:r w:rsidR="006C0C28" w:rsidDel="002169A1">
          <w:rPr>
            <w:b/>
            <w:sz w:val="32"/>
            <w:szCs w:val="32"/>
          </w:rPr>
          <w:delText>Ó</w:delText>
        </w:r>
        <w:r w:rsidRPr="00BC259A" w:rsidDel="002169A1">
          <w:rPr>
            <w:b/>
            <w:sz w:val="32"/>
            <w:szCs w:val="32"/>
          </w:rPr>
          <w:delText>N</w:delText>
        </w:r>
      </w:del>
    </w:p>
    <w:p w14:paraId="65C9FB8E" w14:textId="4846EFA4" w:rsidR="00BD7E11" w:rsidRPr="00BD7E11" w:rsidDel="002169A1" w:rsidRDefault="00DA44D4" w:rsidP="00BD7E11">
      <w:pPr>
        <w:jc w:val="both"/>
        <w:rPr>
          <w:del w:id="176" w:author="Cuenta Microsoft" w:date="2025-09-30T13:35:00Z"/>
          <w:sz w:val="24"/>
          <w:szCs w:val="24"/>
        </w:rPr>
      </w:pPr>
      <w:del w:id="177" w:author="Cuenta Microsoft" w:date="2025-09-30T13:35:00Z">
        <w:r w:rsidDel="002169A1">
          <w:rPr>
            <w:sz w:val="24"/>
            <w:szCs w:val="24"/>
          </w:rPr>
          <w:delText xml:space="preserve">Ofrecer </w:delText>
        </w:r>
        <w:r w:rsidR="00BD7E11" w:rsidDel="002169A1">
          <w:rPr>
            <w:sz w:val="24"/>
            <w:szCs w:val="24"/>
          </w:rPr>
          <w:delText>al</w:delText>
        </w:r>
        <w:r w:rsidDel="002169A1">
          <w:rPr>
            <w:sz w:val="24"/>
            <w:szCs w:val="24"/>
          </w:rPr>
          <w:delText xml:space="preserve"> </w:delText>
        </w:r>
        <w:r w:rsidR="00BD7E11" w:rsidDel="002169A1">
          <w:rPr>
            <w:sz w:val="24"/>
            <w:szCs w:val="24"/>
          </w:rPr>
          <w:delText>estudiante una educación integral de calidad</w:delText>
        </w:r>
        <w:r w:rsidDel="002169A1">
          <w:rPr>
            <w:sz w:val="24"/>
            <w:szCs w:val="24"/>
          </w:rPr>
          <w:delText xml:space="preserve">, </w:delText>
        </w:r>
        <w:r w:rsidR="00BD7E11" w:rsidDel="002169A1">
          <w:rPr>
            <w:sz w:val="24"/>
            <w:szCs w:val="24"/>
          </w:rPr>
          <w:delText>con compromiso social</w:delText>
        </w:r>
        <w:r w:rsidDel="002169A1">
          <w:rPr>
            <w:sz w:val="24"/>
            <w:szCs w:val="24"/>
          </w:rPr>
          <w:delText xml:space="preserve"> </w:delText>
        </w:r>
        <w:r w:rsidR="000321AC" w:rsidDel="002169A1">
          <w:rPr>
            <w:sz w:val="24"/>
            <w:szCs w:val="24"/>
          </w:rPr>
          <w:delText>que</w:delText>
        </w:r>
        <w:r w:rsidDel="002169A1">
          <w:rPr>
            <w:sz w:val="24"/>
            <w:szCs w:val="24"/>
          </w:rPr>
          <w:delText xml:space="preserve"> gener</w:delText>
        </w:r>
        <w:r w:rsidR="000321AC" w:rsidDel="002169A1">
          <w:rPr>
            <w:sz w:val="24"/>
            <w:szCs w:val="24"/>
          </w:rPr>
          <w:delText>e</w:delText>
        </w:r>
        <w:r w:rsidDel="002169A1">
          <w:rPr>
            <w:sz w:val="24"/>
            <w:szCs w:val="24"/>
          </w:rPr>
          <w:delText xml:space="preserve"> c</w:delText>
        </w:r>
        <w:r w:rsidR="00BD7E11" w:rsidDel="002169A1">
          <w:rPr>
            <w:sz w:val="24"/>
            <w:szCs w:val="24"/>
          </w:rPr>
          <w:delText>on</w:delText>
        </w:r>
        <w:r w:rsidDel="002169A1">
          <w:rPr>
            <w:sz w:val="24"/>
            <w:szCs w:val="24"/>
          </w:rPr>
          <w:delText xml:space="preserve">ciencia </w:delText>
        </w:r>
        <w:r w:rsidR="00BD7E11" w:rsidDel="002169A1">
          <w:rPr>
            <w:sz w:val="24"/>
            <w:szCs w:val="24"/>
          </w:rPr>
          <w:delText xml:space="preserve">de la problemática </w:delText>
        </w:r>
        <w:r w:rsidR="000321AC" w:rsidDel="002169A1">
          <w:rPr>
            <w:sz w:val="24"/>
            <w:szCs w:val="24"/>
          </w:rPr>
          <w:delText xml:space="preserve">en todos los sectores </w:delText>
        </w:r>
        <w:r w:rsidR="00BD7E11" w:rsidDel="002169A1">
          <w:rPr>
            <w:sz w:val="24"/>
            <w:szCs w:val="24"/>
          </w:rPr>
          <w:delText>en el ámbito local, regional y nacional</w:delText>
        </w:r>
        <w:r w:rsidR="000321AC" w:rsidDel="002169A1">
          <w:rPr>
            <w:sz w:val="24"/>
            <w:szCs w:val="24"/>
          </w:rPr>
          <w:delText>, proponiendo el aprendizaje</w:delText>
        </w:r>
        <w:r w:rsidR="00151CEB" w:rsidDel="002169A1">
          <w:rPr>
            <w:sz w:val="24"/>
            <w:szCs w:val="24"/>
          </w:rPr>
          <w:delText xml:space="preserve"> situado</w:delText>
        </w:r>
        <w:r w:rsidR="0097594A" w:rsidDel="002169A1">
          <w:rPr>
            <w:sz w:val="24"/>
            <w:szCs w:val="24"/>
          </w:rPr>
          <w:delText>,</w:delText>
        </w:r>
        <w:r w:rsidR="00151CEB" w:rsidDel="002169A1">
          <w:rPr>
            <w:sz w:val="24"/>
            <w:szCs w:val="24"/>
          </w:rPr>
          <w:delText xml:space="preserve"> establecido en la nueva escuela mexicana,</w:delText>
        </w:r>
        <w:r w:rsidR="00BD7E11" w:rsidDel="002169A1">
          <w:rPr>
            <w:sz w:val="24"/>
            <w:szCs w:val="24"/>
          </w:rPr>
          <w:delText xml:space="preserve"> </w:delText>
        </w:r>
        <w:r w:rsidR="00DC0033" w:rsidDel="002169A1">
          <w:rPr>
            <w:sz w:val="24"/>
            <w:szCs w:val="24"/>
          </w:rPr>
          <w:delText xml:space="preserve">que </w:delText>
        </w:r>
        <w:r w:rsidR="00F44C63" w:rsidDel="002169A1">
          <w:rPr>
            <w:sz w:val="24"/>
            <w:szCs w:val="24"/>
          </w:rPr>
          <w:delText>permit</w:delText>
        </w:r>
        <w:r w:rsidR="003A07EF" w:rsidDel="002169A1">
          <w:rPr>
            <w:sz w:val="24"/>
            <w:szCs w:val="24"/>
          </w:rPr>
          <w:delText>a</w:delText>
        </w:r>
        <w:r w:rsidR="00F44C63" w:rsidDel="002169A1">
          <w:rPr>
            <w:sz w:val="24"/>
            <w:szCs w:val="24"/>
          </w:rPr>
          <w:delText xml:space="preserve"> a</w:delText>
        </w:r>
        <w:r w:rsidR="00DC0033" w:rsidDel="002169A1">
          <w:rPr>
            <w:sz w:val="24"/>
            <w:szCs w:val="24"/>
          </w:rPr>
          <w:delText xml:space="preserve"> </w:delText>
        </w:r>
        <w:r w:rsidR="00F44C63" w:rsidDel="002169A1">
          <w:rPr>
            <w:sz w:val="24"/>
            <w:szCs w:val="24"/>
          </w:rPr>
          <w:delText>los alumnos</w:delText>
        </w:r>
        <w:r w:rsidR="00151CEB" w:rsidDel="002169A1">
          <w:rPr>
            <w:sz w:val="24"/>
            <w:szCs w:val="24"/>
          </w:rPr>
          <w:delText xml:space="preserve"> </w:delText>
        </w:r>
        <w:r w:rsidR="00DC0033" w:rsidDel="002169A1">
          <w:rPr>
            <w:sz w:val="24"/>
            <w:szCs w:val="24"/>
          </w:rPr>
          <w:delText>que egres</w:delText>
        </w:r>
        <w:r w:rsidR="00151CEB" w:rsidDel="002169A1">
          <w:rPr>
            <w:sz w:val="24"/>
            <w:szCs w:val="24"/>
          </w:rPr>
          <w:delText>e</w:delText>
        </w:r>
        <w:r w:rsidR="00DC0033" w:rsidDel="002169A1">
          <w:rPr>
            <w:sz w:val="24"/>
            <w:szCs w:val="24"/>
          </w:rPr>
          <w:delText>n</w:delText>
        </w:r>
        <w:r w:rsidR="00151CEB" w:rsidDel="002169A1">
          <w:rPr>
            <w:sz w:val="24"/>
            <w:szCs w:val="24"/>
          </w:rPr>
          <w:delText xml:space="preserve"> del bachillerato</w:delText>
        </w:r>
        <w:r w:rsidR="0097594A" w:rsidDel="002169A1">
          <w:rPr>
            <w:sz w:val="24"/>
            <w:szCs w:val="24"/>
          </w:rPr>
          <w:delText>,</w:delText>
        </w:r>
        <w:r w:rsidR="00DC0033" w:rsidDel="002169A1">
          <w:rPr>
            <w:sz w:val="24"/>
            <w:szCs w:val="24"/>
          </w:rPr>
          <w:delText xml:space="preserve"> el acceso a niveles superiores de estudio o su incorporación al sector laboral</w:delText>
        </w:r>
        <w:r w:rsidR="000321AC" w:rsidDel="002169A1">
          <w:rPr>
            <w:sz w:val="24"/>
            <w:szCs w:val="24"/>
          </w:rPr>
          <w:delText>.</w:delText>
        </w:r>
      </w:del>
    </w:p>
    <w:p w14:paraId="6C5BD0DE" w14:textId="646436AD" w:rsidR="00E15088" w:rsidDel="002169A1" w:rsidRDefault="00E15088" w:rsidP="00BD7E11">
      <w:pPr>
        <w:jc w:val="both"/>
        <w:rPr>
          <w:del w:id="178" w:author="Cuenta Microsoft" w:date="2025-09-30T13:35:00Z"/>
          <w:b/>
          <w:sz w:val="32"/>
          <w:szCs w:val="32"/>
        </w:rPr>
      </w:pPr>
    </w:p>
    <w:p w14:paraId="6F7B518A" w14:textId="73926B5A" w:rsidR="003A07EF" w:rsidDel="002169A1" w:rsidRDefault="003A07EF" w:rsidP="00BD7E11">
      <w:pPr>
        <w:jc w:val="both"/>
        <w:rPr>
          <w:del w:id="179" w:author="Cuenta Microsoft" w:date="2025-09-30T13:35:00Z"/>
          <w:b/>
          <w:sz w:val="32"/>
          <w:szCs w:val="32"/>
        </w:rPr>
      </w:pPr>
    </w:p>
    <w:p w14:paraId="59F46D3D" w14:textId="2C4DFED2" w:rsidR="00527FC3" w:rsidRPr="00BC259A" w:rsidDel="002169A1" w:rsidRDefault="006521B6" w:rsidP="00BD7E11">
      <w:pPr>
        <w:jc w:val="both"/>
        <w:rPr>
          <w:del w:id="180" w:author="Cuenta Microsoft" w:date="2025-09-30T13:35:00Z"/>
          <w:b/>
          <w:sz w:val="32"/>
          <w:szCs w:val="32"/>
        </w:rPr>
      </w:pPr>
      <w:del w:id="181" w:author="Cuenta Microsoft" w:date="2025-09-30T13:35:00Z">
        <w:r w:rsidRPr="00BC259A" w:rsidDel="002169A1">
          <w:rPr>
            <w:b/>
            <w:sz w:val="32"/>
            <w:szCs w:val="32"/>
          </w:rPr>
          <w:delText>VIS</w:delText>
        </w:r>
        <w:r w:rsidR="00DF7288" w:rsidRPr="00BC259A" w:rsidDel="002169A1">
          <w:rPr>
            <w:b/>
            <w:sz w:val="32"/>
            <w:szCs w:val="32"/>
          </w:rPr>
          <w:delText>I</w:delText>
        </w:r>
        <w:r w:rsidR="006C0C28" w:rsidDel="002169A1">
          <w:rPr>
            <w:b/>
            <w:sz w:val="32"/>
            <w:szCs w:val="32"/>
          </w:rPr>
          <w:delText>Ó</w:delText>
        </w:r>
        <w:r w:rsidRPr="00BC259A" w:rsidDel="002169A1">
          <w:rPr>
            <w:b/>
            <w:sz w:val="32"/>
            <w:szCs w:val="32"/>
          </w:rPr>
          <w:delText>N</w:delText>
        </w:r>
      </w:del>
    </w:p>
    <w:p w14:paraId="33473D9C" w14:textId="0CE98E88" w:rsidR="006521B6" w:rsidDel="002169A1" w:rsidRDefault="0059509B" w:rsidP="0097026C">
      <w:pPr>
        <w:jc w:val="both"/>
        <w:rPr>
          <w:del w:id="182" w:author="Cuenta Microsoft" w:date="2025-09-30T13:35:00Z"/>
        </w:rPr>
      </w:pPr>
      <w:del w:id="183" w:author="Cuenta Microsoft" w:date="2025-09-30T13:35:00Z">
        <w:r w:rsidDel="002169A1">
          <w:delText xml:space="preserve">Aspiramos a ser un plantel del nivel medio superior que siga ofreciendo servicios educativos de calidad </w:delText>
        </w:r>
        <w:r w:rsidR="00DC0033" w:rsidDel="002169A1">
          <w:delText xml:space="preserve">que respondan a los requerimientos de la sociedad con un enfoque basado en el </w:delText>
        </w:r>
        <w:r w:rsidR="00151CEB" w:rsidDel="002169A1">
          <w:delText>aprendizaje situado</w:delText>
        </w:r>
        <w:r w:rsidR="0097026C" w:rsidDel="002169A1">
          <w:delText xml:space="preserve">, </w:delText>
        </w:r>
        <w:r w:rsidR="006521B6" w:rsidDel="002169A1">
          <w:delText>que promuev</w:delText>
        </w:r>
        <w:r w:rsidR="0097026C" w:rsidDel="002169A1">
          <w:delText>a</w:delText>
        </w:r>
        <w:r w:rsidR="006521B6" w:rsidDel="002169A1">
          <w:delText xml:space="preserve"> el desarrollo humano de la persona</w:delText>
        </w:r>
        <w:r w:rsidR="0097026C" w:rsidDel="002169A1">
          <w:delText xml:space="preserve"> al </w:delText>
        </w:r>
        <w:r w:rsidR="006521B6" w:rsidDel="002169A1">
          <w:delText>brindarle una educación integral, innovadora y de calidad.</w:delText>
        </w:r>
      </w:del>
    </w:p>
    <w:p w14:paraId="77DF365D" w14:textId="3C6D795E" w:rsidR="006521B6" w:rsidRPr="00DF7288" w:rsidDel="00E826F2" w:rsidRDefault="00CC3B99">
      <w:pPr>
        <w:rPr>
          <w:del w:id="184" w:author="Cuenta Microsoft" w:date="2025-10-01T08:27:00Z"/>
          <w:b/>
          <w:sz w:val="28"/>
          <w:szCs w:val="28"/>
        </w:rPr>
      </w:pPr>
      <w:del w:id="185" w:author="Cuenta Microsoft" w:date="2025-10-01T08:27:00Z">
        <w:r w:rsidRPr="00DF7288" w:rsidDel="00E826F2">
          <w:rPr>
            <w:b/>
            <w:sz w:val="28"/>
            <w:szCs w:val="28"/>
          </w:rPr>
          <w:delText>FILOSOF</w:delText>
        </w:r>
        <w:r w:rsidR="006C0C28" w:rsidDel="00E826F2">
          <w:rPr>
            <w:b/>
            <w:sz w:val="28"/>
            <w:szCs w:val="28"/>
          </w:rPr>
          <w:delText>Í</w:delText>
        </w:r>
        <w:r w:rsidRPr="00DF7288" w:rsidDel="00E826F2">
          <w:rPr>
            <w:b/>
            <w:sz w:val="28"/>
            <w:szCs w:val="28"/>
          </w:rPr>
          <w:delText>A</w:delText>
        </w:r>
      </w:del>
    </w:p>
    <w:p w14:paraId="493588D1" w14:textId="577AECA4" w:rsidR="00CC3B99" w:rsidDel="00E826F2" w:rsidRDefault="00CC3B99" w:rsidP="00B0228E">
      <w:pPr>
        <w:ind w:right="-1170"/>
        <w:rPr>
          <w:del w:id="186" w:author="Cuenta Microsoft" w:date="2025-10-01T08:27:00Z"/>
        </w:rPr>
      </w:pPr>
      <w:del w:id="187" w:author="Cuenta Microsoft" w:date="2025-10-01T08:27:00Z">
        <w:r w:rsidDel="00E826F2">
          <w:delText>Actuar siempre con honestidad y compromiso en un ambiente de cooperación y respeto, ap</w:delText>
        </w:r>
        <w:r w:rsidR="00A93D96" w:rsidDel="00E826F2">
          <w:delText>o</w:delText>
        </w:r>
        <w:r w:rsidDel="00E826F2">
          <w:delText>rtando lo mejor de cada uno para alcanzar nuestra misión.</w:delText>
        </w:r>
      </w:del>
    </w:p>
    <w:p w14:paraId="25CE9DA8" w14:textId="77777777" w:rsidR="00DF7288" w:rsidRDefault="00DF7288">
      <w:pPr>
        <w:rPr>
          <w:ins w:id="188" w:author="Cuenta Microsoft" w:date="2025-10-01T08:27:00Z"/>
          <w:b/>
        </w:rPr>
      </w:pPr>
    </w:p>
    <w:p w14:paraId="21D53E8D" w14:textId="77777777" w:rsidR="00E826F2" w:rsidRDefault="00E826F2">
      <w:pPr>
        <w:rPr>
          <w:b/>
        </w:rPr>
      </w:pPr>
    </w:p>
    <w:p w14:paraId="028306CF" w14:textId="2F1874BF" w:rsidR="00CC3B99" w:rsidRPr="00DF7288" w:rsidDel="002169A1" w:rsidRDefault="00CC3B99">
      <w:pPr>
        <w:rPr>
          <w:del w:id="189" w:author="Cuenta Microsoft" w:date="2025-09-30T13:35:00Z"/>
          <w:b/>
          <w:sz w:val="28"/>
          <w:szCs w:val="28"/>
        </w:rPr>
      </w:pPr>
      <w:del w:id="190" w:author="Cuenta Microsoft" w:date="2025-09-30T13:35:00Z">
        <w:r w:rsidRPr="00DF7288" w:rsidDel="002169A1">
          <w:rPr>
            <w:b/>
            <w:sz w:val="28"/>
            <w:szCs w:val="28"/>
          </w:rPr>
          <w:delText>VALORES</w:delText>
        </w:r>
      </w:del>
    </w:p>
    <w:p w14:paraId="77A8DF54" w14:textId="68BCFAF8" w:rsidR="00CC3B99" w:rsidDel="002169A1" w:rsidRDefault="00751327">
      <w:pPr>
        <w:rPr>
          <w:del w:id="191" w:author="Cuenta Microsoft" w:date="2025-09-30T13:35:00Z"/>
        </w:rPr>
      </w:pPr>
      <w:del w:id="192" w:author="Cuenta Microsoft" w:date="2025-09-30T13:35:00Z">
        <w:r w:rsidDel="002169A1">
          <w:delText xml:space="preserve">Se busca desarrollar en los estudiantes </w:delText>
        </w:r>
        <w:r w:rsidR="00CC3B99" w:rsidDel="002169A1">
          <w:delText xml:space="preserve">valores humanos </w:delText>
        </w:r>
        <w:r w:rsidR="00664307" w:rsidDel="002169A1">
          <w:delText>al</w:delText>
        </w:r>
        <w:r w:rsidR="00CC3B99" w:rsidDel="002169A1">
          <w:delText xml:space="preserve"> servicio</w:delText>
        </w:r>
        <w:r w:rsidR="00151CEB" w:rsidDel="002169A1">
          <w:delText xml:space="preserve"> del país</w:delText>
        </w:r>
        <w:r w:rsidR="00CC3B99" w:rsidDel="002169A1">
          <w:delText xml:space="preserve"> y el sentido de democracia. Entre los valores éticos y/o morales figuran la justicia, la fraternidad, una mejor convivencia humana, la solidaridad, la integridad de la familia, la res</w:delText>
        </w:r>
        <w:r w:rsidR="00A93D96" w:rsidDel="002169A1">
          <w:delText>ponsabilidad social.</w:delText>
        </w:r>
      </w:del>
    </w:p>
    <w:p w14:paraId="40DDF180" w14:textId="357161EE" w:rsidR="00CC3B99" w:rsidRPr="00DF7288" w:rsidDel="002169A1" w:rsidRDefault="00CC3B99">
      <w:pPr>
        <w:rPr>
          <w:del w:id="193" w:author="Cuenta Microsoft" w:date="2025-09-30T13:35:00Z"/>
          <w:b/>
          <w:sz w:val="28"/>
          <w:szCs w:val="28"/>
        </w:rPr>
      </w:pPr>
      <w:del w:id="194" w:author="Cuenta Microsoft" w:date="2025-09-30T13:35:00Z">
        <w:r w:rsidRPr="00DF7288" w:rsidDel="002169A1">
          <w:rPr>
            <w:b/>
            <w:sz w:val="28"/>
            <w:szCs w:val="28"/>
          </w:rPr>
          <w:delText>RESPETO</w:delText>
        </w:r>
      </w:del>
    </w:p>
    <w:p w14:paraId="1D868947" w14:textId="2695F307" w:rsidR="00CC3B99" w:rsidDel="002169A1" w:rsidRDefault="00CC3B99">
      <w:pPr>
        <w:rPr>
          <w:del w:id="195" w:author="Cuenta Microsoft" w:date="2025-09-30T13:35:00Z"/>
        </w:rPr>
      </w:pPr>
      <w:del w:id="196" w:author="Cuenta Microsoft" w:date="2025-09-30T13:35:00Z">
        <w:r w:rsidDel="002169A1">
          <w:delText xml:space="preserve">Considerar </w:delText>
        </w:r>
        <w:r w:rsidR="00B337DA" w:rsidDel="002169A1">
          <w:delText>sin excepción</w:delText>
        </w:r>
        <w:r w:rsidDel="002169A1">
          <w:delText xml:space="preserve"> alguna la dignidad de todas las personas, sus derechos y libertades que les son inherentes, siempre </w:delText>
        </w:r>
        <w:r w:rsidR="003D627E" w:rsidDel="002169A1">
          <w:delText>con trato</w:delText>
        </w:r>
        <w:r w:rsidDel="002169A1">
          <w:delText xml:space="preserve"> amable y tolerante.</w:delText>
        </w:r>
      </w:del>
    </w:p>
    <w:p w14:paraId="4D4D3119" w14:textId="4883A768" w:rsidR="00CC3B99" w:rsidRPr="00DF7288" w:rsidDel="002169A1" w:rsidRDefault="00CC3B99">
      <w:pPr>
        <w:rPr>
          <w:del w:id="197" w:author="Cuenta Microsoft" w:date="2025-09-30T13:35:00Z"/>
          <w:b/>
          <w:sz w:val="28"/>
          <w:szCs w:val="28"/>
        </w:rPr>
      </w:pPr>
      <w:del w:id="198" w:author="Cuenta Microsoft" w:date="2025-09-30T13:35:00Z">
        <w:r w:rsidRPr="00DF7288" w:rsidDel="002169A1">
          <w:rPr>
            <w:b/>
            <w:sz w:val="28"/>
            <w:szCs w:val="28"/>
          </w:rPr>
          <w:delText>HONESTIDAD, HONRADEZ, TRANSPARENCIA</w:delText>
        </w:r>
      </w:del>
    </w:p>
    <w:p w14:paraId="256170CA" w14:textId="778E8AF3" w:rsidR="00DF7288" w:rsidDel="002169A1" w:rsidRDefault="00CC3B99">
      <w:pPr>
        <w:rPr>
          <w:del w:id="199" w:author="Cuenta Microsoft" w:date="2025-09-30T13:35:00Z"/>
        </w:rPr>
      </w:pPr>
      <w:del w:id="200" w:author="Cuenta Microsoft" w:date="2025-09-30T13:35:00Z">
        <w:r w:rsidDel="002169A1">
          <w:delText>Actuar si</w:delText>
        </w:r>
        <w:r w:rsidR="00B337DA" w:rsidDel="002169A1">
          <w:delText>e</w:delText>
        </w:r>
        <w:r w:rsidDel="002169A1">
          <w:delText>mpre con la verdad, no mentir, ni ocultar información necesaria para la operación eficiente de la institución.</w:delText>
        </w:r>
      </w:del>
    </w:p>
    <w:p w14:paraId="2630ADA8" w14:textId="5F4562EA" w:rsidR="00CC3B99" w:rsidRPr="00DF7288" w:rsidDel="002169A1" w:rsidRDefault="00CC3B99">
      <w:pPr>
        <w:rPr>
          <w:del w:id="201" w:author="Cuenta Microsoft" w:date="2025-09-30T13:35:00Z"/>
          <w:b/>
          <w:sz w:val="28"/>
          <w:szCs w:val="28"/>
        </w:rPr>
      </w:pPr>
      <w:del w:id="202" w:author="Cuenta Microsoft" w:date="2025-09-30T13:35:00Z">
        <w:r w:rsidRPr="00DF7288" w:rsidDel="002169A1">
          <w:rPr>
            <w:b/>
            <w:sz w:val="28"/>
            <w:szCs w:val="28"/>
          </w:rPr>
          <w:delText>COMPROMISO</w:delText>
        </w:r>
      </w:del>
    </w:p>
    <w:p w14:paraId="3482C951" w14:textId="61124832" w:rsidR="00A93D96" w:rsidRPr="00BD7E11" w:rsidDel="002169A1" w:rsidRDefault="00CC3B99">
      <w:pPr>
        <w:rPr>
          <w:del w:id="203" w:author="Cuenta Microsoft" w:date="2025-09-30T13:35:00Z"/>
        </w:rPr>
      </w:pPr>
      <w:del w:id="204" w:author="Cuenta Microsoft" w:date="2025-09-30T13:35:00Z">
        <w:r w:rsidDel="002169A1">
          <w:delText xml:space="preserve">Trabajar por el logro de los objetivos </w:delText>
        </w:r>
        <w:r w:rsidR="003D627E" w:rsidDel="002169A1">
          <w:delText>institucionales, jamás</w:delText>
        </w:r>
        <w:r w:rsidDel="002169A1">
          <w:delText xml:space="preserve"> abandonarlos, ser tenaces hasta lograrlos.</w:delText>
        </w:r>
      </w:del>
    </w:p>
    <w:p w14:paraId="4CD2B408" w14:textId="77777777" w:rsidR="0097026C" w:rsidRDefault="0097026C">
      <w:pPr>
        <w:rPr>
          <w:b/>
          <w:sz w:val="28"/>
          <w:szCs w:val="28"/>
        </w:rPr>
      </w:pPr>
    </w:p>
    <w:p w14:paraId="33B485ED" w14:textId="22B675D2" w:rsidR="006521B6" w:rsidRPr="00BD7E11" w:rsidRDefault="00E84F09">
      <w:pPr>
        <w:rPr>
          <w:b/>
          <w:sz w:val="28"/>
          <w:szCs w:val="28"/>
        </w:rPr>
      </w:pPr>
      <w:r w:rsidRPr="00BD7E11">
        <w:rPr>
          <w:b/>
          <w:sz w:val="28"/>
          <w:szCs w:val="28"/>
        </w:rPr>
        <w:lastRenderedPageBreak/>
        <w:t>NORMATIVA APLICABLE</w:t>
      </w:r>
    </w:p>
    <w:p w14:paraId="2F8292B1" w14:textId="77777777" w:rsidR="00186146" w:rsidRDefault="00374DDF">
      <w:r>
        <w:t>Documento Normativos-administrativo</w:t>
      </w:r>
    </w:p>
    <w:p w14:paraId="3F424F9E" w14:textId="119DB10D" w:rsidR="00374DDF" w:rsidRDefault="00186146" w:rsidP="00DF7288">
      <w:pPr>
        <w:pStyle w:val="Prrafodelista"/>
        <w:numPr>
          <w:ilvl w:val="0"/>
          <w:numId w:val="2"/>
        </w:numPr>
        <w:spacing w:after="0" w:line="240" w:lineRule="auto"/>
      </w:pPr>
      <w:r>
        <w:t>ARTICULO 3º. CONSTITUCIONAL</w:t>
      </w:r>
      <w:r w:rsidR="00FB430D">
        <w:t xml:space="preserve">, (CPEUM), DOF, 04 de </w:t>
      </w:r>
      <w:r w:rsidR="00047D3B">
        <w:t>diciembre de 2019.</w:t>
      </w:r>
    </w:p>
    <w:p w14:paraId="6DF52687" w14:textId="5493F3EB" w:rsidR="00A93D96" w:rsidRDefault="00A93D96" w:rsidP="00DF7288">
      <w:pPr>
        <w:pStyle w:val="Prrafodelista"/>
        <w:numPr>
          <w:ilvl w:val="0"/>
          <w:numId w:val="2"/>
        </w:numPr>
        <w:spacing w:after="0" w:line="240" w:lineRule="auto"/>
      </w:pPr>
      <w:r>
        <w:t>LEY FEDERAL DE EDUCACION</w:t>
      </w:r>
    </w:p>
    <w:p w14:paraId="4B015463" w14:textId="12D44477" w:rsidR="00066E7F" w:rsidRDefault="00066E7F" w:rsidP="00DF7288">
      <w:pPr>
        <w:pStyle w:val="Prrafodelista"/>
        <w:numPr>
          <w:ilvl w:val="0"/>
          <w:numId w:val="2"/>
        </w:numPr>
        <w:spacing w:after="0" w:line="240" w:lineRule="auto"/>
      </w:pPr>
      <w:r>
        <w:t xml:space="preserve">Ley General de Educación </w:t>
      </w:r>
      <w:r w:rsidR="00047D3B">
        <w:t>2023</w:t>
      </w:r>
    </w:p>
    <w:p w14:paraId="70D409D8" w14:textId="343ACB63" w:rsidR="006521B6" w:rsidRDefault="00374DDF" w:rsidP="00DF7288">
      <w:pPr>
        <w:pStyle w:val="Prrafodelista"/>
        <w:numPr>
          <w:ilvl w:val="0"/>
          <w:numId w:val="2"/>
        </w:numPr>
        <w:spacing w:after="0" w:line="240" w:lineRule="auto"/>
        <w:jc w:val="both"/>
      </w:pPr>
      <w:r>
        <w:t xml:space="preserve">Programa Sectorial de </w:t>
      </w:r>
      <w:r w:rsidR="00B337DA">
        <w:t>Educación</w:t>
      </w:r>
      <w:r>
        <w:t xml:space="preserve"> 20</w:t>
      </w:r>
      <w:r w:rsidR="00FB430D">
        <w:t>20</w:t>
      </w:r>
      <w:r>
        <w:t>-20</w:t>
      </w:r>
      <w:r w:rsidR="00066E7F">
        <w:t>24</w:t>
      </w:r>
      <w:r w:rsidR="00FB430D">
        <w:t>.</w:t>
      </w:r>
    </w:p>
    <w:p w14:paraId="6F9002C1" w14:textId="6E3A0E46" w:rsidR="00FB430D" w:rsidRDefault="00FB430D" w:rsidP="00DF7288">
      <w:pPr>
        <w:pStyle w:val="Prrafodelista"/>
        <w:numPr>
          <w:ilvl w:val="0"/>
          <w:numId w:val="2"/>
        </w:numPr>
        <w:spacing w:after="0" w:line="240" w:lineRule="auto"/>
        <w:jc w:val="both"/>
      </w:pPr>
      <w:r>
        <w:t>Acuerdo 09/05/24, que modifica el 09/08/23, por el que se establece y regula el Marco Curricular Común de la Educación Media Superior.</w:t>
      </w:r>
    </w:p>
    <w:p w14:paraId="1D640728" w14:textId="77777777" w:rsidR="00374DDF" w:rsidRDefault="00374DDF" w:rsidP="00DF7288">
      <w:pPr>
        <w:pStyle w:val="Prrafodelista"/>
        <w:numPr>
          <w:ilvl w:val="0"/>
          <w:numId w:val="2"/>
        </w:numPr>
        <w:spacing w:after="0" w:line="240" w:lineRule="auto"/>
        <w:jc w:val="both"/>
      </w:pPr>
      <w:r>
        <w:t>Acuerdo 447</w:t>
      </w:r>
      <w:r w:rsidR="00A93D96">
        <w:t>,</w:t>
      </w:r>
      <w:r w:rsidR="000C1111">
        <w:t xml:space="preserve"> por el que se establecen las competencias docentes de quienes imparten educación media superior en la modalidad escolarizada.</w:t>
      </w:r>
    </w:p>
    <w:p w14:paraId="21733AE9" w14:textId="77777777" w:rsidR="00374DDF" w:rsidRDefault="00374DDF" w:rsidP="00DF7288">
      <w:pPr>
        <w:pStyle w:val="Prrafodelista"/>
        <w:numPr>
          <w:ilvl w:val="0"/>
          <w:numId w:val="2"/>
        </w:numPr>
        <w:spacing w:after="0" w:line="240" w:lineRule="auto"/>
        <w:jc w:val="both"/>
      </w:pPr>
      <w:r>
        <w:t>Acuerdo 449</w:t>
      </w:r>
      <w:r w:rsidR="000C1111">
        <w:t>, por el que se establecen las competencias que definen el perfil del director en los planteles que imparten educación del tipo medio superior.</w:t>
      </w:r>
    </w:p>
    <w:p w14:paraId="2C245882" w14:textId="77777777" w:rsidR="00374DDF" w:rsidRDefault="00B337DA" w:rsidP="00DF7288">
      <w:pPr>
        <w:pStyle w:val="Prrafodelista"/>
        <w:numPr>
          <w:ilvl w:val="0"/>
          <w:numId w:val="2"/>
        </w:numPr>
        <w:spacing w:after="0" w:line="240" w:lineRule="auto"/>
        <w:jc w:val="both"/>
      </w:pPr>
      <w:r>
        <w:t>Acuerdo</w:t>
      </w:r>
      <w:r w:rsidR="00374DDF">
        <w:t xml:space="preserve"> 717, por el que se emiten los </w:t>
      </w:r>
      <w:r>
        <w:t>lineamientos</w:t>
      </w:r>
      <w:r w:rsidR="00374DDF">
        <w:t xml:space="preserve"> para formular los programas de gestión escolar.</w:t>
      </w:r>
    </w:p>
    <w:p w14:paraId="1C61C529" w14:textId="77777777" w:rsidR="00047D3B" w:rsidRDefault="00047D3B">
      <w:pPr>
        <w:rPr>
          <w:b/>
        </w:rPr>
      </w:pPr>
    </w:p>
    <w:p w14:paraId="649D5CFF" w14:textId="32BD1F2D" w:rsidR="006521B6" w:rsidRPr="00D579B5" w:rsidRDefault="00B337DA">
      <w:pPr>
        <w:rPr>
          <w:b/>
        </w:rPr>
      </w:pPr>
      <w:r w:rsidRPr="00D579B5">
        <w:rPr>
          <w:b/>
        </w:rPr>
        <w:t>Otros documentos</w:t>
      </w:r>
    </w:p>
    <w:p w14:paraId="0405967B" w14:textId="602EAFDC" w:rsidR="00374DDF" w:rsidRDefault="00374DDF" w:rsidP="00374DDF">
      <w:pPr>
        <w:pStyle w:val="Prrafodelista"/>
        <w:numPr>
          <w:ilvl w:val="0"/>
          <w:numId w:val="3"/>
        </w:numPr>
      </w:pPr>
      <w:r>
        <w:t xml:space="preserve">Lineamientos para la </w:t>
      </w:r>
      <w:r w:rsidR="00FB430D">
        <w:t xml:space="preserve">planeación </w:t>
      </w:r>
      <w:r>
        <w:t>de</w:t>
      </w:r>
      <w:r w:rsidR="00FB430D">
        <w:t xml:space="preserve"> la</w:t>
      </w:r>
      <w:r>
        <w:t xml:space="preserve"> mejora Continua</w:t>
      </w:r>
      <w:r w:rsidR="00FB430D">
        <w:t xml:space="preserve"> 2024, primera edición.</w:t>
      </w:r>
    </w:p>
    <w:p w14:paraId="656A991D" w14:textId="2A985AE7" w:rsidR="00374DDF" w:rsidRDefault="00374DDF" w:rsidP="00374DDF">
      <w:pPr>
        <w:pStyle w:val="Prrafodelista"/>
      </w:pPr>
      <w:r>
        <w:t>DGB/DCA</w:t>
      </w:r>
      <w:r w:rsidR="002733E5">
        <w:t>/2019</w:t>
      </w:r>
    </w:p>
    <w:p w14:paraId="4580E2B9" w14:textId="77777777" w:rsidR="00374DDF" w:rsidRDefault="00374DDF" w:rsidP="00374DDF">
      <w:pPr>
        <w:pStyle w:val="Prrafodelista"/>
        <w:numPr>
          <w:ilvl w:val="0"/>
          <w:numId w:val="3"/>
        </w:numPr>
      </w:pPr>
      <w:r>
        <w:t>Documento base</w:t>
      </w:r>
    </w:p>
    <w:p w14:paraId="7C86B057" w14:textId="5A932737" w:rsidR="00374DDF" w:rsidRDefault="00047D3B" w:rsidP="00374DDF">
      <w:pPr>
        <w:pStyle w:val="Prrafodelista"/>
        <w:numPr>
          <w:ilvl w:val="0"/>
          <w:numId w:val="3"/>
        </w:numPr>
      </w:pPr>
      <w:r>
        <w:t>Marco Curricular Común de la Educación Media Superior, SEMS(202</w:t>
      </w:r>
      <w:r w:rsidR="00217241">
        <w:t>5</w:t>
      </w:r>
      <w:r>
        <w:t>)</w:t>
      </w:r>
    </w:p>
    <w:p w14:paraId="5627F157" w14:textId="77777777" w:rsidR="00806D66" w:rsidRDefault="00806D66" w:rsidP="00806D66"/>
    <w:p w14:paraId="55627AA2" w14:textId="133D8BDD" w:rsidR="006D4158" w:rsidRDefault="006D4158" w:rsidP="00806D66">
      <w:pPr>
        <w:rPr>
          <w:b/>
          <w:sz w:val="32"/>
          <w:szCs w:val="32"/>
        </w:rPr>
      </w:pPr>
    </w:p>
    <w:p w14:paraId="3B2B63CC" w14:textId="77777777" w:rsidR="00804BAA" w:rsidRDefault="00804BAA" w:rsidP="00806D66">
      <w:pPr>
        <w:rPr>
          <w:b/>
          <w:sz w:val="32"/>
          <w:szCs w:val="32"/>
        </w:rPr>
      </w:pPr>
    </w:p>
    <w:p w14:paraId="4AE9B9D9" w14:textId="77777777" w:rsidR="00047D3B" w:rsidRDefault="00047D3B" w:rsidP="00806D66">
      <w:pPr>
        <w:rPr>
          <w:b/>
          <w:sz w:val="32"/>
          <w:szCs w:val="32"/>
        </w:rPr>
      </w:pPr>
    </w:p>
    <w:p w14:paraId="1FD79AB0" w14:textId="14887D9E" w:rsidR="00047D3B" w:rsidDel="00471761" w:rsidRDefault="00047D3B" w:rsidP="00806D66">
      <w:pPr>
        <w:rPr>
          <w:del w:id="205" w:author="Cuenta Microsoft" w:date="2025-10-01T08:41:00Z"/>
          <w:b/>
          <w:sz w:val="32"/>
          <w:szCs w:val="32"/>
        </w:rPr>
      </w:pPr>
    </w:p>
    <w:p w14:paraId="41994183" w14:textId="6CBD4BBA" w:rsidR="00806D66" w:rsidRDefault="00806D66" w:rsidP="00806D66">
      <w:pPr>
        <w:rPr>
          <w:b/>
          <w:sz w:val="32"/>
          <w:szCs w:val="32"/>
        </w:rPr>
      </w:pPr>
      <w:r w:rsidRPr="00792027">
        <w:rPr>
          <w:b/>
          <w:sz w:val="32"/>
          <w:szCs w:val="32"/>
        </w:rPr>
        <w:t>DIAGN</w:t>
      </w:r>
      <w:r w:rsidR="00303883">
        <w:rPr>
          <w:b/>
          <w:sz w:val="32"/>
          <w:szCs w:val="32"/>
        </w:rPr>
        <w:t>Ó</w:t>
      </w:r>
      <w:r w:rsidRPr="00792027">
        <w:rPr>
          <w:b/>
          <w:sz w:val="32"/>
          <w:szCs w:val="32"/>
        </w:rPr>
        <w:t>STICO</w:t>
      </w:r>
    </w:p>
    <w:p w14:paraId="689E87BF" w14:textId="30FF4A00" w:rsidR="00924FF3" w:rsidRPr="0072252C" w:rsidDel="009B627A" w:rsidRDefault="00924FF3" w:rsidP="00924FF3">
      <w:pPr>
        <w:jc w:val="both"/>
        <w:rPr>
          <w:del w:id="206" w:author="Cuenta Microsoft" w:date="2025-09-30T12:16:00Z"/>
          <w:sz w:val="20"/>
          <w:szCs w:val="20"/>
        </w:rPr>
      </w:pPr>
      <w:del w:id="207" w:author="Cuenta Microsoft" w:date="2025-09-30T12:16:00Z">
        <w:r w:rsidRPr="0072252C" w:rsidDel="009B627A">
          <w:rPr>
            <w:sz w:val="20"/>
            <w:szCs w:val="20"/>
          </w:rPr>
          <w:delText>El Bachillerato “Alfonso de la Madrid Vidaurreta” con clave 21EBH0088T, se encuentra ubicado en la sierra norte del Estado de Puebla, en la cabecera municipal de Venustiano Carranza, Puebla. Sus vías de comunicación son de fácil acceso. Los servicios con los que cuenta la comunidad son: agua entubada, energía eléctrica, calles pavimentadas, teléfono, correo, servicios de salud, transporte, educación, internet</w:delText>
        </w:r>
        <w:r w:rsidDel="009B627A">
          <w:rPr>
            <w:sz w:val="20"/>
            <w:szCs w:val="20"/>
          </w:rPr>
          <w:delText>,</w:delText>
        </w:r>
        <w:r w:rsidR="00217241" w:rsidDel="009B627A">
          <w:rPr>
            <w:sz w:val="20"/>
            <w:szCs w:val="20"/>
          </w:rPr>
          <w:delText xml:space="preserve"> dos cajeros bancarios automáticos y un</w:delText>
        </w:r>
        <w:r w:rsidDel="009B627A">
          <w:rPr>
            <w:sz w:val="20"/>
            <w:szCs w:val="20"/>
          </w:rPr>
          <w:delText xml:space="preserve"> banco del Bienestar.</w:delText>
        </w:r>
      </w:del>
    </w:p>
    <w:p w14:paraId="24CA9AA2" w14:textId="0D5DBD83" w:rsidR="00924FF3" w:rsidDel="009B627A" w:rsidRDefault="00924FF3" w:rsidP="00924FF3">
      <w:pPr>
        <w:jc w:val="both"/>
        <w:rPr>
          <w:del w:id="208" w:author="Cuenta Microsoft" w:date="2025-09-30T12:16:00Z"/>
          <w:sz w:val="20"/>
          <w:szCs w:val="20"/>
        </w:rPr>
      </w:pPr>
      <w:del w:id="209" w:author="Cuenta Microsoft" w:date="2025-09-30T12:16:00Z">
        <w:r w:rsidRPr="0072252C" w:rsidDel="009B627A">
          <w:rPr>
            <w:sz w:val="20"/>
            <w:szCs w:val="20"/>
          </w:rPr>
          <w:delText xml:space="preserve">El nivel de ingreso económico de las familias es bajo, oscilando entre </w:delText>
        </w:r>
        <w:r w:rsidR="001026F9" w:rsidDel="009B627A">
          <w:rPr>
            <w:sz w:val="20"/>
            <w:szCs w:val="20"/>
          </w:rPr>
          <w:delText>300</w:delText>
        </w:r>
        <w:r w:rsidRPr="0072252C" w:rsidDel="009B627A">
          <w:rPr>
            <w:sz w:val="20"/>
            <w:szCs w:val="20"/>
          </w:rPr>
          <w:delText xml:space="preserve"> y </w:delText>
        </w:r>
        <w:r w:rsidR="001026F9" w:rsidDel="009B627A">
          <w:rPr>
            <w:sz w:val="20"/>
            <w:szCs w:val="20"/>
          </w:rPr>
          <w:delText>40</w:delText>
        </w:r>
        <w:r w:rsidRPr="0072252C" w:rsidDel="009B627A">
          <w:rPr>
            <w:sz w:val="20"/>
            <w:szCs w:val="20"/>
          </w:rPr>
          <w:delText>0 pesos diarios, dedicándose en su mayoría a labores del campo y servicios domésticos. Es importante recalcar que el nivel de preparación de los padres en su mayoría es de secundaria</w:delText>
        </w:r>
        <w:r w:rsidDel="009B627A">
          <w:rPr>
            <w:sz w:val="20"/>
            <w:szCs w:val="20"/>
          </w:rPr>
          <w:delText xml:space="preserve"> y bachillerato</w:delText>
        </w:r>
        <w:r w:rsidRPr="0072252C" w:rsidDel="009B627A">
          <w:rPr>
            <w:sz w:val="20"/>
            <w:szCs w:val="20"/>
          </w:rPr>
          <w:delText>; una mínima parte es profesionista</w:delText>
        </w:r>
        <w:r w:rsidDel="009B627A">
          <w:rPr>
            <w:sz w:val="20"/>
            <w:szCs w:val="20"/>
          </w:rPr>
          <w:delText>. En algunos casos</w:delText>
        </w:r>
        <w:r w:rsidRPr="0072252C" w:rsidDel="009B627A">
          <w:rPr>
            <w:sz w:val="20"/>
            <w:szCs w:val="20"/>
          </w:rPr>
          <w:delText xml:space="preserve">, las familias </w:delText>
        </w:r>
        <w:r w:rsidDel="009B627A">
          <w:rPr>
            <w:sz w:val="20"/>
            <w:szCs w:val="20"/>
          </w:rPr>
          <w:delText xml:space="preserve">son disfuncionales y </w:delText>
        </w:r>
        <w:r w:rsidRPr="0072252C" w:rsidDel="009B627A">
          <w:rPr>
            <w:sz w:val="20"/>
            <w:szCs w:val="20"/>
          </w:rPr>
          <w:delText xml:space="preserve">en consecuencia </w:delText>
        </w:r>
        <w:r w:rsidDel="009B627A">
          <w:rPr>
            <w:sz w:val="20"/>
            <w:szCs w:val="20"/>
          </w:rPr>
          <w:delText>no</w:delText>
        </w:r>
        <w:r w:rsidRPr="0072252C" w:rsidDel="009B627A">
          <w:rPr>
            <w:sz w:val="20"/>
            <w:szCs w:val="20"/>
          </w:rPr>
          <w:delText xml:space="preserve"> apoy</w:delText>
        </w:r>
        <w:r w:rsidDel="009B627A">
          <w:rPr>
            <w:sz w:val="20"/>
            <w:szCs w:val="20"/>
          </w:rPr>
          <w:delText>an</w:delText>
        </w:r>
        <w:r w:rsidRPr="0072252C" w:rsidDel="009B627A">
          <w:rPr>
            <w:sz w:val="20"/>
            <w:szCs w:val="20"/>
          </w:rPr>
          <w:delText xml:space="preserve"> en la enseñanza aprendizaje de los alumnos. Las actividades culturales existentes son promovidas por las instituciones educativas. Las tradiciones y costumbres de la comunidad son: día de muertos, carnaval, fiestas patronales, charreadas</w:delText>
        </w:r>
        <w:r w:rsidDel="009B627A">
          <w:rPr>
            <w:sz w:val="20"/>
            <w:szCs w:val="20"/>
          </w:rPr>
          <w:delText>, cabalgatas</w:delText>
        </w:r>
        <w:r w:rsidRPr="0072252C" w:rsidDel="009B627A">
          <w:rPr>
            <w:sz w:val="20"/>
            <w:szCs w:val="20"/>
          </w:rPr>
          <w:delText>. La lengua que se habla es el español.</w:delText>
        </w:r>
      </w:del>
    </w:p>
    <w:p w14:paraId="7A74F66C" w14:textId="067BB6A2" w:rsidR="00FF6199" w:rsidDel="009B627A" w:rsidRDefault="00FF6199" w:rsidP="006519AE">
      <w:pPr>
        <w:jc w:val="both"/>
        <w:rPr>
          <w:del w:id="210" w:author="Cuenta Microsoft" w:date="2025-09-30T12:16:00Z"/>
        </w:rPr>
      </w:pPr>
      <w:del w:id="211" w:author="Cuenta Microsoft" w:date="2025-09-30T12:16:00Z">
        <w:r w:rsidRPr="00FF6199" w:rsidDel="009B627A">
          <w:rPr>
            <w:rFonts w:eastAsia="Times New Roman" w:cstheme="minorHAnsi"/>
            <w:b/>
            <w:bCs/>
            <w:i/>
            <w:iCs/>
            <w:color w:val="000000"/>
          </w:rPr>
          <w:delText>Matricula</w:delText>
        </w:r>
        <w:r w:rsidDel="009B627A">
          <w:delText xml:space="preserve">: </w:delText>
        </w:r>
        <w:r w:rsidR="00230DDF" w:rsidDel="009B627A">
          <w:delText xml:space="preserve">La institución </w:delText>
        </w:r>
        <w:r w:rsidR="001E3FB2" w:rsidDel="009B627A">
          <w:delText xml:space="preserve">cuenta con una población estudiantil </w:delText>
        </w:r>
        <w:r w:rsidR="001E3FB2" w:rsidRPr="001E1E06" w:rsidDel="009B627A">
          <w:delText xml:space="preserve">de </w:delText>
        </w:r>
        <w:r w:rsidR="004B672B" w:rsidRPr="001E1E06" w:rsidDel="009B627A">
          <w:delText>2</w:delText>
        </w:r>
        <w:r w:rsidR="00F44C63" w:rsidDel="009B627A">
          <w:delText>2</w:delText>
        </w:r>
        <w:r w:rsidR="00217241" w:rsidDel="009B627A">
          <w:delText>6</w:delText>
        </w:r>
        <w:r w:rsidR="001E3FB2" w:rsidRPr="001E1E06" w:rsidDel="009B627A">
          <w:delText xml:space="preserve"> alumnos</w:delText>
        </w:r>
        <w:r w:rsidR="001E3FB2" w:rsidDel="009B627A">
          <w:delText xml:space="preserve"> de los cuales </w:delText>
        </w:r>
        <w:r w:rsidR="00230DDF" w:rsidDel="009B627A">
          <w:delText xml:space="preserve">son </w:delText>
        </w:r>
        <w:r w:rsidR="004B672B" w:rsidRPr="001E1E06" w:rsidDel="009B627A">
          <w:delText>1</w:delText>
        </w:r>
        <w:r w:rsidR="001026F9" w:rsidDel="009B627A">
          <w:delText>10</w:delText>
        </w:r>
        <w:r w:rsidR="001E3FB2" w:rsidDel="009B627A">
          <w:delText xml:space="preserve"> </w:delText>
        </w:r>
        <w:r w:rsidR="00084884" w:rsidDel="009B627A">
          <w:delText>mujeres</w:delText>
        </w:r>
        <w:r w:rsidR="001E3FB2" w:rsidDel="009B627A">
          <w:delText xml:space="preserve"> y</w:delText>
        </w:r>
        <w:r w:rsidR="001E3FB2" w:rsidRPr="001E1E06" w:rsidDel="009B627A">
          <w:delText xml:space="preserve"> </w:delText>
        </w:r>
        <w:r w:rsidR="004B672B" w:rsidRPr="001E1E06" w:rsidDel="009B627A">
          <w:delText>1</w:delText>
        </w:r>
        <w:r w:rsidR="00F44C63" w:rsidDel="009B627A">
          <w:delText>16</w:delText>
        </w:r>
        <w:r w:rsidR="001E3FB2" w:rsidDel="009B627A">
          <w:delText xml:space="preserve"> </w:delText>
        </w:r>
        <w:r w:rsidR="00487180" w:rsidDel="009B627A">
          <w:delText>hombres, distribuidos</w:delText>
        </w:r>
        <w:r w:rsidR="00333D89" w:rsidDel="009B627A">
          <w:delText xml:space="preserve"> en 9</w:delText>
        </w:r>
        <w:r w:rsidR="001E3FB2" w:rsidDel="009B627A">
          <w:delText xml:space="preserve"> grupos</w:delText>
        </w:r>
        <w:r w:rsidR="00333D89" w:rsidDel="009B627A">
          <w:delText xml:space="preserve">, un </w:delText>
        </w:r>
        <w:r w:rsidR="005533A6" w:rsidDel="009B627A">
          <w:delText>8</w:delText>
        </w:r>
        <w:r w:rsidR="00333D89" w:rsidDel="009B627A">
          <w:delText xml:space="preserve">0 % de los estudiantes son de esta misma </w:delText>
        </w:r>
        <w:r w:rsidR="00AE36F9" w:rsidDel="009B627A">
          <w:delText>localidad</w:delText>
        </w:r>
        <w:r w:rsidR="00333D89" w:rsidDel="009B627A">
          <w:delText xml:space="preserve">, </w:delText>
        </w:r>
        <w:r w:rsidR="00AE36F9" w:rsidDel="009B627A">
          <w:delText>el porcentaje restante</w:delText>
        </w:r>
        <w:r w:rsidR="00333D89" w:rsidDel="009B627A">
          <w:delText xml:space="preserve"> prov</w:delText>
        </w:r>
        <w:r w:rsidR="00AE36F9" w:rsidDel="009B627A">
          <w:delText>iene</w:delText>
        </w:r>
        <w:r w:rsidR="00333D89" w:rsidDel="009B627A">
          <w:delText xml:space="preserve"> de distintas comunidades de</w:delText>
        </w:r>
        <w:r w:rsidR="00AE36F9" w:rsidDel="009B627A">
          <w:delText xml:space="preserve"> la región</w:delText>
        </w:r>
        <w:r w:rsidDel="009B627A">
          <w:delText>.</w:delText>
        </w:r>
        <w:r w:rsidR="00EC4A96" w:rsidDel="009B627A">
          <w:delText xml:space="preserve"> </w:delText>
        </w:r>
      </w:del>
    </w:p>
    <w:p w14:paraId="015AEF40" w14:textId="2FA4C0D3" w:rsidR="00FF6199" w:rsidDel="009B627A" w:rsidRDefault="00FF6199" w:rsidP="00FF6199">
      <w:pPr>
        <w:jc w:val="both"/>
        <w:rPr>
          <w:del w:id="212" w:author="Cuenta Microsoft" w:date="2025-09-30T12:16:00Z"/>
        </w:rPr>
      </w:pPr>
      <w:del w:id="213" w:author="Cuenta Microsoft" w:date="2025-09-30T12:16:00Z">
        <w:r w:rsidRPr="00FF6199" w:rsidDel="009B627A">
          <w:rPr>
            <w:b/>
            <w:bCs/>
            <w:i/>
            <w:iCs/>
          </w:rPr>
          <w:delText>Plantilla:</w:delText>
        </w:r>
        <w:r w:rsidDel="009B627A">
          <w:delText xml:space="preserve"> En el plantel prestan sus servicios</w:delText>
        </w:r>
        <w:r w:rsidR="00EC4A96" w:rsidDel="009B627A">
          <w:delText xml:space="preserve"> un </w:delText>
        </w:r>
        <w:r w:rsidR="00924FF3" w:rsidDel="009B627A">
          <w:delText>responsable administrativo</w:delText>
        </w:r>
        <w:r w:rsidR="00EC4A96" w:rsidDel="009B627A">
          <w:delText xml:space="preserve">, </w:delText>
        </w:r>
        <w:r w:rsidR="001026F9" w:rsidDel="009B627A">
          <w:delText>09</w:delText>
        </w:r>
        <w:r w:rsidR="00EC4A96" w:rsidDel="009B627A">
          <w:delText xml:space="preserve"> </w:delText>
        </w:r>
        <w:r w:rsidR="00924FF3" w:rsidDel="009B627A">
          <w:delText>d</w:delText>
        </w:r>
        <w:r w:rsidR="00EC4A96" w:rsidDel="009B627A">
          <w:delText xml:space="preserve">ocentes, un </w:delText>
        </w:r>
        <w:r w:rsidR="00924FF3" w:rsidDel="009B627A">
          <w:delText xml:space="preserve">auxiliar </w:delText>
        </w:r>
        <w:r w:rsidR="00EC4A96" w:rsidDel="009B627A">
          <w:delText xml:space="preserve">administrativo y dos </w:delText>
        </w:r>
        <w:r w:rsidR="004B672B" w:rsidDel="009B627A">
          <w:delText>de personal de apoyo a la educación</w:delText>
        </w:r>
        <w:r w:rsidR="00333D89" w:rsidDel="009B627A">
          <w:delText xml:space="preserve">. </w:delText>
        </w:r>
      </w:del>
    </w:p>
    <w:p w14:paraId="501E80F6" w14:textId="276EA4EB" w:rsidR="00B876A8" w:rsidRPr="00B812B3" w:rsidDel="009B627A" w:rsidRDefault="00B876A8" w:rsidP="00FF6199">
      <w:pPr>
        <w:jc w:val="both"/>
        <w:rPr>
          <w:del w:id="214" w:author="Cuenta Microsoft" w:date="2025-09-30T12:16:00Z"/>
          <w:rFonts w:eastAsia="Times New Roman" w:cstheme="minorHAnsi"/>
          <w:color w:val="000000"/>
        </w:rPr>
      </w:pPr>
      <w:del w:id="215" w:author="Cuenta Microsoft" w:date="2025-09-30T12:16:00Z">
        <w:r w:rsidRPr="00B812B3" w:rsidDel="009B627A">
          <w:rPr>
            <w:rFonts w:eastAsia="Times New Roman" w:cstheme="minorHAnsi"/>
            <w:b/>
            <w:bCs/>
            <w:i/>
            <w:iCs/>
            <w:color w:val="000000"/>
          </w:rPr>
          <w:delText>Infraestructura</w:delText>
        </w:r>
        <w:r w:rsidRPr="00B812B3" w:rsidDel="009B627A">
          <w:rPr>
            <w:rFonts w:eastAsia="Times New Roman" w:cstheme="minorHAnsi"/>
            <w:color w:val="000000"/>
          </w:rPr>
          <w:delText xml:space="preserve">: </w:delText>
        </w:r>
        <w:r w:rsidR="00FF6199" w:rsidDel="009B627A">
          <w:rPr>
            <w:rFonts w:eastAsia="Times New Roman" w:cstheme="minorHAnsi"/>
            <w:color w:val="000000"/>
          </w:rPr>
          <w:delText>La escuela tiene para su servicio</w:delText>
        </w:r>
        <w:r w:rsidRPr="00B812B3" w:rsidDel="009B627A">
          <w:rPr>
            <w:rFonts w:cstheme="minorHAnsi"/>
          </w:rPr>
          <w:delText xml:space="preserve"> 9 aulas didácticas, laboratorio de cómputo sin internet, laboratorio de química y física, oficinas administrativas improvisadas,</w:delText>
        </w:r>
        <w:r w:rsidR="00FF6199" w:rsidDel="009B627A">
          <w:rPr>
            <w:rFonts w:cstheme="minorHAnsi"/>
          </w:rPr>
          <w:delText xml:space="preserve"> área para maestros improvisada,</w:delText>
        </w:r>
        <w:r w:rsidRPr="00B812B3" w:rsidDel="009B627A">
          <w:rPr>
            <w:rFonts w:cstheme="minorHAnsi"/>
          </w:rPr>
          <w:delText xml:space="preserve"> </w:delText>
        </w:r>
        <w:r w:rsidDel="009B627A">
          <w:rPr>
            <w:rFonts w:cstheme="minorHAnsi"/>
          </w:rPr>
          <w:delText xml:space="preserve">cancha de </w:delText>
        </w:r>
        <w:r w:rsidRPr="00B812B3" w:rsidDel="009B627A">
          <w:rPr>
            <w:rFonts w:cstheme="minorHAnsi"/>
          </w:rPr>
          <w:delText>usos múltiples</w:delText>
        </w:r>
        <w:r w:rsidDel="009B627A">
          <w:rPr>
            <w:rFonts w:cstheme="minorHAnsi"/>
          </w:rPr>
          <w:delText xml:space="preserve"> techada</w:delText>
        </w:r>
        <w:r w:rsidRPr="00B812B3" w:rsidDel="009B627A">
          <w:rPr>
            <w:rFonts w:cstheme="minorHAnsi"/>
          </w:rPr>
          <w:delText>, campo de fútbol, sanitarios para hombres y mujeres, dos bodegas</w:delText>
        </w:r>
        <w:r w:rsidR="00FF6199" w:rsidDel="009B627A">
          <w:rPr>
            <w:rFonts w:cstheme="minorHAnsi"/>
          </w:rPr>
          <w:delText xml:space="preserve"> improvisadas</w:delText>
        </w:r>
        <w:r w:rsidRPr="00B812B3" w:rsidDel="009B627A">
          <w:rPr>
            <w:rFonts w:cstheme="minorHAnsi"/>
          </w:rPr>
          <w:delText>, estacionamiento y áreas verdes</w:delText>
        </w:r>
      </w:del>
    </w:p>
    <w:p w14:paraId="3D462C1E" w14:textId="21F80576" w:rsidR="00B876A8" w:rsidRPr="00B812B3" w:rsidDel="009B627A" w:rsidRDefault="00B876A8" w:rsidP="00B876A8">
      <w:pPr>
        <w:rPr>
          <w:del w:id="216" w:author="Cuenta Microsoft" w:date="2025-09-30T12:16:00Z"/>
          <w:rFonts w:eastAsia="Times New Roman" w:cstheme="minorHAnsi"/>
        </w:rPr>
      </w:pPr>
      <w:del w:id="217" w:author="Cuenta Microsoft" w:date="2025-09-30T12:16:00Z">
        <w:r w:rsidRPr="00B812B3" w:rsidDel="009B627A">
          <w:rPr>
            <w:rFonts w:eastAsia="Times New Roman" w:cstheme="minorHAnsi"/>
            <w:b/>
            <w:bCs/>
            <w:i/>
            <w:iCs/>
            <w:color w:val="000000"/>
          </w:rPr>
          <w:delText>Modalidad</w:delText>
        </w:r>
        <w:r w:rsidRPr="00B812B3" w:rsidDel="009B627A">
          <w:rPr>
            <w:rFonts w:eastAsia="Times New Roman" w:cstheme="minorHAnsi"/>
            <w:color w:val="000000"/>
          </w:rPr>
          <w:delText xml:space="preserve">: </w:delText>
        </w:r>
        <w:r w:rsidRPr="00B812B3" w:rsidDel="009B627A">
          <w:rPr>
            <w:rFonts w:cstheme="minorHAnsi"/>
          </w:rPr>
          <w:delText>Bachillerato General Estatal escolarizado en turno vespertino.</w:delText>
        </w:r>
      </w:del>
    </w:p>
    <w:p w14:paraId="5C19D723" w14:textId="26FB8C8C" w:rsidR="00047D3B" w:rsidDel="009B627A" w:rsidRDefault="00B876A8" w:rsidP="00B876A8">
      <w:pPr>
        <w:jc w:val="both"/>
        <w:rPr>
          <w:del w:id="218" w:author="Cuenta Microsoft" w:date="2025-09-30T12:16:00Z"/>
        </w:rPr>
      </w:pPr>
      <w:del w:id="219" w:author="Cuenta Microsoft" w:date="2025-09-30T12:16:00Z">
        <w:r w:rsidRPr="0072252C" w:rsidDel="009B627A">
          <w:rPr>
            <w:rFonts w:eastAsia="Times New Roman"/>
            <w:b/>
            <w:bCs/>
            <w:color w:val="000000"/>
            <w:sz w:val="20"/>
            <w:szCs w:val="20"/>
          </w:rPr>
          <w:delText>Problemática</w:delText>
        </w:r>
        <w:r w:rsidRPr="0072252C" w:rsidDel="009B627A">
          <w:rPr>
            <w:rFonts w:eastAsia="Times New Roman"/>
            <w:color w:val="000000"/>
            <w:sz w:val="20"/>
            <w:szCs w:val="20"/>
          </w:rPr>
          <w:delText>: En la comunidad existen muchos jóvenes que ya no continúan</w:delText>
        </w:r>
        <w:r w:rsidDel="009B627A">
          <w:rPr>
            <w:rFonts w:eastAsia="Times New Roman"/>
            <w:color w:val="000000"/>
            <w:sz w:val="20"/>
            <w:szCs w:val="20"/>
          </w:rPr>
          <w:delText xml:space="preserve"> </w:delText>
        </w:r>
        <w:r w:rsidRPr="0072252C" w:rsidDel="009B627A">
          <w:rPr>
            <w:rFonts w:eastAsia="Times New Roman"/>
            <w:color w:val="000000"/>
            <w:sz w:val="20"/>
            <w:szCs w:val="20"/>
          </w:rPr>
          <w:delText xml:space="preserve">con estudios profesionales. Algunos logran emplearse en actividades sencillas de comercio local, </w:delText>
        </w:r>
        <w:r w:rsidR="00877257" w:rsidRPr="0072252C" w:rsidDel="009B627A">
          <w:rPr>
            <w:rFonts w:eastAsia="Times New Roman"/>
            <w:color w:val="000000"/>
            <w:sz w:val="20"/>
            <w:szCs w:val="20"/>
          </w:rPr>
          <w:delText>otros emigran</w:delText>
        </w:r>
        <w:r w:rsidRPr="0072252C" w:rsidDel="009B627A">
          <w:rPr>
            <w:rFonts w:eastAsia="Times New Roman"/>
            <w:color w:val="000000"/>
            <w:sz w:val="20"/>
            <w:szCs w:val="20"/>
          </w:rPr>
          <w:delText xml:space="preserve"> a las ciudades donde puedan conseguir un trabajo mejor remunerado, así mismo</w:delText>
        </w:r>
        <w:r w:rsidR="00877257" w:rsidDel="009B627A">
          <w:rPr>
            <w:rFonts w:eastAsia="Times New Roman"/>
            <w:color w:val="000000"/>
            <w:sz w:val="20"/>
            <w:szCs w:val="20"/>
          </w:rPr>
          <w:delText>,</w:delText>
        </w:r>
        <w:r w:rsidRPr="0072252C" w:rsidDel="009B627A">
          <w:rPr>
            <w:rFonts w:eastAsia="Times New Roman"/>
            <w:color w:val="000000"/>
            <w:sz w:val="20"/>
            <w:szCs w:val="20"/>
          </w:rPr>
          <w:delText xml:space="preserve"> algunos deciden formar una familia a temprana edad. Lo anterior, demuestra que la falta de </w:delText>
        </w:r>
        <w:r w:rsidR="00877257" w:rsidDel="009B627A">
          <w:rPr>
            <w:rFonts w:eastAsia="Times New Roman"/>
            <w:color w:val="000000"/>
            <w:sz w:val="20"/>
            <w:szCs w:val="20"/>
          </w:rPr>
          <w:delText>atención</w:delText>
        </w:r>
        <w:r w:rsidRPr="0072252C" w:rsidDel="009B627A">
          <w:rPr>
            <w:rFonts w:eastAsia="Times New Roman"/>
            <w:color w:val="000000"/>
            <w:sz w:val="20"/>
            <w:szCs w:val="20"/>
          </w:rPr>
          <w:delText xml:space="preserve">, apoyo y acompañamiento de la familia no es suficiente para lograr que </w:delText>
        </w:r>
        <w:r w:rsidR="00877257" w:rsidDel="009B627A">
          <w:rPr>
            <w:rFonts w:eastAsia="Times New Roman"/>
            <w:color w:val="000000"/>
            <w:sz w:val="20"/>
            <w:szCs w:val="20"/>
          </w:rPr>
          <w:delText>un mayor</w:delText>
        </w:r>
        <w:r w:rsidRPr="0072252C" w:rsidDel="009B627A">
          <w:rPr>
            <w:rFonts w:eastAsia="Times New Roman"/>
            <w:color w:val="000000"/>
            <w:sz w:val="20"/>
            <w:szCs w:val="20"/>
          </w:rPr>
          <w:delText xml:space="preserve"> porcentaje de jóvenes que egresan del bachillerato concreten un proyecto de vida profesional </w:delText>
        </w:r>
        <w:r w:rsidR="00877257" w:rsidDel="009B627A">
          <w:rPr>
            <w:rFonts w:eastAsia="Times New Roman"/>
            <w:color w:val="000000"/>
            <w:sz w:val="20"/>
            <w:szCs w:val="20"/>
          </w:rPr>
          <w:delText xml:space="preserve">que les ofrezca una </w:delText>
        </w:r>
        <w:r w:rsidRPr="0072252C" w:rsidDel="009B627A">
          <w:rPr>
            <w:rFonts w:eastAsia="Times New Roman"/>
            <w:color w:val="000000"/>
            <w:sz w:val="20"/>
            <w:szCs w:val="20"/>
          </w:rPr>
          <w:delText>mejor calidad de vida.</w:delText>
        </w:r>
      </w:del>
    </w:p>
    <w:p w14:paraId="09E151D3" w14:textId="2E95677D" w:rsidR="006519AE" w:rsidDel="009B627A" w:rsidRDefault="00101155" w:rsidP="00806D66">
      <w:pPr>
        <w:rPr>
          <w:del w:id="220" w:author="Cuenta Microsoft" w:date="2025-09-30T12:16:00Z"/>
        </w:rPr>
      </w:pPr>
      <w:del w:id="221" w:author="Cuenta Microsoft" w:date="2025-09-30T12:16:00Z">
        <w:r w:rsidDel="009B627A">
          <w:delText>De acuerdo con el</w:delText>
        </w:r>
        <w:r w:rsidR="00BB709C" w:rsidDel="009B627A">
          <w:delText xml:space="preserve"> análisis </w:delText>
        </w:r>
        <w:r w:rsidR="00F4105C" w:rsidDel="009B627A">
          <w:delText>a</w:delText>
        </w:r>
        <w:r w:rsidR="00BB709C" w:rsidDel="009B627A">
          <w:delText xml:space="preserve"> la infraestructura del Bachillerato Alfonso de la Madrid Vidaurreta se identificaron las siguientes necesidades.</w:delText>
        </w:r>
      </w:del>
    </w:p>
    <w:p w14:paraId="25A1D60C" w14:textId="3D7128DB" w:rsidR="0095248B" w:rsidDel="009B627A" w:rsidRDefault="00BB709C" w:rsidP="00DF7288">
      <w:pPr>
        <w:jc w:val="both"/>
        <w:rPr>
          <w:del w:id="222" w:author="Cuenta Microsoft" w:date="2025-09-30T12:16:00Z"/>
        </w:rPr>
      </w:pPr>
      <w:del w:id="223" w:author="Cuenta Microsoft" w:date="2025-09-30T12:16:00Z">
        <w:r w:rsidDel="009B627A">
          <w:delText xml:space="preserve">1.- </w:delText>
        </w:r>
        <w:r w:rsidR="00E11C72" w:rsidDel="009B627A">
          <w:delText>A</w:delText>
        </w:r>
        <w:r w:rsidR="00792027" w:rsidDel="009B627A">
          <w:delText xml:space="preserve">daptar </w:delText>
        </w:r>
        <w:r w:rsidDel="009B627A">
          <w:delText>un espacio</w:delText>
        </w:r>
        <w:r w:rsidR="00792027" w:rsidDel="009B627A">
          <w:delText xml:space="preserve"> para que los estudiantes desarrollen diferentes actividades relacionadas </w:delText>
        </w:r>
        <w:r w:rsidR="003D627E" w:rsidDel="009B627A">
          <w:delText>con las</w:delText>
        </w:r>
        <w:r w:rsidR="00792027" w:rsidDel="009B627A">
          <w:delText xml:space="preserve"> materias de capacitación para el trabajo</w:delText>
        </w:r>
        <w:r w:rsidR="00C53BCB" w:rsidDel="009B627A">
          <w:delText>.</w:delText>
        </w:r>
      </w:del>
    </w:p>
    <w:p w14:paraId="1710320B" w14:textId="2F92F06D" w:rsidR="00A8529B" w:rsidDel="009B627A" w:rsidRDefault="000162B2" w:rsidP="0095248B">
      <w:pPr>
        <w:spacing w:after="0"/>
        <w:jc w:val="both"/>
        <w:rPr>
          <w:del w:id="224" w:author="Cuenta Microsoft" w:date="2025-09-30T12:16:00Z"/>
        </w:rPr>
      </w:pPr>
      <w:del w:id="225" w:author="Cuenta Microsoft" w:date="2025-09-30T12:16:00Z">
        <w:r w:rsidDel="009B627A">
          <w:delText>2</w:delText>
        </w:r>
        <w:r w:rsidR="00BB709C" w:rsidDel="009B627A">
          <w:delText>.-</w:delText>
        </w:r>
        <w:r w:rsidR="001E0055" w:rsidDel="009B627A">
          <w:delText>De acuerdo con</w:delText>
        </w:r>
        <w:r w:rsidR="00A97C33" w:rsidDel="009B627A">
          <w:delText xml:space="preserve"> los requerimientos del MCCEMS</w:delText>
        </w:r>
        <w:r w:rsidR="003D627E" w:rsidDel="009B627A">
          <w:delText>,</w:delText>
        </w:r>
        <w:r w:rsidR="00A97C33" w:rsidDel="009B627A">
          <w:delText xml:space="preserve"> es necesario contar con más espacios donde s</w:delText>
        </w:r>
        <w:r w:rsidR="00A8529B" w:rsidDel="009B627A">
          <w:delText>e reali</w:delText>
        </w:r>
        <w:r w:rsidR="00A97C33" w:rsidDel="009B627A">
          <w:delText xml:space="preserve">cen las </w:delText>
        </w:r>
        <w:r w:rsidR="00A8529B" w:rsidDel="009B627A">
          <w:delText xml:space="preserve">diferentes </w:delText>
        </w:r>
        <w:r w:rsidR="003D627E" w:rsidDel="009B627A">
          <w:delText>actividades,</w:delText>
        </w:r>
        <w:r w:rsidR="00A97C33" w:rsidDel="009B627A">
          <w:delText xml:space="preserve"> físicas, deportivas, artísticas y culturales, para motivar</w:delText>
        </w:r>
        <w:r w:rsidR="00A8529B" w:rsidDel="009B627A">
          <w:delText xml:space="preserve"> la convivencia y sensibilización del estudiante en el arte: Danza</w:delText>
        </w:r>
        <w:r w:rsidR="00A97C33" w:rsidDel="009B627A">
          <w:delText xml:space="preserve"> y </w:delText>
        </w:r>
        <w:r w:rsidR="00A8529B" w:rsidDel="009B627A">
          <w:delText>deportes</w:delText>
        </w:r>
        <w:r w:rsidR="00A97C33" w:rsidDel="009B627A">
          <w:delText xml:space="preserve">. </w:delText>
        </w:r>
      </w:del>
    </w:p>
    <w:p w14:paraId="635C9467" w14:textId="1DB3C281" w:rsidR="009E02A3" w:rsidDel="009B627A" w:rsidRDefault="000162B2" w:rsidP="0095248B">
      <w:pPr>
        <w:spacing w:after="0"/>
        <w:jc w:val="both"/>
        <w:rPr>
          <w:del w:id="226" w:author="Cuenta Microsoft" w:date="2025-09-30T12:16:00Z"/>
        </w:rPr>
      </w:pPr>
      <w:del w:id="227" w:author="Cuenta Microsoft" w:date="2025-09-30T12:16:00Z">
        <w:r w:rsidDel="009B627A">
          <w:delText>3</w:delText>
        </w:r>
        <w:r w:rsidR="009E02A3" w:rsidDel="009B627A">
          <w:delText>.- En el plantel</w:delText>
        </w:r>
        <w:r w:rsidR="00066E7F" w:rsidDel="009B627A">
          <w:delText xml:space="preserve"> del </w:delText>
        </w:r>
        <w:r w:rsidR="003D627E" w:rsidDel="009B627A">
          <w:delText>Bachillerato “</w:delText>
        </w:r>
        <w:r w:rsidR="009E02A3" w:rsidDel="009B627A">
          <w:delText xml:space="preserve">Alfonso de la Madrid </w:delText>
        </w:r>
        <w:r w:rsidR="003D627E" w:rsidDel="009B627A">
          <w:delText>Vidaurreta”</w:delText>
        </w:r>
        <w:r w:rsidR="00066E7F" w:rsidDel="009B627A">
          <w:delText>, se r</w:delText>
        </w:r>
        <w:r w:rsidR="003D627E" w:rsidDel="009B627A">
          <w:delText>equiere</w:delText>
        </w:r>
        <w:r w:rsidR="00066E7F" w:rsidDel="009B627A">
          <w:delText xml:space="preserve"> llevar a cabo</w:delText>
        </w:r>
        <w:r w:rsidR="003D627E" w:rsidDel="009B627A">
          <w:delText xml:space="preserve"> líneas</w:delText>
        </w:r>
        <w:r w:rsidR="009E02A3" w:rsidDel="009B627A">
          <w:delText xml:space="preserve"> de acción con los estudiantes y sus familiares </w:delText>
        </w:r>
        <w:r w:rsidR="00066E7F" w:rsidDel="009B627A">
          <w:delText>con riesgo de</w:delText>
        </w:r>
        <w:r w:rsidR="009E02A3" w:rsidDel="009B627A">
          <w:delText xml:space="preserve"> abandono escolar. </w:delText>
        </w:r>
      </w:del>
    </w:p>
    <w:p w14:paraId="1FDB449B" w14:textId="0B8DBA98" w:rsidR="003525FE" w:rsidDel="009B627A" w:rsidRDefault="003525FE" w:rsidP="0095248B">
      <w:pPr>
        <w:spacing w:after="0"/>
        <w:jc w:val="both"/>
        <w:rPr>
          <w:del w:id="228" w:author="Cuenta Microsoft" w:date="2025-09-30T12:16:00Z"/>
        </w:rPr>
      </w:pPr>
      <w:del w:id="229" w:author="Cuenta Microsoft" w:date="2025-09-30T12:16:00Z">
        <w:r w:rsidDel="009B627A">
          <w:delText>4</w:delText>
        </w:r>
        <w:r w:rsidR="00C43FD7" w:rsidDel="009B627A">
          <w:delText>.</w:delText>
        </w:r>
        <w:r w:rsidR="001E0055" w:rsidDel="009B627A">
          <w:delText>- Es</w:delText>
        </w:r>
        <w:r w:rsidR="004B672B" w:rsidDel="009B627A">
          <w:delText xml:space="preserve"> necesario el</w:delText>
        </w:r>
        <w:r w:rsidDel="009B627A">
          <w:delText xml:space="preserve"> </w:delText>
        </w:r>
        <w:r w:rsidR="0048657A" w:rsidDel="009B627A">
          <w:delText>mantenimiento a</w:delText>
        </w:r>
        <w:r w:rsidR="00686036" w:rsidDel="009B627A">
          <w:delText>l pozo donde se almacena el agua para los sanitarios</w:delText>
        </w:r>
      </w:del>
    </w:p>
    <w:p w14:paraId="7FCC22DC" w14:textId="7AFD4146" w:rsidR="00C43FD7" w:rsidDel="009B627A" w:rsidRDefault="00A97C33" w:rsidP="0095248B">
      <w:pPr>
        <w:spacing w:after="0"/>
        <w:jc w:val="both"/>
        <w:rPr>
          <w:del w:id="230" w:author="Cuenta Microsoft" w:date="2025-09-30T12:16:00Z"/>
        </w:rPr>
      </w:pPr>
      <w:del w:id="231" w:author="Cuenta Microsoft" w:date="2025-09-30T12:16:00Z">
        <w:r w:rsidDel="009B627A">
          <w:delText>5</w:delText>
        </w:r>
        <w:r w:rsidR="00C43FD7" w:rsidDel="009B627A">
          <w:delText xml:space="preserve">.- Para crear ambientes propicios de aprendizaje y comodidad es </w:delText>
        </w:r>
        <w:r w:rsidR="004B672B" w:rsidDel="009B627A">
          <w:delText>prioritario</w:delText>
        </w:r>
        <w:r w:rsidR="00C43FD7" w:rsidDel="009B627A">
          <w:delText xml:space="preserve"> dar mantenimiento de pintura a </w:delText>
        </w:r>
        <w:r w:rsidR="004746FC" w:rsidDel="009B627A">
          <w:delText xml:space="preserve">las </w:delText>
        </w:r>
        <w:r w:rsidR="00C43FD7" w:rsidDel="009B627A">
          <w:delText>aulas.</w:delText>
        </w:r>
      </w:del>
    </w:p>
    <w:p w14:paraId="556254D2" w14:textId="2B7B865B" w:rsidR="00DA7768" w:rsidDel="009B627A" w:rsidRDefault="00A97C33" w:rsidP="0095248B">
      <w:pPr>
        <w:spacing w:after="0"/>
        <w:jc w:val="both"/>
        <w:rPr>
          <w:del w:id="232" w:author="Cuenta Microsoft" w:date="2025-09-30T12:16:00Z"/>
        </w:rPr>
      </w:pPr>
      <w:del w:id="233" w:author="Cuenta Microsoft" w:date="2025-09-30T12:16:00Z">
        <w:r w:rsidDel="009B627A">
          <w:delText>6</w:delText>
        </w:r>
        <w:r w:rsidR="00DA7768" w:rsidDel="009B627A">
          <w:delText>.-</w:delText>
        </w:r>
        <w:r w:rsidR="00DA7768" w:rsidRPr="00DA7768" w:rsidDel="009B627A">
          <w:delText xml:space="preserve"> </w:delText>
        </w:r>
        <w:r w:rsidR="00DA7768" w:rsidDel="009B627A">
          <w:delText>Capacitar al estudian</w:delText>
        </w:r>
        <w:r w:rsidR="00877257" w:rsidDel="009B627A">
          <w:delText>tado</w:delText>
        </w:r>
        <w:r w:rsidR="00DA7768" w:rsidDel="009B627A">
          <w:delText xml:space="preserve"> para la separación de la basura.</w:delText>
        </w:r>
      </w:del>
    </w:p>
    <w:p w14:paraId="1E191C4B" w14:textId="220A0FFF" w:rsidR="00687A38" w:rsidRPr="0095248B" w:rsidDel="009B627A" w:rsidRDefault="00792027" w:rsidP="00DF7288">
      <w:pPr>
        <w:jc w:val="both"/>
        <w:rPr>
          <w:del w:id="234" w:author="Cuenta Microsoft" w:date="2025-09-30T12:16:00Z"/>
        </w:rPr>
      </w:pPr>
      <w:del w:id="235" w:author="Cuenta Microsoft" w:date="2025-09-30T12:16:00Z">
        <w:r w:rsidDel="009B627A">
          <w:delText xml:space="preserve">La problemática no se puede dejar de ligar con otras preocupaciones que están dentro de la política de mejoramiento </w:delText>
        </w:r>
        <w:r w:rsidR="00A55F6B" w:rsidDel="009B627A">
          <w:delText>en la</w:delText>
        </w:r>
        <w:r w:rsidDel="009B627A">
          <w:delText xml:space="preserve"> práctica educativa en todos los </w:delText>
        </w:r>
        <w:r w:rsidR="00A55F6B" w:rsidDel="009B627A">
          <w:delText>aspectos</w:delText>
        </w:r>
        <w:r w:rsidDel="009B627A">
          <w:delText xml:space="preserve">, como la calidad de la educación, de la cual se escucha hablar todos los días que </w:delText>
        </w:r>
        <w:r w:rsidR="003D627E" w:rsidDel="009B627A">
          <w:delText>exige una</w:delText>
        </w:r>
        <w:r w:rsidDel="009B627A">
          <w:delText xml:space="preserve"> serie de </w:delText>
        </w:r>
        <w:r w:rsidR="003D627E" w:rsidDel="009B627A">
          <w:delText>condiciones, una</w:delText>
        </w:r>
        <w:r w:rsidDel="009B627A">
          <w:delText xml:space="preserve"> gestión eficaz, cotidiana, una provisión de medios suficientes, adecuadas condiciones de trabajo para los maestros, alta moral profesional</w:delText>
        </w:r>
        <w:r w:rsidR="000634B2" w:rsidDel="009B627A">
          <w:delText xml:space="preserve">, además de </w:delText>
        </w:r>
        <w:r w:rsidDel="009B627A">
          <w:delText>un clima cultural atractivo</w:delText>
        </w:r>
        <w:r w:rsidR="00A55F6B" w:rsidDel="009B627A">
          <w:delText xml:space="preserve"> y cómodo</w:delText>
        </w:r>
        <w:r w:rsidDel="009B627A">
          <w:delText xml:space="preserve"> para maestros y alumnos</w:delText>
        </w:r>
        <w:r w:rsidR="00A55F6B" w:rsidDel="009B627A">
          <w:delText xml:space="preserve">, todo esto con el propósito de aumentar el nivel en la calidad educativa, disminución de la reprobación y </w:delText>
        </w:r>
        <w:r w:rsidR="00054B7C" w:rsidDel="009B627A">
          <w:delText xml:space="preserve"> la deserción.</w:delText>
        </w:r>
      </w:del>
    </w:p>
    <w:p w14:paraId="72438B3E" w14:textId="62E7B6E6" w:rsidR="0095248B" w:rsidDel="009B627A" w:rsidRDefault="00687A38" w:rsidP="00DF7288">
      <w:pPr>
        <w:jc w:val="both"/>
        <w:rPr>
          <w:del w:id="236" w:author="Cuenta Microsoft" w:date="2025-09-30T12:16:00Z"/>
        </w:rPr>
      </w:pPr>
      <w:del w:id="237" w:author="Cuenta Microsoft" w:date="2025-09-30T12:16:00Z">
        <w:r w:rsidDel="009B627A">
          <w:delText>Por otra parte, como herramienta para llevar a cabo el diagnóstico del contexto se aplicó el análisis FODA</w:delText>
        </w:r>
        <w:r w:rsidR="007F4477" w:rsidDel="009B627A">
          <w:delText xml:space="preserve">, arrojando que se encuentran las siguientes </w:delText>
        </w:r>
      </w:del>
    </w:p>
    <w:tbl>
      <w:tblPr>
        <w:tblStyle w:val="Tablaconcuadrcula"/>
        <w:tblW w:w="0" w:type="auto"/>
        <w:tblLook w:val="04A0" w:firstRow="1" w:lastRow="0" w:firstColumn="1" w:lastColumn="0" w:noHBand="0" w:noVBand="1"/>
      </w:tblPr>
      <w:tblGrid>
        <w:gridCol w:w="6214"/>
        <w:gridCol w:w="6214"/>
      </w:tblGrid>
      <w:tr w:rsidR="0095248B" w:rsidDel="009B627A" w14:paraId="38165647" w14:textId="7174E396" w:rsidTr="0095248B">
        <w:trPr>
          <w:del w:id="238" w:author="Cuenta Microsoft" w:date="2025-09-30T12:16:00Z"/>
        </w:trPr>
        <w:tc>
          <w:tcPr>
            <w:tcW w:w="6214" w:type="dxa"/>
          </w:tcPr>
          <w:p w14:paraId="0EED2ED2" w14:textId="06D76DC3" w:rsidR="0095248B" w:rsidDel="009B627A" w:rsidRDefault="0095248B" w:rsidP="00DF7288">
            <w:pPr>
              <w:jc w:val="both"/>
              <w:rPr>
                <w:del w:id="239" w:author="Cuenta Microsoft" w:date="2025-09-30T12:16:00Z"/>
              </w:rPr>
            </w:pPr>
            <w:del w:id="240" w:author="Cuenta Microsoft" w:date="2025-09-30T12:16:00Z">
              <w:r w:rsidRPr="007F4477" w:rsidDel="009B627A">
                <w:rPr>
                  <w:b/>
                  <w:bCs/>
                </w:rPr>
                <w:delText>FORTALEZAS:</w:delText>
              </w:r>
              <w:r w:rsidDel="009B627A">
                <w:delText xml:space="preserve"> </w:delText>
              </w:r>
            </w:del>
          </w:p>
          <w:p w14:paraId="43F67AB1" w14:textId="41677637" w:rsidR="0095248B" w:rsidDel="009B627A" w:rsidRDefault="0095248B" w:rsidP="00DF7288">
            <w:pPr>
              <w:jc w:val="both"/>
              <w:rPr>
                <w:del w:id="241" w:author="Cuenta Microsoft" w:date="2025-09-30T12:16:00Z"/>
              </w:rPr>
            </w:pPr>
            <w:del w:id="242" w:author="Cuenta Microsoft" w:date="2025-09-30T12:16:00Z">
              <w:r w:rsidDel="009B627A">
                <w:delText>-Personal comprometido a realizar las actividades de enseñanza de la mejor manera</w:delText>
              </w:r>
              <w:r w:rsidR="00C775B1" w:rsidDel="009B627A">
                <w:delText>.</w:delText>
              </w:r>
            </w:del>
          </w:p>
          <w:p w14:paraId="2A044E97" w14:textId="06F1171F" w:rsidR="0095248B" w:rsidDel="009B627A" w:rsidRDefault="00C775B1" w:rsidP="00DF7288">
            <w:pPr>
              <w:jc w:val="both"/>
              <w:rPr>
                <w:del w:id="243" w:author="Cuenta Microsoft" w:date="2025-09-30T12:16:00Z"/>
              </w:rPr>
            </w:pPr>
            <w:del w:id="244" w:author="Cuenta Microsoft" w:date="2025-09-30T12:16:00Z">
              <w:r w:rsidDel="009B627A">
                <w:delText>-P</w:delText>
              </w:r>
              <w:r w:rsidR="0095248B" w:rsidDel="009B627A">
                <w:delText>ersonal que cuenta con habilidades tecnológicas para llevar a cabo una buena comunicación</w:delText>
              </w:r>
              <w:r w:rsidDel="009B627A">
                <w:delText>.</w:delText>
              </w:r>
            </w:del>
          </w:p>
          <w:p w14:paraId="2D35359C" w14:textId="2E6D332C" w:rsidR="0095248B" w:rsidDel="009B627A" w:rsidRDefault="00C775B1" w:rsidP="00DF7288">
            <w:pPr>
              <w:jc w:val="both"/>
              <w:rPr>
                <w:del w:id="245" w:author="Cuenta Microsoft" w:date="2025-09-30T12:16:00Z"/>
              </w:rPr>
            </w:pPr>
            <w:del w:id="246" w:author="Cuenta Microsoft" w:date="2025-09-30T12:16:00Z">
              <w:r w:rsidDel="009B627A">
                <w:delText>-E</w:delText>
              </w:r>
              <w:r w:rsidR="0095248B" w:rsidDel="009B627A">
                <w:delText>xperiencia del personal en el manejo de grupos de jóvenes y adolescentes</w:delText>
              </w:r>
              <w:r w:rsidDel="009B627A">
                <w:delText>.</w:delText>
              </w:r>
            </w:del>
          </w:p>
          <w:p w14:paraId="2820D588" w14:textId="70817096" w:rsidR="0095248B" w:rsidDel="009B627A" w:rsidRDefault="00C775B1" w:rsidP="00DF7288">
            <w:pPr>
              <w:jc w:val="both"/>
              <w:rPr>
                <w:del w:id="247" w:author="Cuenta Microsoft" w:date="2025-09-30T12:16:00Z"/>
              </w:rPr>
            </w:pPr>
            <w:del w:id="248" w:author="Cuenta Microsoft" w:date="2025-09-30T12:16:00Z">
              <w:r w:rsidDel="009B627A">
                <w:delText>-C</w:delText>
              </w:r>
              <w:r w:rsidR="0095248B" w:rsidDel="009B627A">
                <w:delText>omunicación efectiva con los padres y tutores</w:delText>
              </w:r>
              <w:r w:rsidDel="009B627A">
                <w:delText>.</w:delText>
              </w:r>
            </w:del>
          </w:p>
          <w:p w14:paraId="430DA250" w14:textId="2FD3E7DC" w:rsidR="0095248B" w:rsidDel="009B627A" w:rsidRDefault="00C775B1" w:rsidP="00DF7288">
            <w:pPr>
              <w:jc w:val="both"/>
              <w:rPr>
                <w:del w:id="249" w:author="Cuenta Microsoft" w:date="2025-09-30T12:16:00Z"/>
              </w:rPr>
            </w:pPr>
            <w:del w:id="250" w:author="Cuenta Microsoft" w:date="2025-09-30T12:16:00Z">
              <w:r w:rsidDel="009B627A">
                <w:delText>-B</w:delText>
              </w:r>
              <w:r w:rsidR="0095248B" w:rsidDel="009B627A">
                <w:delText>uenas experiencias de alumnos egresados del plantel.</w:delText>
              </w:r>
            </w:del>
          </w:p>
        </w:tc>
        <w:tc>
          <w:tcPr>
            <w:tcW w:w="6214" w:type="dxa"/>
          </w:tcPr>
          <w:p w14:paraId="2FC023DF" w14:textId="50C67477" w:rsidR="00C775B1" w:rsidDel="009B627A" w:rsidRDefault="0095248B" w:rsidP="00DF7288">
            <w:pPr>
              <w:jc w:val="both"/>
              <w:rPr>
                <w:del w:id="251" w:author="Cuenta Microsoft" w:date="2025-09-30T12:16:00Z"/>
                <w:b/>
                <w:bCs/>
              </w:rPr>
            </w:pPr>
            <w:del w:id="252" w:author="Cuenta Microsoft" w:date="2025-09-30T12:16:00Z">
              <w:r w:rsidRPr="007F4477" w:rsidDel="009B627A">
                <w:rPr>
                  <w:b/>
                  <w:bCs/>
                </w:rPr>
                <w:delText>DEBILIDADES</w:delText>
              </w:r>
              <w:r w:rsidDel="009B627A">
                <w:rPr>
                  <w:b/>
                  <w:bCs/>
                </w:rPr>
                <w:delText xml:space="preserve">: </w:delText>
              </w:r>
            </w:del>
          </w:p>
          <w:p w14:paraId="3DBFFA60" w14:textId="0C95EBE8" w:rsidR="00C775B1" w:rsidDel="009B627A" w:rsidRDefault="00C775B1" w:rsidP="00DF7288">
            <w:pPr>
              <w:jc w:val="both"/>
              <w:rPr>
                <w:del w:id="253" w:author="Cuenta Microsoft" w:date="2025-09-30T12:16:00Z"/>
              </w:rPr>
            </w:pPr>
            <w:del w:id="254" w:author="Cuenta Microsoft" w:date="2025-09-30T12:16:00Z">
              <w:r w:rsidDel="009B627A">
                <w:delText>-</w:delText>
              </w:r>
              <w:r w:rsidR="0095248B" w:rsidDel="009B627A">
                <w:delText>La ubicación de la escuela es lejana a la comunidad</w:delText>
              </w:r>
              <w:r w:rsidDel="009B627A">
                <w:delText>.</w:delText>
              </w:r>
            </w:del>
          </w:p>
          <w:p w14:paraId="02DA93D8" w14:textId="7196237A" w:rsidR="00C775B1" w:rsidDel="009B627A" w:rsidRDefault="00C775B1" w:rsidP="00DF7288">
            <w:pPr>
              <w:jc w:val="both"/>
              <w:rPr>
                <w:del w:id="255" w:author="Cuenta Microsoft" w:date="2025-09-30T12:16:00Z"/>
              </w:rPr>
            </w:pPr>
            <w:del w:id="256" w:author="Cuenta Microsoft" w:date="2025-09-30T12:16:00Z">
              <w:r w:rsidDel="009B627A">
                <w:delText>-N</w:delText>
              </w:r>
              <w:r w:rsidR="0095248B" w:rsidDel="009B627A">
                <w:delText>o se cuenta con instalaciones óptimas para las capacitaciones que ofrece la escuela</w:delText>
              </w:r>
              <w:r w:rsidDel="009B627A">
                <w:delText>.</w:delText>
              </w:r>
            </w:del>
          </w:p>
          <w:p w14:paraId="7A68B869" w14:textId="6DF17AFB" w:rsidR="00C775B1" w:rsidDel="009B627A" w:rsidRDefault="00C775B1" w:rsidP="00DF7288">
            <w:pPr>
              <w:jc w:val="both"/>
              <w:rPr>
                <w:del w:id="257" w:author="Cuenta Microsoft" w:date="2025-09-30T12:16:00Z"/>
              </w:rPr>
            </w:pPr>
            <w:del w:id="258" w:author="Cuenta Microsoft" w:date="2025-09-30T12:16:00Z">
              <w:r w:rsidDel="009B627A">
                <w:delText>-E</w:delText>
              </w:r>
              <w:r w:rsidR="0095248B" w:rsidDel="009B627A">
                <w:delText>l plantel no cuenta con servicio de internet para estudiantes.</w:delText>
              </w:r>
            </w:del>
          </w:p>
          <w:p w14:paraId="7D18B64B" w14:textId="1CAE9AC9" w:rsidR="0095248B" w:rsidDel="009B627A" w:rsidRDefault="00C775B1" w:rsidP="00DF7288">
            <w:pPr>
              <w:jc w:val="both"/>
              <w:rPr>
                <w:del w:id="259" w:author="Cuenta Microsoft" w:date="2025-09-30T12:16:00Z"/>
              </w:rPr>
            </w:pPr>
            <w:del w:id="260" w:author="Cuenta Microsoft" w:date="2025-09-30T12:16:00Z">
              <w:r w:rsidDel="009B627A">
                <w:delText>-R</w:delText>
              </w:r>
              <w:r w:rsidR="0095248B" w:rsidDel="009B627A">
                <w:delText>iesgo para los estudiantes al ubicarse el plantel a orilla de la carretera.</w:delText>
              </w:r>
            </w:del>
          </w:p>
        </w:tc>
      </w:tr>
      <w:tr w:rsidR="0095248B" w:rsidDel="009B627A" w14:paraId="22D312A4" w14:textId="1EB6F52A" w:rsidTr="0095248B">
        <w:trPr>
          <w:del w:id="261" w:author="Cuenta Microsoft" w:date="2025-09-30T12:16:00Z"/>
        </w:trPr>
        <w:tc>
          <w:tcPr>
            <w:tcW w:w="6214" w:type="dxa"/>
          </w:tcPr>
          <w:p w14:paraId="7CBDB333" w14:textId="085E2E1A" w:rsidR="00C775B1" w:rsidDel="009B627A" w:rsidRDefault="0095248B" w:rsidP="00DF7288">
            <w:pPr>
              <w:jc w:val="both"/>
              <w:rPr>
                <w:del w:id="262" w:author="Cuenta Microsoft" w:date="2025-09-30T12:16:00Z"/>
                <w:b/>
                <w:bCs/>
              </w:rPr>
            </w:pPr>
            <w:del w:id="263" w:author="Cuenta Microsoft" w:date="2025-09-30T12:16:00Z">
              <w:r w:rsidRPr="00D6457F" w:rsidDel="009B627A">
                <w:rPr>
                  <w:b/>
                  <w:bCs/>
                </w:rPr>
                <w:delText>OPORTUNIDADES</w:delText>
              </w:r>
              <w:r w:rsidDel="009B627A">
                <w:rPr>
                  <w:b/>
                  <w:bCs/>
                </w:rPr>
                <w:delText xml:space="preserve">: </w:delText>
              </w:r>
            </w:del>
          </w:p>
          <w:p w14:paraId="31CCDF1C" w14:textId="3E7712D2" w:rsidR="00C775B1" w:rsidDel="009B627A" w:rsidRDefault="00C775B1" w:rsidP="00DF7288">
            <w:pPr>
              <w:jc w:val="both"/>
              <w:rPr>
                <w:del w:id="264" w:author="Cuenta Microsoft" w:date="2025-09-30T12:16:00Z"/>
              </w:rPr>
            </w:pPr>
            <w:del w:id="265" w:author="Cuenta Microsoft" w:date="2025-09-30T12:16:00Z">
              <w:r w:rsidDel="009B627A">
                <w:delText>-</w:delText>
              </w:r>
              <w:r w:rsidR="0095248B" w:rsidDel="009B627A">
                <w:delText>Oferta educativa con cuotas económicas de nivel medio superior en la región</w:delText>
              </w:r>
              <w:r w:rsidDel="009B627A">
                <w:delText>.</w:delText>
              </w:r>
            </w:del>
          </w:p>
          <w:p w14:paraId="4BF8C586" w14:textId="2D06D5AA" w:rsidR="0095248B" w:rsidDel="009B627A" w:rsidRDefault="00C775B1" w:rsidP="00DF7288">
            <w:pPr>
              <w:jc w:val="both"/>
              <w:rPr>
                <w:del w:id="266" w:author="Cuenta Microsoft" w:date="2025-09-30T12:16:00Z"/>
              </w:rPr>
            </w:pPr>
            <w:del w:id="267" w:author="Cuenta Microsoft" w:date="2025-09-30T12:16:00Z">
              <w:r w:rsidDel="009B627A">
                <w:delText>-T</w:delText>
              </w:r>
              <w:r w:rsidR="0095248B" w:rsidDel="009B627A">
                <w:delText>ramitación de becas federales al 100% de los estudiantes</w:delText>
              </w:r>
              <w:r w:rsidR="00686036" w:rsidDel="009B627A">
                <w:delText xml:space="preserve"> (beca Benito Juarez)</w:delText>
              </w:r>
              <w:r w:rsidR="0095248B" w:rsidDel="009B627A">
                <w:delText>.</w:delText>
              </w:r>
            </w:del>
          </w:p>
        </w:tc>
        <w:tc>
          <w:tcPr>
            <w:tcW w:w="6214" w:type="dxa"/>
          </w:tcPr>
          <w:p w14:paraId="0E7A5502" w14:textId="448F2A00" w:rsidR="00C775B1" w:rsidDel="009B627A" w:rsidRDefault="0095248B" w:rsidP="00DF7288">
            <w:pPr>
              <w:jc w:val="both"/>
              <w:rPr>
                <w:del w:id="268" w:author="Cuenta Microsoft" w:date="2025-09-30T12:16:00Z"/>
                <w:b/>
                <w:bCs/>
              </w:rPr>
            </w:pPr>
            <w:del w:id="269" w:author="Cuenta Microsoft" w:date="2025-09-30T12:16:00Z">
              <w:r w:rsidRPr="00EB397B" w:rsidDel="009B627A">
                <w:rPr>
                  <w:b/>
                  <w:bCs/>
                </w:rPr>
                <w:delText>AMENAZAS:</w:delText>
              </w:r>
              <w:r w:rsidDel="009B627A">
                <w:rPr>
                  <w:b/>
                  <w:bCs/>
                </w:rPr>
                <w:delText xml:space="preserve"> </w:delText>
              </w:r>
            </w:del>
          </w:p>
          <w:p w14:paraId="544E4756" w14:textId="4ABC65B1" w:rsidR="00C775B1" w:rsidDel="009B627A" w:rsidRDefault="00C775B1" w:rsidP="00C775B1">
            <w:pPr>
              <w:jc w:val="both"/>
              <w:rPr>
                <w:del w:id="270" w:author="Cuenta Microsoft" w:date="2025-09-30T12:16:00Z"/>
              </w:rPr>
            </w:pPr>
            <w:del w:id="271" w:author="Cuenta Microsoft" w:date="2025-09-30T12:16:00Z">
              <w:r w:rsidDel="009B627A">
                <w:rPr>
                  <w:b/>
                  <w:bCs/>
                </w:rPr>
                <w:delText>-</w:delText>
              </w:r>
              <w:r w:rsidR="0095248B" w:rsidRPr="00EB397B" w:rsidDel="009B627A">
                <w:delText>Competencia por</w:delText>
              </w:r>
              <w:r w:rsidR="0095248B" w:rsidDel="009B627A">
                <w:delText xml:space="preserve"> parte del CECYTE en la misma localidad con mejores instalaciones y mayor presupuesto</w:delText>
              </w:r>
              <w:r w:rsidDel="009B627A">
                <w:delText>.</w:delText>
              </w:r>
            </w:del>
          </w:p>
          <w:p w14:paraId="045D149A" w14:textId="5F45C680" w:rsidR="00C775B1" w:rsidDel="009B627A" w:rsidRDefault="00C775B1" w:rsidP="00C775B1">
            <w:pPr>
              <w:jc w:val="both"/>
              <w:rPr>
                <w:del w:id="272" w:author="Cuenta Microsoft" w:date="2025-09-30T12:16:00Z"/>
              </w:rPr>
            </w:pPr>
            <w:del w:id="273" w:author="Cuenta Microsoft" w:date="2025-09-30T12:16:00Z">
              <w:r w:rsidDel="009B627A">
                <w:delText>-A</w:delText>
              </w:r>
              <w:r w:rsidR="0095248B" w:rsidDel="009B627A">
                <w:delText>pertura reciente de una preparatoria BUAP en el municipio, con mucha difusión por parte del Ayuntamiento y autoridades locales</w:delText>
              </w:r>
              <w:r w:rsidDel="009B627A">
                <w:delText>.</w:delText>
              </w:r>
            </w:del>
          </w:p>
          <w:p w14:paraId="48A50112" w14:textId="32A4ED6F" w:rsidR="00C775B1" w:rsidDel="009B627A" w:rsidRDefault="00C775B1" w:rsidP="00C775B1">
            <w:pPr>
              <w:jc w:val="both"/>
              <w:rPr>
                <w:del w:id="274" w:author="Cuenta Microsoft" w:date="2025-09-30T12:16:00Z"/>
              </w:rPr>
            </w:pPr>
            <w:del w:id="275" w:author="Cuenta Microsoft" w:date="2025-09-30T12:16:00Z">
              <w:r w:rsidDel="009B627A">
                <w:delText>-F</w:delText>
              </w:r>
              <w:r w:rsidR="0095248B" w:rsidDel="009B627A">
                <w:delText>alta de recursos para hacer más confortable la estancia en la escuela</w:delText>
              </w:r>
              <w:r w:rsidDel="009B627A">
                <w:delText>.</w:delText>
              </w:r>
            </w:del>
          </w:p>
          <w:p w14:paraId="555B2E5A" w14:textId="3326181E" w:rsidR="00C775B1" w:rsidDel="009B627A" w:rsidRDefault="00C775B1" w:rsidP="00C775B1">
            <w:pPr>
              <w:jc w:val="both"/>
              <w:rPr>
                <w:del w:id="276" w:author="Cuenta Microsoft" w:date="2025-09-30T12:16:00Z"/>
              </w:rPr>
            </w:pPr>
            <w:del w:id="277" w:author="Cuenta Microsoft" w:date="2025-09-30T12:16:00Z">
              <w:r w:rsidDel="009B627A">
                <w:delText>-F</w:delText>
              </w:r>
              <w:r w:rsidR="0095248B" w:rsidDel="009B627A">
                <w:delText>alta de interés de los alumnos por estudiar</w:delText>
              </w:r>
              <w:r w:rsidDel="009B627A">
                <w:delText>.</w:delText>
              </w:r>
            </w:del>
          </w:p>
          <w:p w14:paraId="155DD8E3" w14:textId="1E3A41C8" w:rsidR="00C775B1" w:rsidDel="009B627A" w:rsidRDefault="00C775B1" w:rsidP="00C775B1">
            <w:pPr>
              <w:jc w:val="both"/>
              <w:rPr>
                <w:del w:id="278" w:author="Cuenta Microsoft" w:date="2025-09-30T12:16:00Z"/>
              </w:rPr>
            </w:pPr>
            <w:del w:id="279" w:author="Cuenta Microsoft" w:date="2025-09-30T12:16:00Z">
              <w:r w:rsidDel="009B627A">
                <w:delText>-A</w:delText>
              </w:r>
              <w:r w:rsidR="0095248B" w:rsidDel="009B627A">
                <w:delText>lumnos que trabajan y estudian</w:delText>
              </w:r>
              <w:r w:rsidDel="009B627A">
                <w:delText>.</w:delText>
              </w:r>
            </w:del>
          </w:p>
          <w:p w14:paraId="4642C315" w14:textId="20585E21" w:rsidR="00C775B1" w:rsidDel="009B627A" w:rsidRDefault="00C775B1" w:rsidP="00C775B1">
            <w:pPr>
              <w:jc w:val="both"/>
              <w:rPr>
                <w:del w:id="280" w:author="Cuenta Microsoft" w:date="2025-09-30T12:16:00Z"/>
              </w:rPr>
            </w:pPr>
            <w:del w:id="281" w:author="Cuenta Microsoft" w:date="2025-09-30T12:16:00Z">
              <w:r w:rsidDel="009B627A">
                <w:delText>-A</w:delText>
              </w:r>
              <w:r w:rsidR="0095248B" w:rsidDel="009B627A">
                <w:delText>lumnos con antecedentes de vandalismo</w:delText>
              </w:r>
              <w:r w:rsidDel="009B627A">
                <w:delText>.</w:delText>
              </w:r>
            </w:del>
          </w:p>
          <w:p w14:paraId="21BE7674" w14:textId="583FB2B0" w:rsidR="0095248B" w:rsidDel="009B627A" w:rsidRDefault="00C775B1" w:rsidP="00C775B1">
            <w:pPr>
              <w:jc w:val="both"/>
              <w:rPr>
                <w:del w:id="282" w:author="Cuenta Microsoft" w:date="2025-09-30T12:16:00Z"/>
              </w:rPr>
            </w:pPr>
            <w:del w:id="283" w:author="Cuenta Microsoft" w:date="2025-09-30T12:16:00Z">
              <w:r w:rsidDel="009B627A">
                <w:delText>-P</w:delText>
              </w:r>
              <w:r w:rsidR="0095248B" w:rsidDel="009B627A">
                <w:delText>eligro en el traslado de los alumnos de la escuela a su casa y viceversa.</w:delText>
              </w:r>
            </w:del>
          </w:p>
        </w:tc>
      </w:tr>
    </w:tbl>
    <w:p w14:paraId="7CCC486F" w14:textId="77777777" w:rsidR="009B627A" w:rsidRPr="00DC74A5" w:rsidRDefault="009B627A" w:rsidP="009B627A">
      <w:pPr>
        <w:spacing w:before="120" w:after="120" w:line="240" w:lineRule="auto"/>
        <w:jc w:val="both"/>
        <w:rPr>
          <w:ins w:id="284" w:author="Cuenta Microsoft" w:date="2025-09-30T12:20:00Z"/>
          <w:rFonts w:ascii="Arial" w:hAnsi="Arial" w:cs="Arial"/>
          <w:sz w:val="20"/>
          <w:szCs w:val="20"/>
        </w:rPr>
      </w:pPr>
      <w:ins w:id="285" w:author="Cuenta Microsoft" w:date="2025-09-30T12:20:00Z">
        <w:r w:rsidRPr="00DC74A5">
          <w:rPr>
            <w:rFonts w:ascii="Arial" w:hAnsi="Arial" w:cs="Arial"/>
            <w:sz w:val="20"/>
            <w:szCs w:val="20"/>
          </w:rPr>
          <w:t xml:space="preserve">El bachillerato “AQUILES SERDAN” </w:t>
        </w:r>
        <w:r>
          <w:rPr>
            <w:rFonts w:ascii="Arial" w:hAnsi="Arial" w:cs="Arial"/>
            <w:sz w:val="20"/>
            <w:szCs w:val="20"/>
          </w:rPr>
          <w:t xml:space="preserve"> Ubicado en la parte norte del estado de puebla ,</w:t>
        </w:r>
        <w:r w:rsidRPr="00DC74A5">
          <w:rPr>
            <w:rFonts w:ascii="Arial" w:hAnsi="Arial" w:cs="Arial"/>
            <w:sz w:val="20"/>
            <w:szCs w:val="20"/>
          </w:rPr>
          <w:t xml:space="preserve">cuenta con una población con dialecto, </w:t>
        </w:r>
        <w:proofErr w:type="spellStart"/>
        <w:r w:rsidRPr="00DC74A5">
          <w:rPr>
            <w:rFonts w:ascii="Arial" w:hAnsi="Arial" w:cs="Arial"/>
            <w:sz w:val="20"/>
            <w:szCs w:val="20"/>
          </w:rPr>
          <w:t>otomi</w:t>
        </w:r>
        <w:proofErr w:type="spellEnd"/>
        <w:r w:rsidRPr="00DC74A5">
          <w:rPr>
            <w:rFonts w:ascii="Arial" w:hAnsi="Arial" w:cs="Arial"/>
            <w:sz w:val="20"/>
            <w:szCs w:val="20"/>
          </w:rPr>
          <w:t xml:space="preserve"> , huasteco y totonaco . Son 157 estudiantes que están repartidos en seis grupos, de los cuales aproximadamente el 40 % son de comunidades </w:t>
        </w:r>
        <w:proofErr w:type="gramStart"/>
        <w:r w:rsidRPr="00DC74A5">
          <w:rPr>
            <w:rFonts w:ascii="Arial" w:hAnsi="Arial" w:cs="Arial"/>
            <w:sz w:val="20"/>
            <w:szCs w:val="20"/>
          </w:rPr>
          <w:t>gracias  esto</w:t>
        </w:r>
        <w:proofErr w:type="gramEnd"/>
        <w:r w:rsidRPr="00DC74A5">
          <w:rPr>
            <w:rFonts w:ascii="Arial" w:hAnsi="Arial" w:cs="Arial"/>
            <w:sz w:val="20"/>
            <w:szCs w:val="20"/>
          </w:rPr>
          <w:t xml:space="preserve"> se empezó a gestionar para mejorar las  instalaciones y tener las más convenientes.  </w:t>
        </w:r>
      </w:ins>
    </w:p>
    <w:p w14:paraId="4403C701" w14:textId="77777777" w:rsidR="009B627A" w:rsidRDefault="009B627A" w:rsidP="009B627A">
      <w:pPr>
        <w:pBdr>
          <w:top w:val="nil"/>
          <w:left w:val="nil"/>
          <w:bottom w:val="nil"/>
          <w:right w:val="nil"/>
          <w:between w:val="nil"/>
        </w:pBdr>
        <w:spacing w:after="0" w:line="240" w:lineRule="auto"/>
        <w:ind w:firstLine="708"/>
        <w:jc w:val="both"/>
        <w:rPr>
          <w:ins w:id="286" w:author="Cuenta Microsoft" w:date="2025-09-30T12:20:00Z"/>
          <w:rFonts w:ascii="Arial" w:eastAsia="Arial" w:hAnsi="Arial" w:cs="Arial"/>
          <w:color w:val="000000" w:themeColor="text1"/>
        </w:rPr>
      </w:pPr>
    </w:p>
    <w:p w14:paraId="5FF654CB" w14:textId="77777777" w:rsidR="009B627A" w:rsidRPr="00F94CE5" w:rsidRDefault="009B627A" w:rsidP="009B627A">
      <w:pPr>
        <w:spacing w:after="0" w:line="240" w:lineRule="auto"/>
        <w:jc w:val="both"/>
        <w:rPr>
          <w:ins w:id="287" w:author="Cuenta Microsoft" w:date="2025-09-30T12:20:00Z"/>
          <w:rFonts w:ascii="Arial" w:eastAsia="Arial" w:hAnsi="Arial" w:cs="Arial"/>
          <w:color w:val="000000" w:themeColor="text1"/>
        </w:rPr>
      </w:pPr>
      <w:ins w:id="288" w:author="Cuenta Microsoft" w:date="2025-09-30T12:20:00Z">
        <w:r w:rsidRPr="00F94CE5">
          <w:rPr>
            <w:rFonts w:ascii="Arial" w:eastAsia="Arial" w:hAnsi="Arial" w:cs="Arial"/>
            <w:color w:val="000000" w:themeColor="text1"/>
          </w:rPr>
          <w:t xml:space="preserve">Considerando los </w:t>
        </w:r>
        <w:r w:rsidRPr="00F94CE5">
          <w:rPr>
            <w:rFonts w:ascii="Arial" w:eastAsia="Arial" w:hAnsi="Arial" w:cs="Arial"/>
            <w:b/>
            <w:color w:val="000000" w:themeColor="text1"/>
          </w:rPr>
          <w:t>indicadores académicos</w:t>
        </w:r>
        <w:r w:rsidRPr="00F94CE5">
          <w:rPr>
            <w:rFonts w:ascii="Arial" w:eastAsia="Arial" w:hAnsi="Arial" w:cs="Arial"/>
            <w:color w:val="000000" w:themeColor="text1"/>
          </w:rPr>
          <w:t>: eficiencia terminal, aprobación y abandono escolar, como los prioritarios, se establece lo siguiente:</w:t>
        </w:r>
      </w:ins>
    </w:p>
    <w:p w14:paraId="081FCB03" w14:textId="77777777" w:rsidR="009B627A" w:rsidRPr="00F94CE5" w:rsidRDefault="009B627A" w:rsidP="009B627A">
      <w:pPr>
        <w:spacing w:after="0" w:line="240" w:lineRule="auto"/>
        <w:ind w:firstLine="720"/>
        <w:jc w:val="both"/>
        <w:rPr>
          <w:ins w:id="289" w:author="Cuenta Microsoft" w:date="2025-09-30T12:20:00Z"/>
          <w:rFonts w:ascii="Arial" w:eastAsia="Arial" w:hAnsi="Arial" w:cs="Arial"/>
          <w:color w:val="000000" w:themeColor="text1"/>
        </w:rPr>
      </w:pPr>
      <w:ins w:id="290" w:author="Cuenta Microsoft" w:date="2025-09-30T12:20:00Z">
        <w:r w:rsidRPr="00F94CE5">
          <w:rPr>
            <w:rFonts w:ascii="Arial" w:eastAsia="Arial" w:hAnsi="Arial" w:cs="Arial"/>
            <w:color w:val="000000" w:themeColor="text1"/>
          </w:rPr>
          <w:t>El índice de aprobación del ciclo escolar 202</w:t>
        </w:r>
        <w:r>
          <w:rPr>
            <w:rFonts w:ascii="Arial" w:eastAsia="Arial" w:hAnsi="Arial" w:cs="Arial"/>
            <w:color w:val="000000" w:themeColor="text1"/>
          </w:rPr>
          <w:t>4</w:t>
        </w:r>
        <w:r w:rsidRPr="00F94CE5">
          <w:rPr>
            <w:rFonts w:ascii="Arial" w:eastAsia="Arial" w:hAnsi="Arial" w:cs="Arial"/>
            <w:color w:val="000000" w:themeColor="text1"/>
          </w:rPr>
          <w:t>-202</w:t>
        </w:r>
        <w:r>
          <w:rPr>
            <w:rFonts w:ascii="Arial" w:eastAsia="Arial" w:hAnsi="Arial" w:cs="Arial"/>
            <w:color w:val="000000" w:themeColor="text1"/>
          </w:rPr>
          <w:t>5</w:t>
        </w:r>
        <w:r w:rsidRPr="00F94CE5">
          <w:rPr>
            <w:rFonts w:ascii="Arial" w:eastAsia="Arial" w:hAnsi="Arial" w:cs="Arial"/>
            <w:color w:val="000000" w:themeColor="text1"/>
          </w:rPr>
          <w:t xml:space="preserve"> fue del 9</w:t>
        </w:r>
        <w:r>
          <w:rPr>
            <w:rFonts w:ascii="Arial" w:eastAsia="Arial" w:hAnsi="Arial" w:cs="Arial"/>
            <w:color w:val="000000" w:themeColor="text1"/>
          </w:rPr>
          <w:t>7</w:t>
        </w:r>
        <w:r w:rsidRPr="00F94CE5">
          <w:rPr>
            <w:rFonts w:ascii="Arial" w:eastAsia="Arial" w:hAnsi="Arial" w:cs="Arial"/>
            <w:color w:val="000000" w:themeColor="text1"/>
          </w:rPr>
          <w:t>% lo cual, no es considerablemente bajo. Nos proponemos como meta para el ciclo escolar 202</w:t>
        </w:r>
        <w:r>
          <w:rPr>
            <w:rFonts w:ascii="Arial" w:eastAsia="Arial" w:hAnsi="Arial" w:cs="Arial"/>
            <w:color w:val="000000" w:themeColor="text1"/>
          </w:rPr>
          <w:t>5</w:t>
        </w:r>
        <w:r w:rsidRPr="00F94CE5">
          <w:rPr>
            <w:rFonts w:ascii="Arial" w:eastAsia="Arial" w:hAnsi="Arial" w:cs="Arial"/>
            <w:color w:val="000000" w:themeColor="text1"/>
          </w:rPr>
          <w:t>-202</w:t>
        </w:r>
        <w:r>
          <w:rPr>
            <w:rFonts w:ascii="Arial" w:eastAsia="Arial" w:hAnsi="Arial" w:cs="Arial"/>
            <w:color w:val="000000" w:themeColor="text1"/>
          </w:rPr>
          <w:t>6</w:t>
        </w:r>
        <w:r w:rsidRPr="00F94CE5">
          <w:rPr>
            <w:rFonts w:ascii="Arial" w:eastAsia="Arial" w:hAnsi="Arial" w:cs="Arial"/>
            <w:color w:val="000000" w:themeColor="text1"/>
          </w:rPr>
          <w:t xml:space="preserve"> incrementar este indicador al 100%. (de acuerdo al NME).</w:t>
        </w:r>
      </w:ins>
    </w:p>
    <w:p w14:paraId="46BBEEB5" w14:textId="77777777" w:rsidR="009B627A" w:rsidRPr="00F94CE5" w:rsidRDefault="009B627A" w:rsidP="009B627A">
      <w:pPr>
        <w:spacing w:after="0" w:line="240" w:lineRule="auto"/>
        <w:jc w:val="both"/>
        <w:rPr>
          <w:ins w:id="291" w:author="Cuenta Microsoft" w:date="2025-09-30T12:20:00Z"/>
          <w:rFonts w:ascii="Arial" w:eastAsia="Arial" w:hAnsi="Arial" w:cs="Arial"/>
          <w:color w:val="000000" w:themeColor="text1"/>
        </w:rPr>
      </w:pPr>
      <w:ins w:id="292" w:author="Cuenta Microsoft" w:date="2025-09-30T12:20:00Z">
        <w:r w:rsidRPr="00F94CE5">
          <w:rPr>
            <w:rFonts w:ascii="Arial" w:eastAsia="Arial" w:hAnsi="Arial" w:cs="Arial"/>
            <w:color w:val="000000" w:themeColor="text1"/>
          </w:rPr>
          <w:t xml:space="preserve">Lo que corresponde a la </w:t>
        </w:r>
        <w:r w:rsidRPr="00F94CE5">
          <w:rPr>
            <w:rFonts w:ascii="Arial" w:eastAsia="Arial" w:hAnsi="Arial" w:cs="Arial"/>
            <w:b/>
            <w:color w:val="000000" w:themeColor="text1"/>
          </w:rPr>
          <w:t>deserción total</w:t>
        </w:r>
        <w:r w:rsidRPr="00F94CE5">
          <w:rPr>
            <w:rFonts w:ascii="Arial" w:eastAsia="Arial" w:hAnsi="Arial" w:cs="Arial"/>
            <w:color w:val="000000" w:themeColor="text1"/>
          </w:rPr>
          <w:t xml:space="preserve"> que en el ciclo anterior fue de </w:t>
        </w:r>
        <w:r>
          <w:rPr>
            <w:rFonts w:ascii="Arial" w:eastAsia="Arial" w:hAnsi="Arial" w:cs="Arial"/>
            <w:color w:val="000000" w:themeColor="text1"/>
          </w:rPr>
          <w:t>3</w:t>
        </w:r>
        <w:r w:rsidRPr="00F94CE5">
          <w:rPr>
            <w:rFonts w:ascii="Arial" w:eastAsia="Arial" w:hAnsi="Arial" w:cs="Arial"/>
            <w:color w:val="000000" w:themeColor="text1"/>
          </w:rPr>
          <w:t>% consideramos alcanzable una meta de 1% para lo cual cambiaremos de estrategias que el ciclo pasado no fueron eficaces.</w:t>
        </w:r>
      </w:ins>
    </w:p>
    <w:p w14:paraId="32C16D92" w14:textId="77777777" w:rsidR="009B627A" w:rsidRPr="00F94CE5" w:rsidRDefault="009B627A" w:rsidP="009B627A">
      <w:pPr>
        <w:spacing w:after="0" w:line="240" w:lineRule="auto"/>
        <w:jc w:val="both"/>
        <w:rPr>
          <w:ins w:id="293" w:author="Cuenta Microsoft" w:date="2025-09-30T12:20:00Z"/>
          <w:rFonts w:ascii="Arial" w:eastAsia="Arial" w:hAnsi="Arial" w:cs="Arial"/>
          <w:color w:val="000000" w:themeColor="text1"/>
        </w:rPr>
      </w:pPr>
      <w:ins w:id="294" w:author="Cuenta Microsoft" w:date="2025-09-30T12:20:00Z">
        <w:r w:rsidRPr="00F94CE5">
          <w:rPr>
            <w:rFonts w:ascii="Arial" w:eastAsia="Arial" w:hAnsi="Arial" w:cs="Arial"/>
            <w:color w:val="000000" w:themeColor="text1"/>
          </w:rPr>
          <w:t xml:space="preserve">Para la </w:t>
        </w:r>
        <w:r w:rsidRPr="00F94CE5">
          <w:rPr>
            <w:rFonts w:ascii="Arial" w:eastAsia="Arial" w:hAnsi="Arial" w:cs="Arial"/>
            <w:b/>
            <w:color w:val="000000" w:themeColor="text1"/>
          </w:rPr>
          <w:t xml:space="preserve">eficiencia </w:t>
        </w:r>
        <w:r w:rsidRPr="00F94CE5">
          <w:rPr>
            <w:rFonts w:ascii="Arial" w:eastAsia="Arial" w:hAnsi="Arial" w:cs="Arial"/>
            <w:color w:val="000000" w:themeColor="text1"/>
          </w:rPr>
          <w:t xml:space="preserve">terminal consideramos prudente alcanzar una meta del 100% aun conociendo que el ciclo pasado fue del </w:t>
        </w:r>
        <w:r>
          <w:rPr>
            <w:rFonts w:ascii="Arial" w:eastAsia="Arial" w:hAnsi="Arial" w:cs="Arial"/>
            <w:color w:val="000000" w:themeColor="text1"/>
          </w:rPr>
          <w:t>97</w:t>
        </w:r>
        <w:r w:rsidRPr="00F94CE5">
          <w:rPr>
            <w:rFonts w:ascii="Arial" w:eastAsia="Arial" w:hAnsi="Arial" w:cs="Arial"/>
            <w:color w:val="000000" w:themeColor="text1"/>
          </w:rPr>
          <w:t xml:space="preserve">%, ya que del total de </w:t>
        </w:r>
        <w:r>
          <w:rPr>
            <w:rFonts w:ascii="Arial" w:eastAsia="Arial" w:hAnsi="Arial" w:cs="Arial"/>
            <w:color w:val="000000" w:themeColor="text1"/>
          </w:rPr>
          <w:t xml:space="preserve">57 </w:t>
        </w:r>
        <w:r w:rsidRPr="00F94CE5">
          <w:rPr>
            <w:rFonts w:ascii="Arial" w:eastAsia="Arial" w:hAnsi="Arial" w:cs="Arial"/>
            <w:color w:val="000000" w:themeColor="text1"/>
          </w:rPr>
          <w:t xml:space="preserve">alumnos que </w:t>
        </w:r>
        <w:proofErr w:type="gramStart"/>
        <w:r>
          <w:rPr>
            <w:rFonts w:ascii="Arial" w:eastAsia="Arial" w:hAnsi="Arial" w:cs="Arial"/>
            <w:color w:val="000000" w:themeColor="text1"/>
          </w:rPr>
          <w:t xml:space="preserve">fueron </w:t>
        </w:r>
        <w:r w:rsidRPr="00F94CE5">
          <w:rPr>
            <w:rFonts w:ascii="Arial" w:eastAsia="Arial" w:hAnsi="Arial" w:cs="Arial"/>
            <w:color w:val="000000" w:themeColor="text1"/>
          </w:rPr>
          <w:t xml:space="preserve"> todos</w:t>
        </w:r>
        <w:proofErr w:type="gramEnd"/>
        <w:r>
          <w:rPr>
            <w:rFonts w:ascii="Arial" w:eastAsia="Arial" w:hAnsi="Arial" w:cs="Arial"/>
            <w:color w:val="000000" w:themeColor="text1"/>
          </w:rPr>
          <w:t xml:space="preserve"> los que</w:t>
        </w:r>
        <w:r w:rsidRPr="00F94CE5">
          <w:rPr>
            <w:rFonts w:ascii="Arial" w:eastAsia="Arial" w:hAnsi="Arial" w:cs="Arial"/>
            <w:color w:val="000000" w:themeColor="text1"/>
          </w:rPr>
          <w:t xml:space="preserve"> concluyeron su bachillerato.</w:t>
        </w:r>
      </w:ins>
    </w:p>
    <w:p w14:paraId="41954F62" w14:textId="77777777" w:rsidR="009B627A" w:rsidRDefault="009B627A" w:rsidP="009B627A">
      <w:pPr>
        <w:spacing w:after="0" w:line="240" w:lineRule="auto"/>
        <w:ind w:firstLine="708"/>
        <w:jc w:val="both"/>
        <w:rPr>
          <w:ins w:id="295" w:author="Cuenta Microsoft" w:date="2025-09-30T12:20:00Z"/>
          <w:rFonts w:ascii="Arial" w:eastAsia="Arial" w:hAnsi="Arial" w:cs="Arial"/>
          <w:color w:val="000000" w:themeColor="text1"/>
        </w:rPr>
      </w:pPr>
      <w:ins w:id="296" w:author="Cuenta Microsoft" w:date="2025-09-30T12:20:00Z">
        <w:r w:rsidRPr="00F94CE5">
          <w:rPr>
            <w:rFonts w:ascii="Arial" w:eastAsia="Arial" w:hAnsi="Arial" w:cs="Arial"/>
            <w:color w:val="000000" w:themeColor="text1"/>
          </w:rPr>
          <w:t>Para concretizar la NEM en el plantel educativo aún nos cuesta cambiar la educación tradicionalista con la que fuimos formados como profesionistas; es importante capacitarnos y apropiarnos de los 8 principios que rigen la Nueva Escuela Mexicana, así como las 4 A. Consideramos pertinente, en beneficio de las nuevas generaciones, que los centros escolares ofrezcan una educación de calidad. Dentro de los actores importantes para que se concretice esta reforma son los docentes. Esto dará como resultado que los docentes se apropien de forma más rápida de los planes y programas de estudio, y promuevan de manera eficaz las competencias genéricas, disciplinares y profesionales en beneficio de los estudiantes; además de elaborar y aplicar la secuencia didáctica basada en aprendizaje situado. Por lo anterior proponemos que el 100% de los docentes implementen secuencias didácticas en su quehacer diario, tal y como se ha realizado en los últimos ciclos escolares. Reafirmar el trabajo de academias que se realizan el último viernes de cada mes, según calendario escolar, reforzar el servicio de tutoría y el de orientación educativa con los docentes tutores de grupo.</w:t>
        </w:r>
      </w:ins>
    </w:p>
    <w:p w14:paraId="1813382C" w14:textId="77777777" w:rsidR="009B627A" w:rsidRPr="00F94CE5" w:rsidRDefault="009B627A" w:rsidP="009B627A">
      <w:pPr>
        <w:spacing w:after="0" w:line="240" w:lineRule="auto"/>
        <w:ind w:firstLine="708"/>
        <w:jc w:val="both"/>
        <w:rPr>
          <w:ins w:id="297" w:author="Cuenta Microsoft" w:date="2025-09-30T12:20:00Z"/>
          <w:rFonts w:ascii="Arial" w:eastAsia="Arial" w:hAnsi="Arial" w:cs="Arial"/>
          <w:color w:val="000000" w:themeColor="text1"/>
        </w:rPr>
      </w:pPr>
    </w:p>
    <w:p w14:paraId="345EB418" w14:textId="77777777" w:rsidR="009B627A" w:rsidRPr="00F94CE5" w:rsidRDefault="009B627A" w:rsidP="009B627A">
      <w:pPr>
        <w:spacing w:after="0" w:line="240" w:lineRule="auto"/>
        <w:jc w:val="both"/>
        <w:rPr>
          <w:ins w:id="298" w:author="Cuenta Microsoft" w:date="2025-09-30T12:20:00Z"/>
          <w:rFonts w:ascii="Arial" w:eastAsia="Arial" w:hAnsi="Arial" w:cs="Arial"/>
          <w:color w:val="000000" w:themeColor="text1"/>
        </w:rPr>
      </w:pPr>
    </w:p>
    <w:p w14:paraId="302FDAD4" w14:textId="77777777" w:rsidR="009B627A" w:rsidRPr="00F94CE5" w:rsidRDefault="009B627A" w:rsidP="009B627A">
      <w:pPr>
        <w:spacing w:after="0" w:line="240" w:lineRule="auto"/>
        <w:jc w:val="both"/>
        <w:rPr>
          <w:ins w:id="299" w:author="Cuenta Microsoft" w:date="2025-09-30T12:20:00Z"/>
          <w:rFonts w:ascii="Arial" w:eastAsia="Arial" w:hAnsi="Arial" w:cs="Arial"/>
          <w:color w:val="000000" w:themeColor="text1"/>
        </w:rPr>
      </w:pPr>
      <w:ins w:id="300" w:author="Cuenta Microsoft" w:date="2025-09-30T12:20:00Z">
        <w:r w:rsidRPr="00F94CE5">
          <w:rPr>
            <w:rFonts w:ascii="Arial" w:eastAsia="Arial" w:hAnsi="Arial" w:cs="Arial"/>
            <w:color w:val="000000" w:themeColor="text1"/>
          </w:rPr>
          <w:t xml:space="preserve"> </w:t>
        </w:r>
        <w:r w:rsidRPr="00F94CE5">
          <w:rPr>
            <w:rFonts w:ascii="Arial" w:eastAsia="Arial" w:hAnsi="Arial" w:cs="Arial"/>
            <w:color w:val="000000" w:themeColor="text1"/>
          </w:rPr>
          <w:tab/>
          <w:t xml:space="preserve">Lo que respecta a </w:t>
        </w:r>
        <w:r w:rsidRPr="00F94CE5">
          <w:rPr>
            <w:rFonts w:ascii="Arial" w:eastAsia="Arial" w:hAnsi="Arial" w:cs="Arial"/>
            <w:b/>
            <w:i/>
            <w:color w:val="000000" w:themeColor="text1"/>
            <w:u w:val="single"/>
          </w:rPr>
          <w:t>directivos y planta docente</w:t>
        </w:r>
        <w:r w:rsidRPr="00F94CE5">
          <w:rPr>
            <w:rFonts w:ascii="Arial" w:eastAsia="Arial" w:hAnsi="Arial" w:cs="Arial"/>
            <w:color w:val="000000" w:themeColor="text1"/>
          </w:rPr>
          <w:t xml:space="preserve"> y teniendo presente que el elemento fundamental para aterrizar la NEM son los profesores, es importante mencionar que </w:t>
        </w:r>
        <w:proofErr w:type="gramStart"/>
        <w:r w:rsidRPr="00F94CE5">
          <w:rPr>
            <w:rFonts w:ascii="Arial" w:eastAsia="Arial" w:hAnsi="Arial" w:cs="Arial"/>
            <w:color w:val="000000" w:themeColor="text1"/>
          </w:rPr>
          <w:t>los</w:t>
        </w:r>
        <w:r>
          <w:rPr>
            <w:rFonts w:ascii="Arial" w:eastAsia="Arial" w:hAnsi="Arial" w:cs="Arial"/>
            <w:color w:val="000000" w:themeColor="text1"/>
          </w:rPr>
          <w:t xml:space="preserve">  maestros</w:t>
        </w:r>
        <w:proofErr w:type="gramEnd"/>
        <w:r>
          <w:rPr>
            <w:rFonts w:ascii="Arial" w:eastAsia="Arial" w:hAnsi="Arial" w:cs="Arial"/>
            <w:color w:val="000000" w:themeColor="text1"/>
          </w:rPr>
          <w:t xml:space="preserve"> </w:t>
        </w:r>
        <w:proofErr w:type="spellStart"/>
        <w:r>
          <w:rPr>
            <w:rFonts w:ascii="Arial" w:eastAsia="Arial" w:hAnsi="Arial" w:cs="Arial"/>
            <w:color w:val="000000" w:themeColor="text1"/>
          </w:rPr>
          <w:t>cuentamos</w:t>
        </w:r>
        <w:proofErr w:type="spellEnd"/>
        <w:r>
          <w:rPr>
            <w:rFonts w:ascii="Arial" w:hAnsi="Arial" w:cs="Arial"/>
            <w:sz w:val="20"/>
            <w:szCs w:val="20"/>
          </w:rPr>
          <w:t xml:space="preserve"> </w:t>
        </w:r>
        <w:r w:rsidRPr="00B201F9">
          <w:rPr>
            <w:rFonts w:ascii="Arial" w:hAnsi="Arial" w:cs="Arial"/>
          </w:rPr>
          <w:t>en la escuela contamos 8 docentes, 1 intendente y un apoyo administrativo</w:t>
        </w:r>
        <w:r w:rsidRPr="00F94CE5">
          <w:rPr>
            <w:rFonts w:ascii="Arial" w:eastAsia="Arial" w:hAnsi="Arial" w:cs="Arial"/>
            <w:color w:val="000000" w:themeColor="text1"/>
          </w:rPr>
          <w:t xml:space="preserve"> con, lo que representa una ventaja para la institución. Además de la capacitación de docentes en línea, mencionaremos que todos los maestros se encuentran laborando de acuerdo al perfil que exige la </w:t>
        </w:r>
        <w:proofErr w:type="gramStart"/>
        <w:r w:rsidRPr="00F94CE5">
          <w:rPr>
            <w:rFonts w:ascii="Arial" w:eastAsia="Arial" w:hAnsi="Arial" w:cs="Arial"/>
            <w:color w:val="000000" w:themeColor="text1"/>
          </w:rPr>
          <w:t>es</w:t>
        </w:r>
        <w:r>
          <w:rPr>
            <w:rFonts w:ascii="Arial" w:eastAsia="Arial" w:hAnsi="Arial" w:cs="Arial"/>
            <w:color w:val="000000" w:themeColor="text1"/>
          </w:rPr>
          <w:t xml:space="preserve">cuela </w:t>
        </w:r>
        <w:r w:rsidRPr="00F94CE5">
          <w:rPr>
            <w:rFonts w:ascii="Arial" w:eastAsia="Arial" w:hAnsi="Arial" w:cs="Arial"/>
            <w:color w:val="000000" w:themeColor="text1"/>
          </w:rPr>
          <w:t xml:space="preserve"> y</w:t>
        </w:r>
        <w:proofErr w:type="gramEnd"/>
        <w:r>
          <w:rPr>
            <w:rFonts w:ascii="Arial" w:eastAsia="Arial" w:hAnsi="Arial" w:cs="Arial"/>
            <w:color w:val="000000" w:themeColor="text1"/>
          </w:rPr>
          <w:t xml:space="preserve"> </w:t>
        </w:r>
        <w:r w:rsidRPr="00F94CE5">
          <w:rPr>
            <w:rFonts w:ascii="Arial" w:eastAsia="Arial" w:hAnsi="Arial" w:cs="Arial"/>
            <w:color w:val="000000" w:themeColor="text1"/>
          </w:rPr>
          <w:t xml:space="preserve"> esperando cumplimiento del 100% </w:t>
        </w:r>
        <w:r>
          <w:rPr>
            <w:rFonts w:ascii="Arial" w:eastAsia="Arial" w:hAnsi="Arial" w:cs="Arial"/>
            <w:color w:val="000000" w:themeColor="text1"/>
          </w:rPr>
          <w:t xml:space="preserve"> </w:t>
        </w:r>
        <w:r w:rsidRPr="00F94CE5">
          <w:rPr>
            <w:rFonts w:ascii="Arial" w:eastAsia="Arial" w:hAnsi="Arial" w:cs="Arial"/>
            <w:color w:val="000000" w:themeColor="text1"/>
          </w:rPr>
          <w:t>del curso modelo educativo. Para ofrecer una educación de calidad los docentes y directivos tenemos que ir a la vanguardia de la tecnología para tener más herramientas de trabajo y así ofrecer a los estudiantes un mejor desempeño en su proceso E-A.</w:t>
        </w:r>
      </w:ins>
    </w:p>
    <w:p w14:paraId="36EAD640" w14:textId="77777777" w:rsidR="009B627A" w:rsidRPr="00F94CE5" w:rsidRDefault="009B627A" w:rsidP="009B627A">
      <w:pPr>
        <w:spacing w:after="0" w:line="240" w:lineRule="auto"/>
        <w:jc w:val="both"/>
        <w:rPr>
          <w:ins w:id="301" w:author="Cuenta Microsoft" w:date="2025-09-30T12:20:00Z"/>
          <w:rFonts w:ascii="Arial" w:eastAsia="Arial" w:hAnsi="Arial" w:cs="Arial"/>
          <w:color w:val="000000" w:themeColor="text1"/>
        </w:rPr>
      </w:pPr>
    </w:p>
    <w:p w14:paraId="6A2A29EB" w14:textId="77777777" w:rsidR="009B627A" w:rsidRPr="006B386C" w:rsidRDefault="009B627A" w:rsidP="009B627A">
      <w:pPr>
        <w:spacing w:before="120" w:after="120" w:line="240" w:lineRule="auto"/>
        <w:jc w:val="both"/>
        <w:rPr>
          <w:ins w:id="302" w:author="Cuenta Microsoft" w:date="2025-09-30T12:20:00Z"/>
          <w:rFonts w:ascii="Arial" w:hAnsi="Arial" w:cs="Arial"/>
          <w:sz w:val="20"/>
          <w:szCs w:val="20"/>
        </w:rPr>
      </w:pPr>
      <w:ins w:id="303" w:author="Cuenta Microsoft" w:date="2025-09-30T12:20:00Z">
        <w:r w:rsidRPr="00F94CE5">
          <w:rPr>
            <w:rFonts w:ascii="Arial" w:eastAsia="Arial" w:hAnsi="Arial" w:cs="Arial"/>
            <w:color w:val="000000" w:themeColor="text1"/>
          </w:rPr>
          <w:lastRenderedPageBreak/>
          <w:t xml:space="preserve">Para el caso de las </w:t>
        </w:r>
        <w:r w:rsidRPr="00F94CE5">
          <w:rPr>
            <w:rFonts w:ascii="Arial" w:eastAsia="Arial" w:hAnsi="Arial" w:cs="Arial"/>
            <w:b/>
            <w:i/>
            <w:color w:val="000000" w:themeColor="text1"/>
            <w:u w:val="single"/>
          </w:rPr>
          <w:t>instalaciones y equipamiento</w:t>
        </w:r>
        <w:r w:rsidRPr="00F94CE5">
          <w:rPr>
            <w:rFonts w:ascii="Arial" w:eastAsia="Arial" w:hAnsi="Arial" w:cs="Arial"/>
            <w:color w:val="000000" w:themeColor="text1"/>
          </w:rPr>
          <w:t xml:space="preserve"> </w:t>
        </w:r>
        <w:r>
          <w:rPr>
            <w:rFonts w:ascii="Arial" w:eastAsia="Arial" w:hAnsi="Arial" w:cs="Arial"/>
            <w:color w:val="000000" w:themeColor="text1"/>
          </w:rPr>
          <w:t xml:space="preserve"> </w:t>
        </w:r>
        <w:r w:rsidRPr="00F94CE5">
          <w:rPr>
            <w:rFonts w:ascii="Arial" w:eastAsia="Arial" w:hAnsi="Arial" w:cs="Arial"/>
            <w:color w:val="000000" w:themeColor="text1"/>
          </w:rPr>
          <w:t xml:space="preserve"> </w:t>
        </w:r>
        <w:r w:rsidRPr="006B386C">
          <w:rPr>
            <w:rFonts w:ascii="Arial" w:hAnsi="Arial" w:cs="Arial"/>
            <w:sz w:val="20"/>
            <w:szCs w:val="20"/>
          </w:rPr>
          <w:t xml:space="preserve">Actualmente la institución cuenta con 6 aulas, una </w:t>
        </w:r>
        <w:proofErr w:type="gramStart"/>
        <w:r w:rsidRPr="006B386C">
          <w:rPr>
            <w:rFonts w:ascii="Arial" w:hAnsi="Arial" w:cs="Arial"/>
            <w:sz w:val="20"/>
            <w:szCs w:val="20"/>
          </w:rPr>
          <w:t>sala  de</w:t>
        </w:r>
        <w:proofErr w:type="gramEnd"/>
        <w:r w:rsidRPr="006B386C">
          <w:rPr>
            <w:rFonts w:ascii="Arial" w:hAnsi="Arial" w:cs="Arial"/>
            <w:sz w:val="20"/>
            <w:szCs w:val="20"/>
          </w:rPr>
          <w:t xml:space="preserve"> cómputo , una dirección , una sala audiovisual, un desayunador del programa desayunos calientes ,  los baños tanto para hombres  y mujeres, espacios para áreas verdes y una cancha techada..</w:t>
        </w:r>
      </w:ins>
    </w:p>
    <w:p w14:paraId="6E96FFF3" w14:textId="77777777" w:rsidR="009B627A" w:rsidRPr="00AE30E9" w:rsidRDefault="009B627A" w:rsidP="009B627A">
      <w:pPr>
        <w:spacing w:after="0" w:line="240" w:lineRule="auto"/>
        <w:ind w:firstLine="708"/>
        <w:jc w:val="both"/>
        <w:rPr>
          <w:ins w:id="304" w:author="Cuenta Microsoft" w:date="2025-09-30T12:20:00Z"/>
          <w:rFonts w:ascii="Arial" w:eastAsia="Arial" w:hAnsi="Arial" w:cs="Arial"/>
          <w:color w:val="000000" w:themeColor="text1"/>
        </w:rPr>
      </w:pPr>
      <w:ins w:id="305" w:author="Cuenta Microsoft" w:date="2025-09-30T12:20:00Z">
        <w:r>
          <w:rPr>
            <w:rFonts w:ascii="Arial" w:eastAsia="Arial" w:hAnsi="Arial" w:cs="Arial"/>
            <w:color w:val="000000" w:themeColor="text1"/>
          </w:rPr>
          <w:t xml:space="preserve"> </w:t>
        </w:r>
      </w:ins>
    </w:p>
    <w:p w14:paraId="31E5F67A" w14:textId="77777777" w:rsidR="009B627A" w:rsidRPr="00F94CE5" w:rsidRDefault="009B627A" w:rsidP="009B627A">
      <w:pPr>
        <w:spacing w:after="0" w:line="240" w:lineRule="auto"/>
        <w:jc w:val="both"/>
        <w:rPr>
          <w:ins w:id="306" w:author="Cuenta Microsoft" w:date="2025-09-30T12:20:00Z"/>
          <w:rFonts w:ascii="Arial" w:eastAsia="Arial" w:hAnsi="Arial" w:cs="Arial"/>
          <w:b/>
          <w:color w:val="000000" w:themeColor="text1"/>
        </w:rPr>
      </w:pPr>
    </w:p>
    <w:p w14:paraId="5E2D810F" w14:textId="77777777" w:rsidR="009B627A" w:rsidRPr="00F94CE5" w:rsidRDefault="009B627A" w:rsidP="009B627A">
      <w:pPr>
        <w:spacing w:after="0" w:line="240" w:lineRule="auto"/>
        <w:ind w:firstLine="708"/>
        <w:jc w:val="both"/>
        <w:rPr>
          <w:ins w:id="307" w:author="Cuenta Microsoft" w:date="2025-09-30T12:20:00Z"/>
          <w:rFonts w:ascii="Arial" w:eastAsia="Arial" w:hAnsi="Arial" w:cs="Arial"/>
          <w:color w:val="000000" w:themeColor="text1"/>
        </w:rPr>
      </w:pPr>
      <w:ins w:id="308" w:author="Cuenta Microsoft" w:date="2025-09-30T12:20:00Z">
        <w:r w:rsidRPr="00F94CE5">
          <w:rPr>
            <w:rFonts w:ascii="Arial" w:eastAsia="Arial" w:hAnsi="Arial" w:cs="Arial"/>
            <w:color w:val="000000" w:themeColor="text1"/>
          </w:rPr>
          <w:t xml:space="preserve">Para el presente ciclo escolar en materia de </w:t>
        </w:r>
        <w:r w:rsidRPr="00F94CE5">
          <w:rPr>
            <w:rFonts w:ascii="Arial" w:eastAsia="Arial" w:hAnsi="Arial" w:cs="Arial"/>
            <w:b/>
            <w:i/>
            <w:color w:val="000000" w:themeColor="text1"/>
            <w:u w:val="single"/>
          </w:rPr>
          <w:t>programas de mejora y desarrollo</w:t>
        </w:r>
        <w:r w:rsidRPr="00F94CE5">
          <w:rPr>
            <w:rFonts w:ascii="Arial" w:eastAsia="Arial" w:hAnsi="Arial" w:cs="Arial"/>
            <w:color w:val="000000" w:themeColor="text1"/>
          </w:rPr>
          <w:t xml:space="preserve"> nos proponemos como meta llevar a cabo tres simulacros contra incendios, contra sismos, inundaciones o por amenaza de huracanes que son algunos de los fenómenos a los que nos enfrentaríamos en la zona en que se ubica la escuela. Además, para concientizar a los estudiantes del cuidado del medio ambiente, a partir del presente ciclo escolar, proponemos realizar mensualmente el servicio social, lo que implica hacer limpieza del terreno escolar, así también rehabilitar los jardines, y espacios necesarios para las actividades extracurriculares.</w:t>
        </w:r>
      </w:ins>
    </w:p>
    <w:p w14:paraId="4E72A550" w14:textId="77777777" w:rsidR="0095248B" w:rsidRDefault="0095248B" w:rsidP="00DF7288">
      <w:pPr>
        <w:jc w:val="both"/>
        <w:rPr>
          <w:ins w:id="309" w:author="Cuenta Microsoft" w:date="2025-10-01T08:28:00Z"/>
        </w:rPr>
      </w:pPr>
    </w:p>
    <w:p w14:paraId="0CCD5B14" w14:textId="77777777" w:rsidR="00E826F2" w:rsidRDefault="00E826F2" w:rsidP="00DF7288">
      <w:pPr>
        <w:jc w:val="both"/>
        <w:rPr>
          <w:ins w:id="310" w:author="Cuenta Microsoft" w:date="2025-10-01T08:28:00Z"/>
        </w:rPr>
      </w:pPr>
    </w:p>
    <w:p w14:paraId="3D2BB60E" w14:textId="77777777" w:rsidR="00E826F2" w:rsidRDefault="00E826F2" w:rsidP="00DF7288">
      <w:pPr>
        <w:jc w:val="both"/>
        <w:rPr>
          <w:ins w:id="311" w:author="Cuenta Microsoft" w:date="2025-10-01T08:28:00Z"/>
        </w:rPr>
      </w:pPr>
    </w:p>
    <w:p w14:paraId="50F3FBDF" w14:textId="77777777" w:rsidR="00E826F2" w:rsidRDefault="00E826F2" w:rsidP="00DF7288">
      <w:pPr>
        <w:jc w:val="both"/>
        <w:rPr>
          <w:ins w:id="312" w:author="Cuenta Microsoft" w:date="2025-10-01T08:28:00Z"/>
        </w:rPr>
      </w:pPr>
    </w:p>
    <w:p w14:paraId="3B126A1C" w14:textId="77777777" w:rsidR="00E826F2" w:rsidRDefault="00E826F2" w:rsidP="00DF7288">
      <w:pPr>
        <w:jc w:val="both"/>
        <w:rPr>
          <w:ins w:id="313" w:author="Cuenta Microsoft" w:date="2025-10-01T08:28:00Z"/>
        </w:rPr>
      </w:pPr>
    </w:p>
    <w:p w14:paraId="4C7D94AE" w14:textId="77777777" w:rsidR="00E826F2" w:rsidRDefault="00E826F2" w:rsidP="00DF7288">
      <w:pPr>
        <w:jc w:val="both"/>
        <w:rPr>
          <w:ins w:id="314" w:author="Cuenta Microsoft" w:date="2025-10-01T08:28:00Z"/>
        </w:rPr>
      </w:pPr>
    </w:p>
    <w:p w14:paraId="08BDAF41" w14:textId="77777777" w:rsidR="00E826F2" w:rsidRDefault="00E826F2" w:rsidP="00DF7288">
      <w:pPr>
        <w:jc w:val="both"/>
        <w:rPr>
          <w:ins w:id="315" w:author="Cuenta Microsoft" w:date="2025-10-01T08:28:00Z"/>
        </w:rPr>
      </w:pPr>
    </w:p>
    <w:p w14:paraId="6FF9147F" w14:textId="77777777" w:rsidR="00E826F2" w:rsidRDefault="00E826F2" w:rsidP="00DF7288">
      <w:pPr>
        <w:jc w:val="both"/>
        <w:rPr>
          <w:ins w:id="316" w:author="Cuenta Microsoft" w:date="2025-10-01T08:28:00Z"/>
        </w:rPr>
      </w:pPr>
    </w:p>
    <w:p w14:paraId="41943BB5" w14:textId="77777777" w:rsidR="00E826F2" w:rsidRDefault="00E826F2" w:rsidP="00DF7288">
      <w:pPr>
        <w:jc w:val="both"/>
        <w:rPr>
          <w:ins w:id="317" w:author="Cuenta Microsoft" w:date="2025-10-01T08:28:00Z"/>
        </w:rPr>
      </w:pPr>
    </w:p>
    <w:p w14:paraId="6EC3540F" w14:textId="77777777" w:rsidR="00E826F2" w:rsidRDefault="00E826F2" w:rsidP="00DF7288">
      <w:pPr>
        <w:jc w:val="both"/>
        <w:rPr>
          <w:ins w:id="318" w:author="Cuenta Microsoft" w:date="2025-10-01T08:28:00Z"/>
        </w:rPr>
      </w:pPr>
    </w:p>
    <w:p w14:paraId="567CC453" w14:textId="77777777" w:rsidR="00E826F2" w:rsidRDefault="00E826F2" w:rsidP="00DF7288">
      <w:pPr>
        <w:jc w:val="both"/>
        <w:rPr>
          <w:ins w:id="319" w:author="Cuenta Microsoft" w:date="2025-10-01T08:28:00Z"/>
        </w:rPr>
      </w:pPr>
    </w:p>
    <w:p w14:paraId="0B848E2E" w14:textId="77777777" w:rsidR="00E826F2" w:rsidRDefault="00E826F2" w:rsidP="00DF7288">
      <w:pPr>
        <w:jc w:val="both"/>
        <w:rPr>
          <w:ins w:id="320" w:author="Cuenta Microsoft" w:date="2025-10-01T08:28:00Z"/>
        </w:rPr>
      </w:pPr>
    </w:p>
    <w:p w14:paraId="774F2F02" w14:textId="77777777" w:rsidR="00E826F2" w:rsidRDefault="00E826F2" w:rsidP="00DF7288">
      <w:pPr>
        <w:jc w:val="both"/>
        <w:rPr>
          <w:ins w:id="321" w:author="Cuenta Microsoft" w:date="2025-10-01T08:28:00Z"/>
        </w:rPr>
      </w:pPr>
    </w:p>
    <w:p w14:paraId="33CB57B0" w14:textId="5347D2DD" w:rsidR="00E826F2" w:rsidDel="00471761" w:rsidRDefault="00E826F2" w:rsidP="00DF7288">
      <w:pPr>
        <w:jc w:val="both"/>
        <w:rPr>
          <w:del w:id="322" w:author="Cuenta Microsoft" w:date="2025-10-01T08:41:00Z"/>
        </w:rPr>
      </w:pPr>
    </w:p>
    <w:p w14:paraId="4EDF92E5" w14:textId="77777777" w:rsidR="003A00DA" w:rsidRPr="00F94CE5" w:rsidRDefault="003A00DA" w:rsidP="003A00DA">
      <w:pPr>
        <w:spacing w:after="0" w:line="240" w:lineRule="auto"/>
        <w:jc w:val="both"/>
        <w:rPr>
          <w:ins w:id="323" w:author="Cuenta Microsoft" w:date="2025-09-30T12:28:00Z"/>
          <w:rFonts w:ascii="Arial" w:eastAsia="Arial" w:hAnsi="Arial" w:cs="Arial"/>
          <w:color w:val="000000" w:themeColor="text1"/>
        </w:rPr>
      </w:pPr>
    </w:p>
    <w:p w14:paraId="72133541" w14:textId="77777777" w:rsidR="003A00DA" w:rsidRPr="00F94CE5" w:rsidRDefault="003A00DA" w:rsidP="003A00DA">
      <w:pPr>
        <w:spacing w:after="0" w:line="240" w:lineRule="auto"/>
        <w:jc w:val="center"/>
        <w:rPr>
          <w:ins w:id="324" w:author="Cuenta Microsoft" w:date="2025-09-30T12:28:00Z"/>
          <w:rFonts w:ascii="Arial Narrow" w:eastAsia="Arial Narrow" w:hAnsi="Arial Narrow" w:cs="Arial Narrow"/>
          <w:b/>
          <w:color w:val="000000" w:themeColor="text1"/>
          <w:u w:val="single"/>
        </w:rPr>
      </w:pPr>
      <w:ins w:id="325" w:author="Cuenta Microsoft" w:date="2025-09-30T12:28:00Z">
        <w:r w:rsidRPr="00F94CE5">
          <w:rPr>
            <w:rFonts w:ascii="Arial Narrow" w:eastAsia="Arial Narrow" w:hAnsi="Arial Narrow" w:cs="Arial Narrow"/>
            <w:b/>
            <w:color w:val="000000" w:themeColor="text1"/>
            <w:u w:val="single"/>
          </w:rPr>
          <w:t>FODA</w:t>
        </w:r>
      </w:ins>
    </w:p>
    <w:p w14:paraId="65EEE530" w14:textId="77777777" w:rsidR="003A00DA" w:rsidRPr="00F94CE5" w:rsidRDefault="003A00DA" w:rsidP="003A00DA">
      <w:pPr>
        <w:spacing w:after="0" w:line="240" w:lineRule="auto"/>
        <w:jc w:val="both"/>
        <w:rPr>
          <w:ins w:id="326" w:author="Cuenta Microsoft" w:date="2025-09-30T12:28:00Z"/>
          <w:rFonts w:ascii="Arial" w:eastAsia="Arial" w:hAnsi="Arial" w:cs="Arial"/>
          <w:color w:val="000000" w:themeColor="text1"/>
        </w:rPr>
      </w:pPr>
    </w:p>
    <w:tbl>
      <w:tblPr>
        <w:tblW w:w="13562" w:type="dxa"/>
        <w:tblBorders>
          <w:top w:val="single" w:sz="8" w:space="0" w:color="4F81BD"/>
          <w:left w:val="single" w:sz="8" w:space="0" w:color="9BBB59"/>
          <w:bottom w:val="single" w:sz="8" w:space="0" w:color="4F81BD"/>
          <w:right w:val="single" w:sz="8" w:space="0" w:color="9BBB59"/>
          <w:insideH w:val="single" w:sz="8" w:space="0" w:color="000000"/>
          <w:insideV w:val="single" w:sz="8" w:space="0" w:color="000000"/>
        </w:tblBorders>
        <w:shd w:val="clear" w:color="auto" w:fill="8DB3E2" w:themeFill="text2" w:themeFillTint="66"/>
        <w:tblLayout w:type="fixed"/>
        <w:tblLook w:val="0400" w:firstRow="0" w:lastRow="0" w:firstColumn="0" w:lastColumn="0" w:noHBand="0" w:noVBand="1"/>
      </w:tblPr>
      <w:tblGrid>
        <w:gridCol w:w="6781"/>
        <w:gridCol w:w="6781"/>
      </w:tblGrid>
      <w:tr w:rsidR="003A00DA" w:rsidRPr="00F94CE5" w14:paraId="4FD0CDDC" w14:textId="77777777" w:rsidTr="002169A1">
        <w:trPr>
          <w:ins w:id="327" w:author="Cuenta Microsoft" w:date="2025-09-30T12:28:00Z"/>
        </w:trPr>
        <w:tc>
          <w:tcPr>
            <w:tcW w:w="6781" w:type="dxa"/>
            <w:shd w:val="clear" w:color="auto" w:fill="8DB3E2" w:themeFill="text2" w:themeFillTint="66"/>
          </w:tcPr>
          <w:p w14:paraId="18DB55E8" w14:textId="77777777" w:rsidR="003A00DA" w:rsidRPr="00F94CE5" w:rsidRDefault="003A00DA" w:rsidP="002169A1">
            <w:pPr>
              <w:rPr>
                <w:ins w:id="328" w:author="Cuenta Microsoft" w:date="2025-09-30T12:28:00Z"/>
                <w:rFonts w:ascii="Arial" w:eastAsia="Arial" w:hAnsi="Arial" w:cs="Arial"/>
                <w:b/>
                <w:color w:val="000000" w:themeColor="text1"/>
              </w:rPr>
            </w:pPr>
            <w:ins w:id="329" w:author="Cuenta Microsoft" w:date="2025-09-30T12:28:00Z">
              <w:r w:rsidRPr="00F94CE5">
                <w:rPr>
                  <w:rFonts w:ascii="Arial" w:eastAsia="Arial" w:hAnsi="Arial" w:cs="Arial"/>
                  <w:b/>
                  <w:color w:val="000000" w:themeColor="text1"/>
                </w:rPr>
                <w:t>Fortalezas:</w:t>
              </w:r>
            </w:ins>
          </w:p>
          <w:p w14:paraId="317B553D" w14:textId="77777777" w:rsidR="003A00DA" w:rsidRPr="00794F6D" w:rsidRDefault="003A00DA" w:rsidP="002169A1">
            <w:pPr>
              <w:rPr>
                <w:ins w:id="330" w:author="Cuenta Microsoft" w:date="2025-09-30T12:28:00Z"/>
                <w:rFonts w:ascii="Arial Narrow" w:eastAsia="Arial Narrow" w:hAnsi="Arial Narrow" w:cs="Arial Narrow"/>
                <w:b/>
                <w:color w:val="000000" w:themeColor="text1"/>
                <w:u w:val="single"/>
              </w:rPr>
            </w:pPr>
            <w:ins w:id="331" w:author="Cuenta Microsoft" w:date="2025-09-30T12:28:00Z">
              <w:r w:rsidRPr="00794F6D">
                <w:rPr>
                  <w:rFonts w:ascii="Arial" w:eastAsia="Arial" w:hAnsi="Arial" w:cs="Arial"/>
                  <w:b/>
                  <w:color w:val="000000" w:themeColor="text1"/>
                </w:rPr>
                <w:t>Responsabilidad por parte de todo el personal. Entusiastas, disponibilidad de trabajo, compañerismo, apoyo incondicional de la junta de padres de familia, empatía con los alumnos, pláticas para padres.</w:t>
              </w:r>
            </w:ins>
          </w:p>
        </w:tc>
        <w:tc>
          <w:tcPr>
            <w:tcW w:w="6781" w:type="dxa"/>
            <w:shd w:val="clear" w:color="auto" w:fill="8DB3E2" w:themeFill="text2" w:themeFillTint="66"/>
          </w:tcPr>
          <w:p w14:paraId="6381C23A" w14:textId="77777777" w:rsidR="003A00DA" w:rsidRPr="00F94CE5" w:rsidRDefault="003A00DA" w:rsidP="002169A1">
            <w:pPr>
              <w:rPr>
                <w:ins w:id="332" w:author="Cuenta Microsoft" w:date="2025-09-30T12:28:00Z"/>
                <w:rFonts w:ascii="Arial" w:eastAsia="Arial" w:hAnsi="Arial" w:cs="Arial"/>
                <w:b/>
                <w:color w:val="000000" w:themeColor="text1"/>
              </w:rPr>
            </w:pPr>
            <w:ins w:id="333" w:author="Cuenta Microsoft" w:date="2025-09-30T12:28:00Z">
              <w:r w:rsidRPr="00F94CE5">
                <w:rPr>
                  <w:rFonts w:ascii="Arial" w:eastAsia="Arial" w:hAnsi="Arial" w:cs="Arial"/>
                  <w:b/>
                  <w:color w:val="000000" w:themeColor="text1"/>
                </w:rPr>
                <w:t>Oportunidades:</w:t>
              </w:r>
            </w:ins>
          </w:p>
          <w:p w14:paraId="04050656" w14:textId="77777777" w:rsidR="003A00DA" w:rsidRPr="00794F6D" w:rsidRDefault="003A00DA" w:rsidP="002169A1">
            <w:pPr>
              <w:rPr>
                <w:ins w:id="334" w:author="Cuenta Microsoft" w:date="2025-09-30T12:28:00Z"/>
                <w:rFonts w:ascii="Arial" w:eastAsia="Arial" w:hAnsi="Arial" w:cs="Arial"/>
                <w:b/>
                <w:color w:val="000000" w:themeColor="text1"/>
              </w:rPr>
            </w:pPr>
            <w:ins w:id="335" w:author="Cuenta Microsoft" w:date="2025-09-30T12:28:00Z">
              <w:r w:rsidRPr="00794F6D">
                <w:rPr>
                  <w:rFonts w:ascii="Arial" w:eastAsia="Arial" w:hAnsi="Arial" w:cs="Arial"/>
                  <w:b/>
                  <w:color w:val="000000" w:themeColor="text1"/>
                </w:rPr>
                <w:t>Facilitar las tareas en el aula para un mejor aprovechamiento de los aprendientes. -Se cuenta con personal administrativo. -Se motiva a los alumnos para participar en actividades cívicas, culturales y deportivas.</w:t>
              </w:r>
            </w:ins>
          </w:p>
        </w:tc>
      </w:tr>
      <w:tr w:rsidR="003A00DA" w:rsidRPr="00F94CE5" w14:paraId="6C3D8131" w14:textId="77777777" w:rsidTr="002169A1">
        <w:trPr>
          <w:ins w:id="336" w:author="Cuenta Microsoft" w:date="2025-09-30T12:28:00Z"/>
        </w:trPr>
        <w:tc>
          <w:tcPr>
            <w:tcW w:w="6781" w:type="dxa"/>
            <w:shd w:val="clear" w:color="auto" w:fill="8DB3E2" w:themeFill="text2" w:themeFillTint="66"/>
          </w:tcPr>
          <w:p w14:paraId="187648BE" w14:textId="77777777" w:rsidR="003A00DA" w:rsidRDefault="003A00DA" w:rsidP="002169A1">
            <w:pPr>
              <w:rPr>
                <w:ins w:id="337" w:author="Cuenta Microsoft" w:date="2025-09-30T12:28:00Z"/>
                <w:rFonts w:ascii="Arial" w:eastAsia="Arial" w:hAnsi="Arial" w:cs="Arial"/>
                <w:b/>
                <w:color w:val="000000" w:themeColor="text1"/>
              </w:rPr>
            </w:pPr>
            <w:ins w:id="338" w:author="Cuenta Microsoft" w:date="2025-09-30T12:28:00Z">
              <w:r w:rsidRPr="00F94CE5">
                <w:rPr>
                  <w:rFonts w:ascii="Arial" w:eastAsia="Arial" w:hAnsi="Arial" w:cs="Arial"/>
                  <w:b/>
                  <w:color w:val="000000" w:themeColor="text1"/>
                </w:rPr>
                <w:t>Debilidades:</w:t>
              </w:r>
              <w:r>
                <w:rPr>
                  <w:rFonts w:ascii="Arial" w:eastAsia="Arial" w:hAnsi="Arial" w:cs="Arial"/>
                  <w:b/>
                  <w:color w:val="000000" w:themeColor="text1"/>
                </w:rPr>
                <w:t xml:space="preserve"> </w:t>
              </w:r>
            </w:ins>
          </w:p>
          <w:p w14:paraId="0CD15002" w14:textId="77777777" w:rsidR="003A00DA" w:rsidRPr="00AA6066" w:rsidRDefault="003A00DA" w:rsidP="002169A1">
            <w:pPr>
              <w:rPr>
                <w:ins w:id="339" w:author="Cuenta Microsoft" w:date="2025-09-30T12:28:00Z"/>
                <w:rFonts w:ascii="Arial" w:eastAsia="Arial" w:hAnsi="Arial" w:cs="Arial"/>
                <w:b/>
                <w:color w:val="000000" w:themeColor="text1"/>
              </w:rPr>
            </w:pPr>
            <w:ins w:id="340" w:author="Cuenta Microsoft" w:date="2025-09-30T12:28:00Z">
              <w:r w:rsidRPr="0047465A">
                <w:rPr>
                  <w:rFonts w:ascii="Arial" w:eastAsia="Arial" w:hAnsi="Arial" w:cs="Arial"/>
                  <w:b/>
                  <w:color w:val="000000" w:themeColor="text1"/>
                  <w:sz w:val="24"/>
                </w:rPr>
                <w:t xml:space="preserve">Falta de </w:t>
              </w:r>
              <w:proofErr w:type="spellStart"/>
              <w:r w:rsidRPr="0047465A">
                <w:rPr>
                  <w:rFonts w:ascii="Arial" w:eastAsia="Arial" w:hAnsi="Arial" w:cs="Arial"/>
                  <w:b/>
                  <w:color w:val="000000" w:themeColor="text1"/>
                  <w:sz w:val="24"/>
                </w:rPr>
                <w:t>interes</w:t>
              </w:r>
              <w:proofErr w:type="spellEnd"/>
              <w:r w:rsidRPr="0047465A">
                <w:rPr>
                  <w:rFonts w:ascii="Arial" w:eastAsia="Arial" w:hAnsi="Arial" w:cs="Arial"/>
                  <w:b/>
                  <w:color w:val="000000" w:themeColor="text1"/>
                  <w:sz w:val="24"/>
                </w:rPr>
                <w:t xml:space="preserve"> de los estudiantes</w:t>
              </w:r>
              <w:r>
                <w:rPr>
                  <w:rFonts w:ascii="Arial" w:eastAsia="Arial" w:hAnsi="Arial" w:cs="Arial"/>
                  <w:b/>
                  <w:color w:val="000000" w:themeColor="text1"/>
                  <w:sz w:val="24"/>
                </w:rPr>
                <w:t xml:space="preserve"> ante las actividades que fomentan sus competencias y escases de recursos </w:t>
              </w:r>
              <w:proofErr w:type="spellStart"/>
              <w:r>
                <w:rPr>
                  <w:rFonts w:ascii="Arial" w:eastAsia="Arial" w:hAnsi="Arial" w:cs="Arial"/>
                  <w:b/>
                  <w:color w:val="000000" w:themeColor="text1"/>
                  <w:sz w:val="24"/>
                </w:rPr>
                <w:t>economicos</w:t>
              </w:r>
              <w:proofErr w:type="spellEnd"/>
              <w:r w:rsidRPr="0047465A">
                <w:rPr>
                  <w:rFonts w:ascii="Arial" w:eastAsia="Arial" w:hAnsi="Arial" w:cs="Arial"/>
                  <w:b/>
                  <w:color w:val="000000" w:themeColor="text1"/>
                  <w:sz w:val="24"/>
                </w:rPr>
                <w:t xml:space="preserve"> </w:t>
              </w:r>
              <w:r w:rsidRPr="00AA6066">
                <w:rPr>
                  <w:rFonts w:ascii="Arial" w:hAnsi="Arial" w:cs="Arial"/>
                  <w:b/>
                  <w:sz w:val="20"/>
                  <w:szCs w:val="20"/>
                </w:rPr>
                <w:tab/>
              </w:r>
            </w:ins>
          </w:p>
          <w:p w14:paraId="54F70BEE" w14:textId="77777777" w:rsidR="003A00DA" w:rsidRPr="006B386C" w:rsidRDefault="003A00DA" w:rsidP="002169A1">
            <w:pPr>
              <w:pStyle w:val="Prrafodelista"/>
              <w:rPr>
                <w:ins w:id="341" w:author="Cuenta Microsoft" w:date="2025-09-30T12:28:00Z"/>
                <w:rFonts w:ascii="Arial" w:hAnsi="Arial" w:cs="Arial"/>
                <w:sz w:val="20"/>
                <w:szCs w:val="20"/>
              </w:rPr>
            </w:pPr>
          </w:p>
          <w:p w14:paraId="249193F0" w14:textId="77777777" w:rsidR="003A00DA" w:rsidRPr="00F94CE5" w:rsidRDefault="003A00DA" w:rsidP="002169A1">
            <w:pPr>
              <w:rPr>
                <w:ins w:id="342" w:author="Cuenta Microsoft" w:date="2025-09-30T12:28:00Z"/>
                <w:rFonts w:ascii="Arial Narrow" w:eastAsia="Arial Narrow" w:hAnsi="Arial Narrow" w:cs="Arial Narrow"/>
                <w:b/>
                <w:color w:val="000000" w:themeColor="text1"/>
                <w:u w:val="single"/>
              </w:rPr>
            </w:pPr>
            <w:ins w:id="343" w:author="Cuenta Microsoft" w:date="2025-09-30T12:28:00Z">
              <w:r w:rsidRPr="00F94CE5">
                <w:rPr>
                  <w:rFonts w:ascii="Arial" w:eastAsia="Arial" w:hAnsi="Arial" w:cs="Arial"/>
                  <w:b/>
                  <w:color w:val="000000" w:themeColor="text1"/>
                </w:rPr>
                <w:t xml:space="preserve">      </w:t>
              </w:r>
            </w:ins>
          </w:p>
        </w:tc>
        <w:tc>
          <w:tcPr>
            <w:tcW w:w="6781" w:type="dxa"/>
            <w:shd w:val="clear" w:color="auto" w:fill="8DB3E2" w:themeFill="text2" w:themeFillTint="66"/>
          </w:tcPr>
          <w:p w14:paraId="7FE515EE" w14:textId="77777777" w:rsidR="003A00DA" w:rsidRPr="00F94CE5" w:rsidRDefault="003A00DA" w:rsidP="002169A1">
            <w:pPr>
              <w:rPr>
                <w:ins w:id="344" w:author="Cuenta Microsoft" w:date="2025-09-30T12:28:00Z"/>
                <w:rFonts w:ascii="Arial" w:eastAsia="Arial" w:hAnsi="Arial" w:cs="Arial"/>
                <w:b/>
                <w:color w:val="000000" w:themeColor="text1"/>
              </w:rPr>
            </w:pPr>
            <w:ins w:id="345" w:author="Cuenta Microsoft" w:date="2025-09-30T12:28:00Z">
              <w:r w:rsidRPr="00F94CE5">
                <w:rPr>
                  <w:rFonts w:ascii="Arial" w:eastAsia="Arial" w:hAnsi="Arial" w:cs="Arial"/>
                  <w:b/>
                  <w:color w:val="000000" w:themeColor="text1"/>
                </w:rPr>
                <w:t>Amenazas:</w:t>
              </w:r>
            </w:ins>
          </w:p>
          <w:p w14:paraId="12875110" w14:textId="77777777" w:rsidR="003A00DA" w:rsidRPr="00794F6D" w:rsidRDefault="003A00DA" w:rsidP="002169A1">
            <w:pPr>
              <w:rPr>
                <w:ins w:id="346" w:author="Cuenta Microsoft" w:date="2025-09-30T12:28:00Z"/>
                <w:rFonts w:ascii="Arial Narrow" w:eastAsia="Arial Narrow" w:hAnsi="Arial Narrow" w:cs="Arial Narrow"/>
                <w:b/>
                <w:color w:val="000000" w:themeColor="text1"/>
                <w:u w:val="single"/>
              </w:rPr>
            </w:pPr>
            <w:ins w:id="347" w:author="Cuenta Microsoft" w:date="2025-09-30T12:28:00Z">
              <w:r w:rsidRPr="00794F6D">
                <w:rPr>
                  <w:rFonts w:ascii="Arial" w:eastAsia="Arial" w:hAnsi="Arial" w:cs="Arial"/>
                  <w:b/>
                  <w:color w:val="000000" w:themeColor="text1"/>
                </w:rPr>
                <w:t>Desintegración familiar en la comunidad estudiantil, trastornos alimenticios, problemas emocionales, población de alto riesgo a desertar, falta de tiempo de padres de familia para reuniones en escuelas.</w:t>
              </w:r>
            </w:ins>
          </w:p>
        </w:tc>
      </w:tr>
    </w:tbl>
    <w:p w14:paraId="0AD936D7" w14:textId="77777777" w:rsidR="0095248B" w:rsidRDefault="0095248B" w:rsidP="00DF7288">
      <w:pPr>
        <w:jc w:val="both"/>
        <w:rPr>
          <w:ins w:id="348" w:author="Cuenta Microsoft" w:date="2025-09-30T12:28:00Z"/>
        </w:rPr>
      </w:pPr>
    </w:p>
    <w:p w14:paraId="0E53214C" w14:textId="77777777" w:rsidR="003A00DA" w:rsidRDefault="003A00DA" w:rsidP="00DF7288">
      <w:pPr>
        <w:jc w:val="both"/>
        <w:rPr>
          <w:ins w:id="349" w:author="Cuenta Microsoft" w:date="2025-09-30T12:29:00Z"/>
        </w:rPr>
      </w:pPr>
    </w:p>
    <w:p w14:paraId="1CAA7A48" w14:textId="77777777" w:rsidR="003A00DA" w:rsidRDefault="003A00DA" w:rsidP="00DF7288">
      <w:pPr>
        <w:jc w:val="both"/>
        <w:rPr>
          <w:ins w:id="350" w:author="Cuenta Microsoft" w:date="2025-09-30T12:29:00Z"/>
        </w:rPr>
      </w:pPr>
    </w:p>
    <w:p w14:paraId="5321E9B5" w14:textId="77777777" w:rsidR="003A00DA" w:rsidRDefault="003A00DA" w:rsidP="00DF7288">
      <w:pPr>
        <w:jc w:val="both"/>
        <w:rPr>
          <w:ins w:id="351" w:author="Cuenta Microsoft" w:date="2025-09-30T12:29:00Z"/>
        </w:rPr>
      </w:pPr>
    </w:p>
    <w:p w14:paraId="570F9E84" w14:textId="77777777" w:rsidR="003A00DA" w:rsidRDefault="003A00DA" w:rsidP="00DF7288">
      <w:pPr>
        <w:jc w:val="both"/>
        <w:rPr>
          <w:ins w:id="352" w:author="Cuenta Microsoft" w:date="2025-09-30T12:29:00Z"/>
        </w:rPr>
      </w:pPr>
    </w:p>
    <w:p w14:paraId="0D411F06" w14:textId="77777777" w:rsidR="003A00DA" w:rsidRDefault="003A00DA" w:rsidP="00DF7288">
      <w:pPr>
        <w:jc w:val="both"/>
        <w:rPr>
          <w:ins w:id="353" w:author="Cuenta Microsoft" w:date="2025-10-01T08:41:00Z"/>
        </w:rPr>
      </w:pPr>
    </w:p>
    <w:p w14:paraId="05715888" w14:textId="77777777" w:rsidR="00471761" w:rsidRDefault="00471761" w:rsidP="00DF7288">
      <w:pPr>
        <w:jc w:val="both"/>
        <w:rPr>
          <w:ins w:id="354" w:author="Cuenta Microsoft" w:date="2025-10-01T08:41:00Z"/>
        </w:rPr>
      </w:pPr>
    </w:p>
    <w:p w14:paraId="685E10A0" w14:textId="77777777" w:rsidR="00471761" w:rsidRDefault="00471761" w:rsidP="00DF7288">
      <w:pPr>
        <w:jc w:val="both"/>
        <w:rPr>
          <w:ins w:id="355" w:author="Cuenta Microsoft" w:date="2025-09-30T12:29:00Z"/>
        </w:rPr>
      </w:pPr>
    </w:p>
    <w:p w14:paraId="115DC45F" w14:textId="1AEFCD70" w:rsidR="003A00DA" w:rsidDel="00E826F2" w:rsidRDefault="003A00DA" w:rsidP="00DF7288">
      <w:pPr>
        <w:jc w:val="both"/>
        <w:rPr>
          <w:del w:id="356" w:author="Cuenta Microsoft" w:date="2025-10-01T08:28:00Z"/>
        </w:rPr>
      </w:pPr>
    </w:p>
    <w:p w14:paraId="4AFDBF4C" w14:textId="1A8780E2" w:rsidR="006B75FA" w:rsidRPr="006B75FA" w:rsidRDefault="006B75FA" w:rsidP="00EB3322">
      <w:pPr>
        <w:jc w:val="both"/>
        <w:rPr>
          <w:ins w:id="357" w:author="Cuenta Microsoft" w:date="2025-09-30T12:32:00Z"/>
          <w:b/>
          <w:color w:val="000000" w:themeColor="text1"/>
          <w:sz w:val="36"/>
          <w:szCs w:val="36"/>
          <w:rPrChange w:id="358" w:author="Cuenta Microsoft" w:date="2025-09-30T12:35:00Z">
            <w:rPr>
              <w:ins w:id="359" w:author="Cuenta Microsoft" w:date="2025-09-30T12:32:00Z"/>
              <w:color w:val="000000" w:themeColor="text1"/>
            </w:rPr>
          </w:rPrChange>
        </w:rPr>
      </w:pPr>
      <w:ins w:id="360" w:author="Cuenta Microsoft" w:date="2025-09-30T12:33:00Z">
        <w:r w:rsidRPr="006B75FA">
          <w:rPr>
            <w:b/>
            <w:color w:val="000000" w:themeColor="text1"/>
            <w:sz w:val="36"/>
            <w:szCs w:val="36"/>
            <w:rPrChange w:id="361" w:author="Cuenta Microsoft" w:date="2025-09-30T12:35:00Z">
              <w:rPr>
                <w:color w:val="000000" w:themeColor="text1"/>
              </w:rPr>
            </w:rPrChange>
          </w:rPr>
          <w:t xml:space="preserve"> PRIORIZACION DE CATEG</w:t>
        </w:r>
      </w:ins>
      <w:ins w:id="362" w:author="Cuenta Microsoft" w:date="2025-09-30T12:34:00Z">
        <w:r w:rsidRPr="006B75FA">
          <w:rPr>
            <w:b/>
            <w:color w:val="000000" w:themeColor="text1"/>
            <w:sz w:val="36"/>
            <w:szCs w:val="36"/>
            <w:rPrChange w:id="363" w:author="Cuenta Microsoft" w:date="2025-09-30T12:35:00Z">
              <w:rPr>
                <w:color w:val="000000" w:themeColor="text1"/>
              </w:rPr>
            </w:rPrChange>
          </w:rPr>
          <w:t>ORIAS</w:t>
        </w:r>
      </w:ins>
    </w:p>
    <w:p w14:paraId="66A3876A" w14:textId="10A2462D" w:rsidR="00B869B7" w:rsidRPr="00BC259A" w:rsidDel="003A00DA" w:rsidRDefault="00D579B5" w:rsidP="00200DF7">
      <w:pPr>
        <w:rPr>
          <w:del w:id="364" w:author="Cuenta Microsoft" w:date="2025-09-30T12:32:00Z"/>
          <w:b/>
          <w:sz w:val="28"/>
          <w:szCs w:val="28"/>
        </w:rPr>
      </w:pPr>
      <w:del w:id="365" w:author="Cuenta Microsoft" w:date="2025-09-30T12:32:00Z">
        <w:r w:rsidRPr="00DF7288" w:rsidDel="003A00DA">
          <w:rPr>
            <w:b/>
            <w:sz w:val="28"/>
            <w:szCs w:val="28"/>
          </w:rPr>
          <w:delText>PRIORIZACI</w:delText>
        </w:r>
        <w:r w:rsidR="006C0C28" w:rsidDel="003A00DA">
          <w:rPr>
            <w:b/>
            <w:sz w:val="28"/>
            <w:szCs w:val="28"/>
          </w:rPr>
          <w:delText>Ó</w:delText>
        </w:r>
        <w:r w:rsidR="00200DF7" w:rsidRPr="00DF7288" w:rsidDel="003A00DA">
          <w:rPr>
            <w:b/>
            <w:sz w:val="28"/>
            <w:szCs w:val="28"/>
          </w:rPr>
          <w:delText>N DE CATEGOR</w:delText>
        </w:r>
        <w:r w:rsidR="006C0C28" w:rsidDel="003A00DA">
          <w:rPr>
            <w:b/>
            <w:sz w:val="28"/>
            <w:szCs w:val="28"/>
          </w:rPr>
          <w:delText>Í</w:delText>
        </w:r>
        <w:r w:rsidR="00200DF7" w:rsidRPr="00DF7288" w:rsidDel="003A00DA">
          <w:rPr>
            <w:b/>
            <w:sz w:val="28"/>
            <w:szCs w:val="28"/>
          </w:rPr>
          <w:delText>AS</w:delText>
        </w:r>
      </w:del>
    </w:p>
    <w:p w14:paraId="2A8ED450" w14:textId="1ACB989A" w:rsidR="00200DF7" w:rsidRDefault="00200DF7" w:rsidP="00EB3322">
      <w:pPr>
        <w:jc w:val="both"/>
      </w:pPr>
      <w:r>
        <w:t xml:space="preserve">La tarea contra el abandono escolar en la Educación Media Superior </w:t>
      </w:r>
      <w:r w:rsidR="00D638AA">
        <w:t xml:space="preserve">y la NEM </w:t>
      </w:r>
      <w:r>
        <w:t xml:space="preserve">representa una acción a favor de los estudiantes y es fundamental para cumplir el objetivo de la educación. </w:t>
      </w:r>
    </w:p>
    <w:p w14:paraId="4473BCA1" w14:textId="3D46925C" w:rsidR="00200DF7" w:rsidRDefault="00200DF7" w:rsidP="00EB3322">
      <w:pPr>
        <w:jc w:val="both"/>
      </w:pPr>
      <w:r>
        <w:t>La responsabilidad de l</w:t>
      </w:r>
      <w:r w:rsidR="00CA2C87">
        <w:t>a educación</w:t>
      </w:r>
      <w:r>
        <w:t xml:space="preserve"> de los jóvenes debe ser entendida com</w:t>
      </w:r>
      <w:r w:rsidR="00B869B7">
        <w:t>o u</w:t>
      </w:r>
      <w:r w:rsidR="009E02A3">
        <w:t xml:space="preserve">na </w:t>
      </w:r>
      <w:r w:rsidR="003D627E">
        <w:t>responsabilidad colaborativa</w:t>
      </w:r>
      <w:r w:rsidR="00CA2C87">
        <w:t xml:space="preserve"> entre</w:t>
      </w:r>
      <w:r>
        <w:t xml:space="preserve"> estudiante, </w:t>
      </w:r>
      <w:r w:rsidR="0092096F">
        <w:t>responsable administrativo</w:t>
      </w:r>
      <w:r w:rsidR="004746FC">
        <w:t xml:space="preserve">, </w:t>
      </w:r>
      <w:r>
        <w:t>docentes, padres de familia, autoridades locales, regionales y sociedad en general</w:t>
      </w:r>
      <w:r w:rsidR="00CA2C87">
        <w:t>, c</w:t>
      </w:r>
      <w:r>
        <w:t>onsideramos que s</w:t>
      </w:r>
      <w:r w:rsidR="0092096F">
        <w:t xml:space="preserve">i </w:t>
      </w:r>
      <w:r>
        <w:t>p</w:t>
      </w:r>
      <w:r w:rsidR="00CA2C87">
        <w:t xml:space="preserve">odemos </w:t>
      </w:r>
      <w:r>
        <w:t xml:space="preserve">hacer algo y </w:t>
      </w:r>
      <w:r w:rsidR="00CA2C87">
        <w:t>lo debemos</w:t>
      </w:r>
      <w:r>
        <w:t xml:space="preserve"> de hacer</w:t>
      </w:r>
      <w:r w:rsidR="003525FE">
        <w:t>.</w:t>
      </w:r>
    </w:p>
    <w:p w14:paraId="271855D7" w14:textId="3B9BC94D" w:rsidR="00200DF7" w:rsidRDefault="00627C91" w:rsidP="00EB3322">
      <w:pPr>
        <w:jc w:val="both"/>
      </w:pPr>
      <w:r>
        <w:t>A través de e</w:t>
      </w:r>
      <w:r w:rsidR="00F3401D">
        <w:t xml:space="preserve">stas acciones inmediatas de prevención y atención </w:t>
      </w:r>
      <w:r>
        <w:t>d</w:t>
      </w:r>
      <w:r w:rsidR="00F3401D">
        <w:t>el abandono</w:t>
      </w:r>
      <w:r w:rsidR="004746FC">
        <w:t xml:space="preserve"> escolar</w:t>
      </w:r>
      <w:r w:rsidR="00CA2C87">
        <w:t xml:space="preserve"> con las que </w:t>
      </w:r>
      <w:r w:rsidR="003525FE">
        <w:t xml:space="preserve">es necesario </w:t>
      </w:r>
      <w:r w:rsidR="00F3401D">
        <w:t>fortalece</w:t>
      </w:r>
      <w:r w:rsidR="003525FE">
        <w:t>r</w:t>
      </w:r>
      <w:r w:rsidR="00F3401D">
        <w:t xml:space="preserve"> la identidad de los</w:t>
      </w:r>
      <w:r w:rsidR="00C903A4">
        <w:t xml:space="preserve"> estudiantes la cual se debe respaldar </w:t>
      </w:r>
      <w:r w:rsidR="00F03FBB">
        <w:t>con el</w:t>
      </w:r>
      <w:r w:rsidR="00F3401D">
        <w:t xml:space="preserve"> </w:t>
      </w:r>
      <w:r w:rsidR="00C903A4">
        <w:t xml:space="preserve">marco </w:t>
      </w:r>
      <w:r w:rsidR="00F3401D">
        <w:t xml:space="preserve">normativo de la escuela, sus leyes y reglamentos, los programas educativos, los planes y programas de </w:t>
      </w:r>
      <w:r w:rsidR="003D627E">
        <w:t>estudio, las</w:t>
      </w:r>
      <w:r w:rsidR="00F3401D">
        <w:t xml:space="preserve"> formas de financiamiento, los libros de </w:t>
      </w:r>
      <w:r w:rsidR="0092096F">
        <w:t>apoyo</w:t>
      </w:r>
      <w:r w:rsidR="00F3401D">
        <w:t>, la formación de sus profesores, incluso la condición económica de su familia.</w:t>
      </w:r>
    </w:p>
    <w:p w14:paraId="6BA1DB6A" w14:textId="0D98258F" w:rsidR="00F3401D" w:rsidDel="006B75FA" w:rsidRDefault="004746FC" w:rsidP="00EB3322">
      <w:pPr>
        <w:jc w:val="both"/>
        <w:rPr>
          <w:del w:id="366" w:author="Cuenta Microsoft" w:date="2025-09-30T12:36:00Z"/>
        </w:rPr>
      </w:pPr>
      <w:del w:id="367" w:author="Cuenta Microsoft" w:date="2025-09-30T12:36:00Z">
        <w:r w:rsidDel="006B75FA">
          <w:delText>De acuerdo con</w:delText>
        </w:r>
        <w:r w:rsidR="00F3401D" w:rsidDel="006B75FA">
          <w:delText xml:space="preserve"> los indicadores obtenidos el año anterior, el abandono escolar</w:delText>
        </w:r>
        <w:r w:rsidR="00A73581" w:rsidDel="006B75FA">
          <w:delText xml:space="preserve"> en nuestro plantel alcanzo el </w:delText>
        </w:r>
        <w:r w:rsidDel="006B75FA">
          <w:delText>3.5</w:delText>
        </w:r>
        <w:r w:rsidR="00A73581" w:rsidDel="006B75FA">
          <w:delText xml:space="preserve"> </w:delText>
        </w:r>
        <w:r w:rsidR="00F3401D" w:rsidDel="006B75FA">
          <w:delText xml:space="preserve">%. </w:delText>
        </w:r>
        <w:r w:rsidDel="006B75FA">
          <w:delText xml:space="preserve"> </w:delText>
        </w:r>
        <w:r w:rsidR="00F3401D" w:rsidDel="006B75FA">
          <w:delText>A pesar de que es mínima la cantidad, tenemos que implementar actividades para mejorar nuestros resultados.</w:delText>
        </w:r>
      </w:del>
    </w:p>
    <w:p w14:paraId="3B6B6832" w14:textId="20E5925A" w:rsidR="00F3401D" w:rsidDel="006B75FA" w:rsidRDefault="00F3401D" w:rsidP="00EB3322">
      <w:pPr>
        <w:jc w:val="both"/>
        <w:rPr>
          <w:del w:id="368" w:author="Cuenta Microsoft" w:date="2025-09-30T12:36:00Z"/>
        </w:rPr>
      </w:pPr>
      <w:del w:id="369" w:author="Cuenta Microsoft" w:date="2025-09-30T12:36:00Z">
        <w:r w:rsidDel="006B75FA">
          <w:delText>Para ello nos quedamos con la premisa de que: “un estudiante es más que suficiente para preocuparnos”.</w:delText>
        </w:r>
      </w:del>
    </w:p>
    <w:p w14:paraId="22891537" w14:textId="1D98EF87" w:rsidR="00A73581" w:rsidRDefault="00A73581" w:rsidP="00EB3322">
      <w:pPr>
        <w:jc w:val="both"/>
      </w:pPr>
      <w:r>
        <w:t>Para enfatizar el trabajo</w:t>
      </w:r>
      <w:r w:rsidRPr="00A73581">
        <w:t xml:space="preserve"> </w:t>
      </w:r>
      <w:r>
        <w:t xml:space="preserve">educativo </w:t>
      </w:r>
      <w:r w:rsidR="00F3401D">
        <w:t xml:space="preserve">se prioriza la necesidad </w:t>
      </w:r>
      <w:r w:rsidR="003D627E">
        <w:t>de seguir</w:t>
      </w:r>
      <w:r>
        <w:t xml:space="preserve"> </w:t>
      </w:r>
      <w:r w:rsidR="003D627E">
        <w:t>implementando el</w:t>
      </w:r>
      <w:r w:rsidR="00F3401D">
        <w:t xml:space="preserve"> uso y aplicación </w:t>
      </w:r>
      <w:r w:rsidR="008670B8">
        <w:t xml:space="preserve">de las </w:t>
      </w:r>
      <w:proofErr w:type="spellStart"/>
      <w:r w:rsidR="008670B8">
        <w:t>TI</w:t>
      </w:r>
      <w:ins w:id="370" w:author="Cuenta Microsoft" w:date="2025-09-30T12:38:00Z">
        <w:r w:rsidR="006B75FA">
          <w:t>C´</w:t>
        </w:r>
      </w:ins>
      <w:del w:id="371" w:author="Cuenta Microsoft" w:date="2025-09-30T12:38:00Z">
        <w:r w:rsidR="008670B8" w:rsidDel="006B75FA">
          <w:delText>C</w:delText>
        </w:r>
        <w:r w:rsidR="00CD51DE" w:rsidDel="006B75FA">
          <w:delText>AC,</w:delText>
        </w:r>
      </w:del>
      <w:r w:rsidR="008670B8">
        <w:t>s</w:t>
      </w:r>
      <w:proofErr w:type="spellEnd"/>
      <w:r w:rsidR="008670B8">
        <w:t>”.</w:t>
      </w:r>
    </w:p>
    <w:p w14:paraId="7FFFAAA8" w14:textId="0FF04BB9" w:rsidR="00F3401D" w:rsidRDefault="003D627E" w:rsidP="00A73581">
      <w:pPr>
        <w:jc w:val="both"/>
      </w:pPr>
      <w:r>
        <w:t>Una situación</w:t>
      </w:r>
      <w:r w:rsidR="00F3401D">
        <w:t xml:space="preserve"> de enseñanza no es un hecho fortuito ni puntual, sino que exige una planificación previa, con el fin de lograr que el aprender res</w:t>
      </w:r>
      <w:r w:rsidR="00A0368F">
        <w:t xml:space="preserve">ulte para los estudiantes </w:t>
      </w:r>
      <w:r>
        <w:t>un proceso</w:t>
      </w:r>
      <w:r w:rsidR="00F3401D">
        <w:t xml:space="preserve"> dinámico, enriquecedor, de complejidad creciente y fundamentada sobre s</w:t>
      </w:r>
      <w:r w:rsidR="00A50389">
        <w:t>ó</w:t>
      </w:r>
      <w:r w:rsidR="00F3401D">
        <w:t xml:space="preserve">lidos criterios </w:t>
      </w:r>
      <w:r w:rsidR="00F11CCC">
        <w:t xml:space="preserve">pedagógicos y actualización </w:t>
      </w:r>
      <w:r w:rsidR="00003210">
        <w:t>continua</w:t>
      </w:r>
      <w:r w:rsidR="00F3401D">
        <w:t xml:space="preserve"> del personal directivo y docente.</w:t>
      </w:r>
      <w:r w:rsidR="00BC259A">
        <w:t xml:space="preserve"> </w:t>
      </w:r>
      <w:r w:rsidR="00F3401D">
        <w:t xml:space="preserve">El objetivo de planificar es tomar cada vez las mejores decisiones para lograr que los estudiantes desarrollen competencias para la vida. </w:t>
      </w:r>
    </w:p>
    <w:p w14:paraId="0E42DA68" w14:textId="222C5167" w:rsidR="0077759A" w:rsidRDefault="00003210" w:rsidP="00EB3322">
      <w:pPr>
        <w:jc w:val="both"/>
      </w:pPr>
      <w:r>
        <w:t>Es</w:t>
      </w:r>
      <w:r w:rsidR="002F6099">
        <w:t xml:space="preserve"> necesario que los docentes del Bachillerato</w:t>
      </w:r>
      <w:r w:rsidR="00A0368F">
        <w:t xml:space="preserve"> </w:t>
      </w:r>
      <w:r w:rsidR="003D627E">
        <w:t>“</w:t>
      </w:r>
      <w:ins w:id="372" w:author="Cuenta Microsoft" w:date="2025-09-30T12:37:00Z">
        <w:r w:rsidR="006B75FA">
          <w:t>AQUILES SERDAN</w:t>
        </w:r>
      </w:ins>
      <w:del w:id="373" w:author="Cuenta Microsoft" w:date="2025-09-30T12:37:00Z">
        <w:r w:rsidR="003D627E" w:rsidDel="006B75FA">
          <w:delText>Alfonso</w:delText>
        </w:r>
        <w:r w:rsidR="002F6099" w:rsidDel="006B75FA">
          <w:delText xml:space="preserve"> de la Madrid Vidaurreta</w:delText>
        </w:r>
      </w:del>
      <w:r w:rsidR="00A0368F">
        <w:t>”</w:t>
      </w:r>
      <w:r>
        <w:t>, sigan actualizándose</w:t>
      </w:r>
      <w:r w:rsidR="002F6099">
        <w:t xml:space="preserve"> en la </w:t>
      </w:r>
      <w:r w:rsidR="00B337DA">
        <w:t>elaboración</w:t>
      </w:r>
      <w:r w:rsidR="002F6099">
        <w:t xml:space="preserve"> de </w:t>
      </w:r>
      <w:r w:rsidR="008670B8">
        <w:t>Plan</w:t>
      </w:r>
      <w:r w:rsidR="00A50389">
        <w:t>es de clase</w:t>
      </w:r>
      <w:r w:rsidR="004746FC">
        <w:t>,</w:t>
      </w:r>
      <w:r w:rsidR="008670B8">
        <w:t xml:space="preserve"> </w:t>
      </w:r>
      <w:r w:rsidR="004746FC">
        <w:t>así</w:t>
      </w:r>
      <w:r w:rsidR="008670B8">
        <w:t xml:space="preserve"> como </w:t>
      </w:r>
      <w:r w:rsidR="004746FC">
        <w:t xml:space="preserve">en </w:t>
      </w:r>
      <w:r w:rsidR="008670B8">
        <w:t>el uso de herramientas digitales</w:t>
      </w:r>
      <w:r w:rsidR="003D627E">
        <w:t>, para</w:t>
      </w:r>
      <w:r>
        <w:t xml:space="preserve"> </w:t>
      </w:r>
      <w:r w:rsidR="003D627E">
        <w:t>crear escenarios</w:t>
      </w:r>
      <w:r w:rsidR="002F6099">
        <w:t xml:space="preserve"> de aprendizaje</w:t>
      </w:r>
      <w:r w:rsidR="00A50389">
        <w:t xml:space="preserve"> que </w:t>
      </w:r>
      <w:r w:rsidR="00A0368F">
        <w:t>se vea</w:t>
      </w:r>
      <w:r w:rsidR="00A50389">
        <w:t>n</w:t>
      </w:r>
      <w:r w:rsidR="00A0368F">
        <w:t xml:space="preserve"> reflejado</w:t>
      </w:r>
      <w:r w:rsidR="00A50389">
        <w:t>s</w:t>
      </w:r>
      <w:r w:rsidR="004746FC">
        <w:t xml:space="preserve"> en el aprendizaje de</w:t>
      </w:r>
      <w:r w:rsidR="00A0368F">
        <w:t xml:space="preserve"> los </w:t>
      </w:r>
      <w:r w:rsidR="003D627E">
        <w:t>estudiantes</w:t>
      </w:r>
      <w:r>
        <w:t xml:space="preserve"> </w:t>
      </w:r>
      <w:r w:rsidR="003D627E">
        <w:t>y aplicar</w:t>
      </w:r>
      <w:r w:rsidR="00A0368F">
        <w:t xml:space="preserve"> </w:t>
      </w:r>
      <w:r w:rsidR="00A50389">
        <w:t>lo</w:t>
      </w:r>
      <w:r w:rsidR="00A0368F">
        <w:t>s conocimientos en su vida diaria</w:t>
      </w:r>
      <w:r w:rsidR="002F6099">
        <w:t>.</w:t>
      </w:r>
      <w:r w:rsidR="005464E0">
        <w:t xml:space="preserve"> </w:t>
      </w:r>
      <w:r w:rsidR="00A0368F">
        <w:t xml:space="preserve"> </w:t>
      </w:r>
      <w:r w:rsidR="008670B8">
        <w:t>Los ajustes a l</w:t>
      </w:r>
      <w:r w:rsidR="008A7A83">
        <w:t xml:space="preserve">a planeación </w:t>
      </w:r>
      <w:r w:rsidR="00FA10A3">
        <w:t>de acuerdo con</w:t>
      </w:r>
      <w:r w:rsidR="008A7A83">
        <w:t xml:space="preserve"> la NEM </w:t>
      </w:r>
      <w:r w:rsidR="00B337DA">
        <w:t>debe</w:t>
      </w:r>
      <w:r>
        <w:t>n</w:t>
      </w:r>
      <w:r w:rsidR="00B337DA">
        <w:t xml:space="preserve"> partir de situaciones de vida</w:t>
      </w:r>
      <w:r>
        <w:t xml:space="preserve">, </w:t>
      </w:r>
      <w:r w:rsidR="005464E0">
        <w:t>ser significativas y funcionales</w:t>
      </w:r>
      <w:r w:rsidR="004746FC">
        <w:t>.</w:t>
      </w:r>
    </w:p>
    <w:p w14:paraId="35C1867F" w14:textId="77777777" w:rsidR="003D627E" w:rsidRDefault="003D627E" w:rsidP="00EB3322">
      <w:pPr>
        <w:jc w:val="both"/>
        <w:rPr>
          <w:ins w:id="374" w:author="Cuenta Microsoft" w:date="2025-09-30T12:38:00Z"/>
          <w:sz w:val="16"/>
        </w:rPr>
      </w:pPr>
    </w:p>
    <w:p w14:paraId="0F29DD52" w14:textId="77777777" w:rsidR="006B75FA" w:rsidRDefault="006B75FA" w:rsidP="00EB3322">
      <w:pPr>
        <w:jc w:val="both"/>
        <w:rPr>
          <w:ins w:id="375" w:author="Cuenta Microsoft" w:date="2025-09-30T12:51:00Z"/>
          <w:sz w:val="16"/>
        </w:rPr>
      </w:pPr>
    </w:p>
    <w:p w14:paraId="4EC518BD" w14:textId="77777777" w:rsidR="00C64335" w:rsidRDefault="00C64335" w:rsidP="00EB3322">
      <w:pPr>
        <w:jc w:val="both"/>
        <w:rPr>
          <w:ins w:id="376" w:author="Cuenta Microsoft" w:date="2025-09-30T12:51:00Z"/>
          <w:sz w:val="16"/>
        </w:rPr>
      </w:pPr>
    </w:p>
    <w:p w14:paraId="7A52DB0E" w14:textId="77777777" w:rsidR="00C64335" w:rsidRDefault="00C64335" w:rsidP="00EB3322">
      <w:pPr>
        <w:jc w:val="both"/>
        <w:rPr>
          <w:ins w:id="377" w:author="Cuenta Microsoft" w:date="2025-09-30T12:51:00Z"/>
          <w:sz w:val="16"/>
        </w:rPr>
      </w:pPr>
    </w:p>
    <w:p w14:paraId="64C65AB4" w14:textId="7CA8F4A3" w:rsidR="00C64335" w:rsidRPr="003D627E" w:rsidDel="00E826F2" w:rsidRDefault="00C64335" w:rsidP="00EB3322">
      <w:pPr>
        <w:jc w:val="both"/>
        <w:rPr>
          <w:del w:id="378" w:author="Cuenta Microsoft" w:date="2025-10-01T08:28:00Z"/>
          <w:sz w:val="16"/>
        </w:rPr>
      </w:pPr>
    </w:p>
    <w:tbl>
      <w:tblPr>
        <w:tblStyle w:val="Listaclara-nfasis1"/>
        <w:tblW w:w="1218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Change w:id="379" w:author="Cuenta Microsoft" w:date="2025-09-30T12:45:00Z">
          <w:tblPr>
            <w:tblStyle w:val="Listaclara-nfasis1"/>
            <w:tblW w:w="1218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PrChange>
      </w:tblPr>
      <w:tblGrid>
        <w:gridCol w:w="4580"/>
        <w:gridCol w:w="7606"/>
        <w:tblGridChange w:id="380">
          <w:tblGrid>
            <w:gridCol w:w="3073"/>
            <w:gridCol w:w="9113"/>
          </w:tblGrid>
        </w:tblGridChange>
      </w:tblGrid>
      <w:tr w:rsidR="000D0A4F" w:rsidRPr="000D0A4F" w14:paraId="2CC6BD13" w14:textId="77777777" w:rsidTr="00C64335">
        <w:trPr>
          <w:cnfStyle w:val="100000000000" w:firstRow="1" w:lastRow="0" w:firstColumn="0" w:lastColumn="0" w:oddVBand="0" w:evenVBand="0" w:oddHBand="0" w:evenHBand="0" w:firstRowFirstColumn="0" w:firstRowLastColumn="0" w:lastRowFirstColumn="0" w:lastRowLastColumn="0"/>
          <w:trHeight w:val="1236"/>
          <w:jc w:val="center"/>
          <w:trPrChange w:id="381" w:author="Cuenta Microsoft" w:date="2025-09-30T12:45:00Z">
            <w:trPr>
              <w:trHeight w:val="1236"/>
              <w:jc w:val="center"/>
            </w:trPr>
          </w:trPrChange>
        </w:trPr>
        <w:tc>
          <w:tcPr>
            <w:cnfStyle w:val="001000000000" w:firstRow="0" w:lastRow="0" w:firstColumn="1" w:lastColumn="0" w:oddVBand="0" w:evenVBand="0" w:oddHBand="0" w:evenHBand="0" w:firstRowFirstColumn="0" w:firstRowLastColumn="0" w:lastRowFirstColumn="0" w:lastRowLastColumn="0"/>
            <w:tcW w:w="0" w:type="dxa"/>
            <w:shd w:val="clear" w:color="auto" w:fill="FABF8F" w:themeFill="accent6" w:themeFillTint="99"/>
            <w:tcPrChange w:id="382" w:author="Cuenta Microsoft" w:date="2025-09-30T12:45:00Z">
              <w:tcPr>
                <w:tcW w:w="3073" w:type="dxa"/>
                <w:shd w:val="clear" w:color="auto" w:fill="632423" w:themeFill="accent2" w:themeFillShade="80"/>
              </w:tcPr>
            </w:tcPrChange>
          </w:tcPr>
          <w:p w14:paraId="5C519140" w14:textId="77777777" w:rsidR="00EA1E7A" w:rsidRPr="006B75FA" w:rsidRDefault="00EA1E7A" w:rsidP="00EA1E7A">
            <w:pPr>
              <w:jc w:val="center"/>
              <w:cnfStyle w:val="101000000000" w:firstRow="1" w:lastRow="0" w:firstColumn="1" w:lastColumn="0" w:oddVBand="0" w:evenVBand="0" w:oddHBand="0" w:evenHBand="0" w:firstRowFirstColumn="0" w:firstRowLastColumn="0" w:lastRowFirstColumn="0" w:lastRowLastColumn="0"/>
              <w:rPr>
                <w:sz w:val="44"/>
                <w:rPrChange w:id="383" w:author="Cuenta Microsoft" w:date="2025-09-30T12:41:00Z">
                  <w:rPr>
                    <w:color w:val="F2F2F2" w:themeColor="background1" w:themeShade="F2"/>
                    <w:sz w:val="44"/>
                  </w:rPr>
                </w:rPrChange>
              </w:rPr>
            </w:pPr>
            <w:r w:rsidRPr="006B75FA">
              <w:rPr>
                <w:color w:val="auto"/>
                <w:sz w:val="44"/>
                <w:rPrChange w:id="384" w:author="Cuenta Microsoft" w:date="2025-09-30T12:41:00Z">
                  <w:rPr>
                    <w:color w:val="F2F2F2" w:themeColor="background1" w:themeShade="F2"/>
                    <w:sz w:val="44"/>
                  </w:rPr>
                </w:rPrChange>
              </w:rPr>
              <w:lastRenderedPageBreak/>
              <w:t>Orden de</w:t>
            </w:r>
          </w:p>
          <w:p w14:paraId="403E194B" w14:textId="77777777" w:rsidR="00EA1E7A" w:rsidRPr="006B75FA" w:rsidRDefault="00003210" w:rsidP="00EA1E7A">
            <w:pPr>
              <w:jc w:val="center"/>
              <w:cnfStyle w:val="101000000000" w:firstRow="1" w:lastRow="0" w:firstColumn="1" w:lastColumn="0" w:oddVBand="0" w:evenVBand="0" w:oddHBand="0" w:evenHBand="0" w:firstRowFirstColumn="0" w:firstRowLastColumn="0" w:lastRowFirstColumn="0" w:lastRowLastColumn="0"/>
              <w:rPr>
                <w:sz w:val="44"/>
                <w:rPrChange w:id="385" w:author="Cuenta Microsoft" w:date="2025-09-30T12:41:00Z">
                  <w:rPr>
                    <w:color w:val="F2F2F2" w:themeColor="background1" w:themeShade="F2"/>
                    <w:sz w:val="44"/>
                  </w:rPr>
                </w:rPrChange>
              </w:rPr>
            </w:pPr>
            <w:r w:rsidRPr="006B75FA">
              <w:rPr>
                <w:color w:val="auto"/>
                <w:sz w:val="44"/>
                <w:rPrChange w:id="386" w:author="Cuenta Microsoft" w:date="2025-09-30T12:41:00Z">
                  <w:rPr>
                    <w:color w:val="F2F2F2" w:themeColor="background1" w:themeShade="F2"/>
                    <w:sz w:val="44"/>
                  </w:rPr>
                </w:rPrChange>
              </w:rPr>
              <w:t>atención</w:t>
            </w:r>
          </w:p>
        </w:tc>
        <w:tc>
          <w:tcPr>
            <w:tcW w:w="0" w:type="dxa"/>
            <w:shd w:val="clear" w:color="auto" w:fill="FABF8F" w:themeFill="accent6" w:themeFillTint="99"/>
            <w:tcPrChange w:id="387" w:author="Cuenta Microsoft" w:date="2025-09-30T12:45:00Z">
              <w:tcPr>
                <w:tcW w:w="9113" w:type="dxa"/>
                <w:shd w:val="clear" w:color="auto" w:fill="632423" w:themeFill="accent2" w:themeFillShade="80"/>
              </w:tcPr>
            </w:tcPrChange>
          </w:tcPr>
          <w:p w14:paraId="295D324E" w14:textId="77777777" w:rsidR="00003210" w:rsidRPr="006B75FA" w:rsidRDefault="00003210" w:rsidP="00EA1E7A">
            <w:pPr>
              <w:jc w:val="center"/>
              <w:cnfStyle w:val="100000000000" w:firstRow="1" w:lastRow="0" w:firstColumn="0" w:lastColumn="0" w:oddVBand="0" w:evenVBand="0" w:oddHBand="0" w:evenHBand="0" w:firstRowFirstColumn="0" w:firstRowLastColumn="0" w:lastRowFirstColumn="0" w:lastRowLastColumn="0"/>
              <w:rPr>
                <w:sz w:val="44"/>
                <w:rPrChange w:id="388" w:author="Cuenta Microsoft" w:date="2025-09-30T12:41:00Z">
                  <w:rPr>
                    <w:color w:val="F2F2F2" w:themeColor="background1" w:themeShade="F2"/>
                    <w:sz w:val="44"/>
                  </w:rPr>
                </w:rPrChange>
              </w:rPr>
            </w:pPr>
          </w:p>
          <w:p w14:paraId="775FAEED" w14:textId="77777777" w:rsidR="00EA1E7A" w:rsidRPr="006B75FA" w:rsidRDefault="000D0A4F" w:rsidP="00EA1E7A">
            <w:pPr>
              <w:jc w:val="center"/>
              <w:cnfStyle w:val="100000000000" w:firstRow="1" w:lastRow="0" w:firstColumn="0" w:lastColumn="0" w:oddVBand="0" w:evenVBand="0" w:oddHBand="0" w:evenHBand="0" w:firstRowFirstColumn="0" w:firstRowLastColumn="0" w:lastRowFirstColumn="0" w:lastRowLastColumn="0"/>
              <w:rPr>
                <w:sz w:val="44"/>
                <w:rPrChange w:id="389" w:author="Cuenta Microsoft" w:date="2025-09-30T12:41:00Z">
                  <w:rPr>
                    <w:color w:val="F2F2F2" w:themeColor="background1" w:themeShade="F2"/>
                    <w:sz w:val="44"/>
                  </w:rPr>
                </w:rPrChange>
              </w:rPr>
            </w:pPr>
            <w:r w:rsidRPr="006B75FA">
              <w:rPr>
                <w:color w:val="auto"/>
                <w:sz w:val="44"/>
                <w:rPrChange w:id="390" w:author="Cuenta Microsoft" w:date="2025-09-30T12:41:00Z">
                  <w:rPr>
                    <w:color w:val="F2F2F2" w:themeColor="background1" w:themeShade="F2"/>
                    <w:sz w:val="44"/>
                  </w:rPr>
                </w:rPrChange>
              </w:rPr>
              <w:t>Categorías</w:t>
            </w:r>
          </w:p>
        </w:tc>
      </w:tr>
      <w:tr w:rsidR="00BA6F1F" w14:paraId="1B199E9C" w14:textId="77777777" w:rsidTr="002169A1">
        <w:trPr>
          <w:cnfStyle w:val="000000100000" w:firstRow="0" w:lastRow="0" w:firstColumn="0" w:lastColumn="0" w:oddVBand="0" w:evenVBand="0" w:oddHBand="1" w:evenHBand="0" w:firstRowFirstColumn="0" w:firstRowLastColumn="0" w:lastRowFirstColumn="0" w:lastRowLastColumn="0"/>
          <w:trHeight w:val="559"/>
          <w:jc w:val="center"/>
          <w:trPrChange w:id="391" w:author="Cuenta Microsoft" w:date="2025-09-30T13:38:00Z">
            <w:trPr>
              <w:trHeight w:val="559"/>
              <w:jc w:val="center"/>
            </w:trPr>
          </w:trPrChange>
        </w:trPr>
        <w:tc>
          <w:tcPr>
            <w:cnfStyle w:val="001000000000" w:firstRow="0" w:lastRow="0" w:firstColumn="1" w:lastColumn="0" w:oddVBand="0" w:evenVBand="0" w:oddHBand="0" w:evenHBand="0" w:firstRowFirstColumn="0" w:firstRowLastColumn="0" w:lastRowFirstColumn="0" w:lastRowLastColumn="0"/>
            <w:tcW w:w="0" w:type="dxa"/>
            <w:tcBorders>
              <w:top w:val="none" w:sz="0" w:space="0" w:color="auto"/>
              <w:left w:val="none" w:sz="0" w:space="0" w:color="auto"/>
              <w:bottom w:val="none" w:sz="0" w:space="0" w:color="auto"/>
            </w:tcBorders>
            <w:shd w:val="clear" w:color="auto" w:fill="FABF8F" w:themeFill="accent6" w:themeFillTint="99"/>
            <w:tcPrChange w:id="392" w:author="Cuenta Microsoft" w:date="2025-09-30T13:38:00Z">
              <w:tcPr>
                <w:tcW w:w="3073" w:type="dxa"/>
                <w:tcBorders>
                  <w:top w:val="none" w:sz="0" w:space="0" w:color="auto"/>
                  <w:left w:val="none" w:sz="0" w:space="0" w:color="auto"/>
                  <w:bottom w:val="none" w:sz="0" w:space="0" w:color="auto"/>
                </w:tcBorders>
              </w:tcPr>
            </w:tcPrChange>
          </w:tcPr>
          <w:p w14:paraId="5F5048DC" w14:textId="77777777" w:rsidR="00BA6F1F" w:rsidRPr="00EA1E7A" w:rsidRDefault="00BA6F1F" w:rsidP="00BA6F1F">
            <w:pPr>
              <w:jc w:val="center"/>
              <w:cnfStyle w:val="001000100000" w:firstRow="0" w:lastRow="0" w:firstColumn="1" w:lastColumn="0" w:oddVBand="0" w:evenVBand="0" w:oddHBand="1" w:evenHBand="0" w:firstRowFirstColumn="0" w:firstRowLastColumn="0" w:lastRowFirstColumn="0" w:lastRowLastColumn="0"/>
              <w:rPr>
                <w:sz w:val="44"/>
              </w:rPr>
            </w:pPr>
            <w:r w:rsidRPr="00EA1E7A">
              <w:rPr>
                <w:sz w:val="44"/>
              </w:rPr>
              <w:t>1</w:t>
            </w:r>
          </w:p>
        </w:tc>
        <w:tc>
          <w:tcPr>
            <w:tcW w:w="0" w:type="dxa"/>
            <w:tcBorders>
              <w:top w:val="none" w:sz="0" w:space="0" w:color="auto"/>
              <w:bottom w:val="none" w:sz="0" w:space="0" w:color="auto"/>
              <w:right w:val="none" w:sz="0" w:space="0" w:color="auto"/>
            </w:tcBorders>
            <w:shd w:val="clear" w:color="auto" w:fill="FABF8F" w:themeFill="accent6" w:themeFillTint="99"/>
            <w:tcPrChange w:id="393" w:author="Cuenta Microsoft" w:date="2025-09-30T13:38:00Z">
              <w:tcPr>
                <w:tcW w:w="9113" w:type="dxa"/>
                <w:tcBorders>
                  <w:top w:val="none" w:sz="0" w:space="0" w:color="auto"/>
                  <w:bottom w:val="none" w:sz="0" w:space="0" w:color="auto"/>
                  <w:right w:val="none" w:sz="0" w:space="0" w:color="auto"/>
                </w:tcBorders>
              </w:tcPr>
            </w:tcPrChange>
          </w:tcPr>
          <w:p w14:paraId="2607FA4A" w14:textId="70B452EA" w:rsidR="00BA6F1F" w:rsidRPr="00EA1E7A" w:rsidRDefault="005C0A29" w:rsidP="005C0A29">
            <w:pPr>
              <w:tabs>
                <w:tab w:val="left" w:pos="2340"/>
              </w:tabs>
              <w:spacing w:after="200" w:line="276" w:lineRule="auto"/>
              <w:cnfStyle w:val="000000100000" w:firstRow="0" w:lastRow="0" w:firstColumn="0" w:lastColumn="0" w:oddVBand="0" w:evenVBand="0" w:oddHBand="1" w:evenHBand="0" w:firstRowFirstColumn="0" w:firstRowLastColumn="0" w:lastRowFirstColumn="0" w:lastRowLastColumn="0"/>
              <w:rPr>
                <w:sz w:val="44"/>
              </w:rPr>
            </w:pPr>
            <w:r w:rsidRPr="005C0A29">
              <w:rPr>
                <w:sz w:val="44"/>
              </w:rPr>
              <w:t>Desarrollo académico y del aprendizaje</w:t>
            </w:r>
            <w:r>
              <w:rPr>
                <w:sz w:val="44"/>
              </w:rPr>
              <w:t>.</w:t>
            </w:r>
          </w:p>
        </w:tc>
      </w:tr>
      <w:tr w:rsidR="00BA6F1F" w14:paraId="729A8F7A" w14:textId="77777777" w:rsidTr="002169A1">
        <w:trPr>
          <w:trHeight w:val="787"/>
          <w:jc w:val="center"/>
          <w:trPrChange w:id="394" w:author="Cuenta Microsoft" w:date="2025-09-30T13:38:00Z">
            <w:trPr>
              <w:trHeight w:val="787"/>
              <w:jc w:val="center"/>
            </w:trPr>
          </w:trPrChange>
        </w:trPr>
        <w:tc>
          <w:tcPr>
            <w:cnfStyle w:val="001000000000" w:firstRow="0" w:lastRow="0" w:firstColumn="1" w:lastColumn="0" w:oddVBand="0" w:evenVBand="0" w:oddHBand="0" w:evenHBand="0" w:firstRowFirstColumn="0" w:firstRowLastColumn="0" w:lastRowFirstColumn="0" w:lastRowLastColumn="0"/>
            <w:tcW w:w="0" w:type="dxa"/>
            <w:shd w:val="clear" w:color="auto" w:fill="FABF8F" w:themeFill="accent6" w:themeFillTint="99"/>
            <w:tcPrChange w:id="395" w:author="Cuenta Microsoft" w:date="2025-09-30T13:38:00Z">
              <w:tcPr>
                <w:tcW w:w="3073" w:type="dxa"/>
              </w:tcPr>
            </w:tcPrChange>
          </w:tcPr>
          <w:p w14:paraId="40E68337" w14:textId="77777777" w:rsidR="00BA6F1F" w:rsidRPr="00EA1E7A" w:rsidRDefault="00BA6F1F" w:rsidP="00BA6F1F">
            <w:pPr>
              <w:jc w:val="center"/>
              <w:rPr>
                <w:sz w:val="44"/>
              </w:rPr>
            </w:pPr>
            <w:r w:rsidRPr="00EA1E7A">
              <w:rPr>
                <w:sz w:val="44"/>
              </w:rPr>
              <w:t>2</w:t>
            </w:r>
          </w:p>
        </w:tc>
        <w:tc>
          <w:tcPr>
            <w:tcW w:w="0" w:type="dxa"/>
            <w:shd w:val="clear" w:color="auto" w:fill="FABF8F" w:themeFill="accent6" w:themeFillTint="99"/>
            <w:tcPrChange w:id="396" w:author="Cuenta Microsoft" w:date="2025-09-30T13:38:00Z">
              <w:tcPr>
                <w:tcW w:w="9113" w:type="dxa"/>
              </w:tcPr>
            </w:tcPrChange>
          </w:tcPr>
          <w:p w14:paraId="6644A5D3" w14:textId="32B5D879" w:rsidR="00BA6F1F" w:rsidRPr="005C0A29" w:rsidRDefault="005C0A29" w:rsidP="005C0A29">
            <w:pPr>
              <w:tabs>
                <w:tab w:val="num" w:pos="720"/>
                <w:tab w:val="left" w:pos="2340"/>
              </w:tabs>
              <w:spacing w:after="200" w:line="276" w:lineRule="auto"/>
              <w:cnfStyle w:val="000000000000" w:firstRow="0" w:lastRow="0" w:firstColumn="0" w:lastColumn="0" w:oddVBand="0" w:evenVBand="0" w:oddHBand="0" w:evenHBand="0" w:firstRowFirstColumn="0" w:firstRowLastColumn="0" w:lastRowFirstColumn="0" w:lastRowLastColumn="0"/>
              <w:rPr>
                <w:sz w:val="44"/>
              </w:rPr>
            </w:pPr>
            <w:r w:rsidRPr="005C0A29">
              <w:rPr>
                <w:sz w:val="44"/>
              </w:rPr>
              <w:t>Gestión y Administración Escolar</w:t>
            </w:r>
            <w:r>
              <w:rPr>
                <w:sz w:val="44"/>
              </w:rPr>
              <w:t>.</w:t>
            </w:r>
          </w:p>
        </w:tc>
      </w:tr>
      <w:tr w:rsidR="00BA6F1F" w14:paraId="189B71BD" w14:textId="77777777" w:rsidTr="002169A1">
        <w:trPr>
          <w:cnfStyle w:val="000000100000" w:firstRow="0" w:lastRow="0" w:firstColumn="0" w:lastColumn="0" w:oddVBand="0" w:evenVBand="0" w:oddHBand="1" w:evenHBand="0" w:firstRowFirstColumn="0" w:firstRowLastColumn="0" w:lastRowFirstColumn="0" w:lastRowLastColumn="0"/>
          <w:trHeight w:val="537"/>
          <w:jc w:val="center"/>
          <w:trPrChange w:id="397" w:author="Cuenta Microsoft" w:date="2025-09-30T13:38:00Z">
            <w:trPr>
              <w:trHeight w:val="537"/>
              <w:jc w:val="center"/>
            </w:trPr>
          </w:trPrChange>
        </w:trPr>
        <w:tc>
          <w:tcPr>
            <w:cnfStyle w:val="001000000000" w:firstRow="0" w:lastRow="0" w:firstColumn="1" w:lastColumn="0" w:oddVBand="0" w:evenVBand="0" w:oddHBand="0" w:evenHBand="0" w:firstRowFirstColumn="0" w:firstRowLastColumn="0" w:lastRowFirstColumn="0" w:lastRowLastColumn="0"/>
            <w:tcW w:w="0" w:type="dxa"/>
            <w:shd w:val="clear" w:color="auto" w:fill="FABF8F" w:themeFill="accent6" w:themeFillTint="99"/>
            <w:tcPrChange w:id="398" w:author="Cuenta Microsoft" w:date="2025-09-30T13:38:00Z">
              <w:tcPr>
                <w:tcW w:w="3073" w:type="dxa"/>
              </w:tcPr>
            </w:tcPrChange>
          </w:tcPr>
          <w:p w14:paraId="2E7F36E1" w14:textId="77777777" w:rsidR="00BA6F1F" w:rsidRPr="00EA1E7A" w:rsidRDefault="00BA6F1F" w:rsidP="00BA6F1F">
            <w:pPr>
              <w:jc w:val="center"/>
              <w:cnfStyle w:val="001000100000" w:firstRow="0" w:lastRow="0" w:firstColumn="1" w:lastColumn="0" w:oddVBand="0" w:evenVBand="0" w:oddHBand="1" w:evenHBand="0" w:firstRowFirstColumn="0" w:firstRowLastColumn="0" w:lastRowFirstColumn="0" w:lastRowLastColumn="0"/>
              <w:rPr>
                <w:sz w:val="44"/>
              </w:rPr>
            </w:pPr>
            <w:r>
              <w:rPr>
                <w:sz w:val="44"/>
              </w:rPr>
              <w:t>3</w:t>
            </w:r>
          </w:p>
        </w:tc>
        <w:tc>
          <w:tcPr>
            <w:tcW w:w="0" w:type="dxa"/>
            <w:shd w:val="clear" w:color="auto" w:fill="FABF8F" w:themeFill="accent6" w:themeFillTint="99"/>
            <w:tcPrChange w:id="399" w:author="Cuenta Microsoft" w:date="2025-09-30T13:38:00Z">
              <w:tcPr>
                <w:tcW w:w="9113" w:type="dxa"/>
              </w:tcPr>
            </w:tcPrChange>
          </w:tcPr>
          <w:p w14:paraId="61691D71" w14:textId="6CFF8621" w:rsidR="00BA6F1F" w:rsidRPr="00EA1E7A" w:rsidRDefault="005C0A29" w:rsidP="005C0A29">
            <w:pPr>
              <w:cnfStyle w:val="000000100000" w:firstRow="0" w:lastRow="0" w:firstColumn="0" w:lastColumn="0" w:oddVBand="0" w:evenVBand="0" w:oddHBand="1" w:evenHBand="0" w:firstRowFirstColumn="0" w:firstRowLastColumn="0" w:lastRowFirstColumn="0" w:lastRowLastColumn="0"/>
              <w:rPr>
                <w:sz w:val="44"/>
              </w:rPr>
            </w:pPr>
            <w:r w:rsidRPr="005C0A29">
              <w:rPr>
                <w:sz w:val="44"/>
              </w:rPr>
              <w:t>Desarrollo socioemocional y prevención de la violencia en la comunidad escolar</w:t>
            </w:r>
            <w:r>
              <w:rPr>
                <w:sz w:val="44"/>
              </w:rPr>
              <w:t>.</w:t>
            </w:r>
          </w:p>
        </w:tc>
      </w:tr>
    </w:tbl>
    <w:p w14:paraId="442F4F37" w14:textId="77777777" w:rsidR="0077759A" w:rsidRDefault="0077759A"/>
    <w:p w14:paraId="465FC4B7" w14:textId="77777777" w:rsidR="00E50B98" w:rsidRDefault="00E50B98"/>
    <w:p w14:paraId="241A6C6E" w14:textId="77777777" w:rsidR="00E50B98" w:rsidRDefault="00E50B98"/>
    <w:p w14:paraId="38EA30D3" w14:textId="77777777" w:rsidR="00E50B98" w:rsidRDefault="00E50B98"/>
    <w:p w14:paraId="78D1822B" w14:textId="77777777" w:rsidR="00E50B98" w:rsidRDefault="00E50B98">
      <w:pPr>
        <w:rPr>
          <w:ins w:id="400" w:author="Cuenta Microsoft" w:date="2025-10-01T08:28:00Z"/>
        </w:rPr>
      </w:pPr>
    </w:p>
    <w:p w14:paraId="78BDFED5" w14:textId="77777777" w:rsidR="00E826F2" w:rsidRDefault="00E826F2">
      <w:pPr>
        <w:rPr>
          <w:ins w:id="401" w:author="Cuenta Microsoft" w:date="2025-10-01T08:28:00Z"/>
        </w:rPr>
      </w:pPr>
    </w:p>
    <w:p w14:paraId="2BE627B1" w14:textId="77777777" w:rsidR="00E826F2" w:rsidRDefault="00E826F2">
      <w:pPr>
        <w:rPr>
          <w:ins w:id="402" w:author="Cuenta Microsoft" w:date="2025-10-01T08:28:00Z"/>
        </w:rPr>
      </w:pPr>
    </w:p>
    <w:p w14:paraId="378D83F3" w14:textId="77777777" w:rsidR="00E826F2" w:rsidRDefault="00E826F2">
      <w:pPr>
        <w:rPr>
          <w:ins w:id="403" w:author="Cuenta Microsoft" w:date="2025-10-01T08:28:00Z"/>
        </w:rPr>
      </w:pPr>
    </w:p>
    <w:p w14:paraId="4B0BC22A" w14:textId="77777777" w:rsidR="00E826F2" w:rsidRDefault="00E826F2">
      <w:pPr>
        <w:rPr>
          <w:ins w:id="404" w:author="Cuenta Microsoft" w:date="2025-09-30T12:51:00Z"/>
        </w:rPr>
      </w:pPr>
    </w:p>
    <w:p w14:paraId="2892914B" w14:textId="77777777" w:rsidR="00C64335" w:rsidRDefault="00C64335"/>
    <w:p w14:paraId="257CC969" w14:textId="77777777" w:rsidR="00C8422E" w:rsidRPr="002A1ECB" w:rsidRDefault="00C8422E" w:rsidP="00C8422E">
      <w:pPr>
        <w:rPr>
          <w:ins w:id="405" w:author="Cuenta Microsoft" w:date="2025-09-30T13:47:00Z"/>
          <w:rFonts w:ascii="Arial" w:hAnsi="Arial" w:cs="Arial"/>
          <w:color w:val="000000" w:themeColor="text1"/>
          <w:sz w:val="24"/>
          <w:szCs w:val="24"/>
        </w:rPr>
      </w:pPr>
      <w:ins w:id="406" w:author="Cuenta Microsoft" w:date="2025-09-30T13:47:00Z">
        <w:r w:rsidRPr="00F94CE5">
          <w:rPr>
            <w:rFonts w:ascii="Arial" w:eastAsia="Arial" w:hAnsi="Arial" w:cs="Arial"/>
            <w:b/>
            <w:color w:val="000000" w:themeColor="text1"/>
            <w:sz w:val="24"/>
            <w:szCs w:val="24"/>
          </w:rPr>
          <w:lastRenderedPageBreak/>
          <w:t>CATEGORIA 1:</w:t>
        </w:r>
        <w:r w:rsidRPr="00F94CE5">
          <w:rPr>
            <w:rFonts w:ascii="Arial" w:eastAsia="Arial" w:hAnsi="Arial" w:cs="Arial"/>
            <w:color w:val="000000" w:themeColor="text1"/>
            <w:sz w:val="24"/>
            <w:szCs w:val="24"/>
          </w:rPr>
          <w:t xml:space="preserve"> </w:t>
        </w:r>
        <w:r>
          <w:rPr>
            <w:rFonts w:ascii="Arial" w:hAnsi="Arial" w:cs="Arial"/>
            <w:color w:val="000000" w:themeColor="text1"/>
            <w:sz w:val="24"/>
            <w:szCs w:val="24"/>
          </w:rPr>
          <w:t>Desarrollo académico y del aprendizaje (Tema: Trabajo Colegiado)</w:t>
        </w:r>
      </w:ins>
    </w:p>
    <w:p w14:paraId="3F478DA6" w14:textId="77777777" w:rsidR="00C8422E" w:rsidRPr="00F94CE5" w:rsidRDefault="00C8422E" w:rsidP="00C8422E">
      <w:pPr>
        <w:spacing w:after="160" w:line="256" w:lineRule="auto"/>
        <w:jc w:val="both"/>
        <w:rPr>
          <w:ins w:id="407" w:author="Cuenta Microsoft" w:date="2025-09-30T13:47:00Z"/>
          <w:color w:val="000000" w:themeColor="text1"/>
        </w:rPr>
      </w:pPr>
      <w:ins w:id="408" w:author="Cuenta Microsoft" w:date="2025-09-30T13:47:00Z">
        <w:r w:rsidRPr="00F94CE5">
          <w:rPr>
            <w:rFonts w:ascii="Arial" w:eastAsia="Arial" w:hAnsi="Arial" w:cs="Arial"/>
            <w:b/>
            <w:color w:val="000000" w:themeColor="text1"/>
            <w:sz w:val="24"/>
            <w:szCs w:val="24"/>
          </w:rPr>
          <w:t>META:</w:t>
        </w:r>
        <w:r w:rsidRPr="00F94CE5">
          <w:rPr>
            <w:rFonts w:ascii="Arial" w:eastAsia="Arial" w:hAnsi="Arial" w:cs="Arial"/>
            <w:color w:val="000000" w:themeColor="text1"/>
            <w:sz w:val="24"/>
            <w:szCs w:val="24"/>
          </w:rPr>
          <w:t xml:space="preserve"> </w:t>
        </w:r>
        <w:r w:rsidRPr="00AA6D22">
          <w:rPr>
            <w:rFonts w:ascii="Arial" w:hAnsi="Arial" w:cs="Arial"/>
            <w:color w:val="000000" w:themeColor="text1"/>
            <w:sz w:val="24"/>
            <w:szCs w:val="24"/>
          </w:rPr>
          <w:t>Disminuir el abandono escolar del 3% al 1%.</w:t>
        </w:r>
      </w:ins>
    </w:p>
    <w:tbl>
      <w:tblPr>
        <w:tblW w:w="14606" w:type="dxa"/>
        <w:tblInd w:w="-7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00" w:firstRow="0" w:lastRow="0" w:firstColumn="0" w:lastColumn="0" w:noHBand="0" w:noVBand="1"/>
      </w:tblPr>
      <w:tblGrid>
        <w:gridCol w:w="3378"/>
        <w:gridCol w:w="3399"/>
        <w:gridCol w:w="2149"/>
        <w:gridCol w:w="2840"/>
        <w:gridCol w:w="2840"/>
      </w:tblGrid>
      <w:tr w:rsidR="00C8422E" w:rsidRPr="00F94CE5" w14:paraId="483C4F5D" w14:textId="77777777" w:rsidTr="00C07E0D">
        <w:trPr>
          <w:ins w:id="409" w:author="Cuenta Microsoft" w:date="2025-09-30T13:47:00Z"/>
        </w:trPr>
        <w:tc>
          <w:tcPr>
            <w:tcW w:w="3378" w:type="dxa"/>
          </w:tcPr>
          <w:p w14:paraId="3711DE3D" w14:textId="77777777" w:rsidR="00C8422E" w:rsidRPr="00F94CE5" w:rsidRDefault="00C8422E" w:rsidP="00C07E0D">
            <w:pPr>
              <w:jc w:val="center"/>
              <w:rPr>
                <w:ins w:id="410" w:author="Cuenta Microsoft" w:date="2025-09-30T13:47:00Z"/>
                <w:b/>
                <w:color w:val="000000" w:themeColor="text1"/>
              </w:rPr>
            </w:pPr>
            <w:ins w:id="411" w:author="Cuenta Microsoft" w:date="2025-09-30T13:47:00Z">
              <w:r>
                <w:rPr>
                  <w:b/>
                  <w:color w:val="000000" w:themeColor="text1"/>
                </w:rPr>
                <w:t>Diagnostico</w:t>
              </w:r>
            </w:ins>
          </w:p>
        </w:tc>
        <w:tc>
          <w:tcPr>
            <w:tcW w:w="3399" w:type="dxa"/>
          </w:tcPr>
          <w:p w14:paraId="4387A832" w14:textId="77777777" w:rsidR="00C8422E" w:rsidRPr="00F94CE5" w:rsidRDefault="00C8422E" w:rsidP="00C07E0D">
            <w:pPr>
              <w:jc w:val="center"/>
              <w:rPr>
                <w:ins w:id="412" w:author="Cuenta Microsoft" w:date="2025-09-30T13:47:00Z"/>
                <w:b/>
                <w:color w:val="000000" w:themeColor="text1"/>
              </w:rPr>
            </w:pPr>
            <w:ins w:id="413" w:author="Cuenta Microsoft" w:date="2025-09-30T13:47:00Z">
              <w:r>
                <w:rPr>
                  <w:b/>
                  <w:color w:val="000000" w:themeColor="text1"/>
                </w:rPr>
                <w:t>Estrategias y/o Acciones</w:t>
              </w:r>
            </w:ins>
          </w:p>
        </w:tc>
        <w:tc>
          <w:tcPr>
            <w:tcW w:w="2149" w:type="dxa"/>
          </w:tcPr>
          <w:p w14:paraId="464C5E6E" w14:textId="77777777" w:rsidR="00C8422E" w:rsidRPr="00F94CE5" w:rsidRDefault="00C8422E" w:rsidP="00C07E0D">
            <w:pPr>
              <w:jc w:val="center"/>
              <w:rPr>
                <w:ins w:id="414" w:author="Cuenta Microsoft" w:date="2025-09-30T13:47:00Z"/>
                <w:b/>
                <w:color w:val="000000" w:themeColor="text1"/>
              </w:rPr>
            </w:pPr>
            <w:ins w:id="415" w:author="Cuenta Microsoft" w:date="2025-09-30T13:47:00Z">
              <w:r>
                <w:rPr>
                  <w:b/>
                  <w:color w:val="000000" w:themeColor="text1"/>
                </w:rPr>
                <w:t xml:space="preserve">Responsable </w:t>
              </w:r>
            </w:ins>
          </w:p>
        </w:tc>
        <w:tc>
          <w:tcPr>
            <w:tcW w:w="2840" w:type="dxa"/>
          </w:tcPr>
          <w:p w14:paraId="7ACF7ABF" w14:textId="77777777" w:rsidR="00C8422E" w:rsidRDefault="00C8422E" w:rsidP="00C07E0D">
            <w:pPr>
              <w:jc w:val="center"/>
              <w:rPr>
                <w:ins w:id="416" w:author="Cuenta Microsoft" w:date="2025-09-30T13:47:00Z"/>
                <w:b/>
                <w:color w:val="000000" w:themeColor="text1"/>
              </w:rPr>
            </w:pPr>
            <w:ins w:id="417" w:author="Cuenta Microsoft" w:date="2025-09-30T13:47:00Z">
              <w:r>
                <w:rPr>
                  <w:b/>
                  <w:color w:val="000000" w:themeColor="text1"/>
                </w:rPr>
                <w:t xml:space="preserve">Cronograma </w:t>
              </w:r>
            </w:ins>
          </w:p>
        </w:tc>
        <w:tc>
          <w:tcPr>
            <w:tcW w:w="2840" w:type="dxa"/>
          </w:tcPr>
          <w:p w14:paraId="04A4FAF6" w14:textId="77777777" w:rsidR="00C8422E" w:rsidRDefault="00C8422E" w:rsidP="00C07E0D">
            <w:pPr>
              <w:jc w:val="center"/>
              <w:rPr>
                <w:ins w:id="418" w:author="Cuenta Microsoft" w:date="2025-09-30T13:47:00Z"/>
                <w:b/>
                <w:color w:val="000000" w:themeColor="text1"/>
              </w:rPr>
            </w:pPr>
            <w:ins w:id="419" w:author="Cuenta Microsoft" w:date="2025-09-30T13:47:00Z">
              <w:r>
                <w:rPr>
                  <w:b/>
                  <w:color w:val="000000" w:themeColor="text1"/>
                </w:rPr>
                <w:t xml:space="preserve">Evidencia </w:t>
              </w:r>
            </w:ins>
          </w:p>
        </w:tc>
      </w:tr>
      <w:tr w:rsidR="00C8422E" w:rsidRPr="00F94CE5" w14:paraId="294CB962" w14:textId="77777777" w:rsidTr="00C07E0D">
        <w:trPr>
          <w:trHeight w:val="4071"/>
          <w:ins w:id="420" w:author="Cuenta Microsoft" w:date="2025-09-30T13:47:00Z"/>
        </w:trPr>
        <w:tc>
          <w:tcPr>
            <w:tcW w:w="3378" w:type="dxa"/>
          </w:tcPr>
          <w:p w14:paraId="4CBD6BC4" w14:textId="47464DCD" w:rsidR="00C8422E" w:rsidRDefault="00C8422E" w:rsidP="00C07E0D">
            <w:pPr>
              <w:jc w:val="both"/>
              <w:rPr>
                <w:ins w:id="421" w:author="Cuenta Microsoft" w:date="2025-09-30T13:47:00Z"/>
                <w:color w:val="000000" w:themeColor="text1"/>
              </w:rPr>
            </w:pPr>
            <w:ins w:id="422" w:author="Cuenta Microsoft" w:date="2025-09-30T13:47:00Z">
              <w:r w:rsidRPr="00F94CE5">
                <w:rPr>
                  <w:color w:val="000000" w:themeColor="text1"/>
                </w:rPr>
                <w:t>D</w:t>
              </w:r>
              <w:r>
                <w:rPr>
                  <w:color w:val="000000" w:themeColor="text1"/>
                </w:rPr>
                <w:t>urante el ciclo escolar</w:t>
              </w:r>
            </w:ins>
            <w:ins w:id="423" w:author="Cuenta Microsoft" w:date="2025-09-30T13:49:00Z">
              <w:r>
                <w:rPr>
                  <w:color w:val="000000" w:themeColor="text1"/>
                </w:rPr>
                <w:t xml:space="preserve"> 20</w:t>
              </w:r>
            </w:ins>
            <w:ins w:id="424" w:author="Cuenta Microsoft" w:date="2025-09-30T13:47:00Z">
              <w:r>
                <w:rPr>
                  <w:color w:val="000000" w:themeColor="text1"/>
                </w:rPr>
                <w:t>24-</w:t>
              </w:r>
            </w:ins>
            <w:ins w:id="425" w:author="Cuenta Microsoft" w:date="2025-09-30T13:49:00Z">
              <w:r>
                <w:rPr>
                  <w:color w:val="000000" w:themeColor="text1"/>
                </w:rPr>
                <w:t>20</w:t>
              </w:r>
            </w:ins>
            <w:ins w:id="426" w:author="Cuenta Microsoft" w:date="2025-09-30T13:47:00Z">
              <w:r>
                <w:rPr>
                  <w:color w:val="000000" w:themeColor="text1"/>
                </w:rPr>
                <w:t xml:space="preserve">25 se </w:t>
              </w:r>
              <w:proofErr w:type="spellStart"/>
              <w:r>
                <w:rPr>
                  <w:color w:val="000000" w:themeColor="text1"/>
                </w:rPr>
                <w:t>registro</w:t>
              </w:r>
              <w:proofErr w:type="spellEnd"/>
              <w:r>
                <w:rPr>
                  <w:color w:val="000000" w:themeColor="text1"/>
                </w:rPr>
                <w:t xml:space="preserve"> un 3% de abandono escolar</w:t>
              </w:r>
            </w:ins>
          </w:p>
          <w:p w14:paraId="19DC14E6" w14:textId="77777777" w:rsidR="00C8422E" w:rsidRPr="00F94CE5" w:rsidRDefault="00C8422E" w:rsidP="00C07E0D">
            <w:pPr>
              <w:jc w:val="both"/>
              <w:rPr>
                <w:ins w:id="427" w:author="Cuenta Microsoft" w:date="2025-09-30T13:47:00Z"/>
                <w:color w:val="000000" w:themeColor="text1"/>
              </w:rPr>
            </w:pPr>
          </w:p>
        </w:tc>
        <w:tc>
          <w:tcPr>
            <w:tcW w:w="3399" w:type="dxa"/>
          </w:tcPr>
          <w:p w14:paraId="2B1A751A" w14:textId="77777777" w:rsidR="00C8422E" w:rsidRDefault="00C8422E" w:rsidP="00C07E0D">
            <w:pPr>
              <w:jc w:val="both"/>
              <w:rPr>
                <w:ins w:id="428" w:author="Cuenta Microsoft" w:date="2025-09-30T13:47:00Z"/>
                <w:color w:val="000000" w:themeColor="text1"/>
                <w:sz w:val="20"/>
                <w:szCs w:val="20"/>
              </w:rPr>
            </w:pPr>
            <w:ins w:id="429" w:author="Cuenta Microsoft" w:date="2025-09-30T13:47:00Z">
              <w:r>
                <w:rPr>
                  <w:color w:val="000000" w:themeColor="text1"/>
                  <w:sz w:val="20"/>
                  <w:szCs w:val="20"/>
                </w:rPr>
                <w:t>En trabajo colegiado se acordó disminuir el abandono escolar para mejorar la eficiencia terminal.</w:t>
              </w:r>
            </w:ins>
          </w:p>
          <w:p w14:paraId="310B2D1B" w14:textId="77777777" w:rsidR="00C8422E" w:rsidRDefault="00C8422E" w:rsidP="00C07E0D">
            <w:pPr>
              <w:jc w:val="both"/>
              <w:rPr>
                <w:ins w:id="430" w:author="Cuenta Microsoft" w:date="2025-09-30T13:47:00Z"/>
                <w:color w:val="000000" w:themeColor="text1"/>
                <w:sz w:val="20"/>
                <w:szCs w:val="20"/>
              </w:rPr>
            </w:pPr>
          </w:p>
          <w:p w14:paraId="14CE234D" w14:textId="77777777" w:rsidR="00C8422E" w:rsidRDefault="00C8422E" w:rsidP="00C07E0D">
            <w:pPr>
              <w:jc w:val="both"/>
              <w:rPr>
                <w:ins w:id="431" w:author="Cuenta Microsoft" w:date="2025-09-30T13:47:00Z"/>
                <w:color w:val="000000" w:themeColor="text1"/>
                <w:sz w:val="20"/>
                <w:szCs w:val="20"/>
              </w:rPr>
            </w:pPr>
            <w:ins w:id="432" w:author="Cuenta Microsoft" w:date="2025-09-30T13:47:00Z">
              <w:r>
                <w:rPr>
                  <w:color w:val="000000" w:themeColor="text1"/>
                  <w:sz w:val="20"/>
                  <w:szCs w:val="20"/>
                </w:rPr>
                <w:t>1.- Implementar la intervención de los docentes para reportar las inasistencias de los alumnos que atienden.</w:t>
              </w:r>
            </w:ins>
          </w:p>
          <w:p w14:paraId="432D072E" w14:textId="77777777" w:rsidR="00C8422E" w:rsidRDefault="00C8422E" w:rsidP="00C07E0D">
            <w:pPr>
              <w:jc w:val="both"/>
              <w:rPr>
                <w:ins w:id="433" w:author="Cuenta Microsoft" w:date="2025-09-30T13:47:00Z"/>
                <w:color w:val="000000" w:themeColor="text1"/>
                <w:sz w:val="20"/>
                <w:szCs w:val="20"/>
              </w:rPr>
            </w:pPr>
          </w:p>
          <w:p w14:paraId="3179511E" w14:textId="77777777" w:rsidR="00C8422E" w:rsidRDefault="00C8422E" w:rsidP="00C07E0D">
            <w:pPr>
              <w:jc w:val="both"/>
              <w:rPr>
                <w:ins w:id="434" w:author="Cuenta Microsoft" w:date="2025-09-30T13:47:00Z"/>
                <w:color w:val="000000" w:themeColor="text1"/>
                <w:sz w:val="20"/>
                <w:szCs w:val="20"/>
              </w:rPr>
            </w:pPr>
            <w:ins w:id="435" w:author="Cuenta Microsoft" w:date="2025-09-30T13:47:00Z">
              <w:r>
                <w:rPr>
                  <w:color w:val="000000" w:themeColor="text1"/>
                  <w:sz w:val="20"/>
                  <w:szCs w:val="20"/>
                </w:rPr>
                <w:t>2.- Implementar monitoreo para detectar las causas por las cuales no asisten a clase.</w:t>
              </w:r>
            </w:ins>
          </w:p>
          <w:p w14:paraId="1629CAD6" w14:textId="77777777" w:rsidR="00C8422E" w:rsidRDefault="00C8422E" w:rsidP="00C07E0D">
            <w:pPr>
              <w:jc w:val="both"/>
              <w:rPr>
                <w:ins w:id="436" w:author="Cuenta Microsoft" w:date="2025-09-30T13:47:00Z"/>
                <w:color w:val="000000" w:themeColor="text1"/>
                <w:sz w:val="20"/>
                <w:szCs w:val="20"/>
              </w:rPr>
            </w:pPr>
          </w:p>
          <w:p w14:paraId="5C572C89" w14:textId="77777777" w:rsidR="00C8422E" w:rsidRDefault="00C8422E" w:rsidP="00C07E0D">
            <w:pPr>
              <w:jc w:val="both"/>
              <w:rPr>
                <w:ins w:id="437" w:author="Cuenta Microsoft" w:date="2025-09-30T13:47:00Z"/>
                <w:color w:val="000000" w:themeColor="text1"/>
                <w:sz w:val="20"/>
                <w:szCs w:val="20"/>
              </w:rPr>
            </w:pPr>
            <w:ins w:id="438" w:author="Cuenta Microsoft" w:date="2025-09-30T13:47:00Z">
              <w:r>
                <w:rPr>
                  <w:color w:val="000000" w:themeColor="text1"/>
                  <w:sz w:val="20"/>
                  <w:szCs w:val="20"/>
                </w:rPr>
                <w:t xml:space="preserve">3.- Realizar visitas domiciliarias con estudiantes que lo requieran. </w:t>
              </w:r>
            </w:ins>
          </w:p>
          <w:p w14:paraId="175477D6" w14:textId="77777777" w:rsidR="00C8422E" w:rsidRDefault="00C8422E" w:rsidP="00C07E0D">
            <w:pPr>
              <w:jc w:val="both"/>
              <w:rPr>
                <w:ins w:id="439" w:author="Cuenta Microsoft" w:date="2025-09-30T13:47:00Z"/>
                <w:color w:val="000000" w:themeColor="text1"/>
                <w:sz w:val="20"/>
                <w:szCs w:val="20"/>
              </w:rPr>
            </w:pPr>
          </w:p>
          <w:p w14:paraId="1E860E15" w14:textId="77777777" w:rsidR="00C8422E" w:rsidRPr="00F94CE5" w:rsidRDefault="00C8422E" w:rsidP="00C07E0D">
            <w:pPr>
              <w:jc w:val="both"/>
              <w:rPr>
                <w:ins w:id="440" w:author="Cuenta Microsoft" w:date="2025-09-30T13:47:00Z"/>
                <w:color w:val="000000" w:themeColor="text1"/>
                <w:sz w:val="20"/>
                <w:szCs w:val="20"/>
              </w:rPr>
            </w:pPr>
            <w:ins w:id="441" w:author="Cuenta Microsoft" w:date="2025-09-30T13:47:00Z">
              <w:r>
                <w:rPr>
                  <w:color w:val="000000" w:themeColor="text1"/>
                  <w:sz w:val="20"/>
                  <w:szCs w:val="20"/>
                </w:rPr>
                <w:t xml:space="preserve">4.- Informar al director. </w:t>
              </w:r>
            </w:ins>
          </w:p>
        </w:tc>
        <w:tc>
          <w:tcPr>
            <w:tcW w:w="2149" w:type="dxa"/>
          </w:tcPr>
          <w:p w14:paraId="17D6FE18" w14:textId="77777777" w:rsidR="00C8422E" w:rsidRDefault="00C8422E" w:rsidP="00C07E0D">
            <w:pPr>
              <w:pBdr>
                <w:top w:val="nil"/>
                <w:left w:val="nil"/>
                <w:bottom w:val="nil"/>
                <w:right w:val="nil"/>
                <w:between w:val="nil"/>
              </w:pBdr>
              <w:rPr>
                <w:ins w:id="442" w:author="Cuenta Microsoft" w:date="2025-09-30T13:47:00Z"/>
                <w:color w:val="000000" w:themeColor="text1"/>
              </w:rPr>
            </w:pPr>
          </w:p>
          <w:p w14:paraId="2DDE969E" w14:textId="77777777" w:rsidR="00C8422E" w:rsidRDefault="00C8422E" w:rsidP="00C07E0D">
            <w:pPr>
              <w:pBdr>
                <w:top w:val="nil"/>
                <w:left w:val="nil"/>
                <w:bottom w:val="nil"/>
                <w:right w:val="nil"/>
                <w:between w:val="nil"/>
              </w:pBdr>
              <w:rPr>
                <w:ins w:id="443" w:author="Cuenta Microsoft" w:date="2025-09-30T13:47:00Z"/>
                <w:color w:val="000000" w:themeColor="text1"/>
              </w:rPr>
            </w:pPr>
          </w:p>
          <w:p w14:paraId="4F44F234" w14:textId="77777777" w:rsidR="00C8422E" w:rsidRDefault="00C8422E" w:rsidP="00C07E0D">
            <w:pPr>
              <w:pBdr>
                <w:top w:val="nil"/>
                <w:left w:val="nil"/>
                <w:bottom w:val="nil"/>
                <w:right w:val="nil"/>
                <w:between w:val="nil"/>
              </w:pBdr>
              <w:rPr>
                <w:ins w:id="444" w:author="Cuenta Microsoft" w:date="2025-09-30T13:47:00Z"/>
                <w:color w:val="000000" w:themeColor="text1"/>
              </w:rPr>
            </w:pPr>
            <w:ins w:id="445" w:author="Cuenta Microsoft" w:date="2025-09-30T13:47:00Z">
              <w:r>
                <w:rPr>
                  <w:color w:val="000000" w:themeColor="text1"/>
                </w:rPr>
                <w:t>Docentes</w:t>
              </w:r>
            </w:ins>
          </w:p>
          <w:p w14:paraId="230CA7AF" w14:textId="77777777" w:rsidR="00C8422E" w:rsidRDefault="00C8422E" w:rsidP="00C07E0D">
            <w:pPr>
              <w:pBdr>
                <w:top w:val="nil"/>
                <w:left w:val="nil"/>
                <w:bottom w:val="nil"/>
                <w:right w:val="nil"/>
                <w:between w:val="nil"/>
              </w:pBdr>
              <w:rPr>
                <w:ins w:id="446" w:author="Cuenta Microsoft" w:date="2025-09-30T13:47:00Z"/>
                <w:color w:val="000000" w:themeColor="text1"/>
              </w:rPr>
            </w:pPr>
          </w:p>
          <w:p w14:paraId="3789A28A" w14:textId="77777777" w:rsidR="00C8422E" w:rsidRDefault="00C8422E" w:rsidP="00C07E0D">
            <w:pPr>
              <w:pBdr>
                <w:top w:val="nil"/>
                <w:left w:val="nil"/>
                <w:bottom w:val="nil"/>
                <w:right w:val="nil"/>
                <w:between w:val="nil"/>
              </w:pBdr>
              <w:rPr>
                <w:ins w:id="447" w:author="Cuenta Microsoft" w:date="2025-09-30T13:47:00Z"/>
                <w:color w:val="000000" w:themeColor="text1"/>
              </w:rPr>
            </w:pPr>
            <w:ins w:id="448" w:author="Cuenta Microsoft" w:date="2025-09-30T13:47:00Z">
              <w:r>
                <w:rPr>
                  <w:color w:val="000000" w:themeColor="text1"/>
                </w:rPr>
                <w:t>Docentes</w:t>
              </w:r>
            </w:ins>
          </w:p>
          <w:p w14:paraId="362D6A4A" w14:textId="77777777" w:rsidR="00C8422E" w:rsidRDefault="00C8422E" w:rsidP="00C07E0D">
            <w:pPr>
              <w:pBdr>
                <w:top w:val="nil"/>
                <w:left w:val="nil"/>
                <w:bottom w:val="nil"/>
                <w:right w:val="nil"/>
                <w:between w:val="nil"/>
              </w:pBdr>
              <w:rPr>
                <w:ins w:id="449" w:author="Cuenta Microsoft" w:date="2025-09-30T13:47:00Z"/>
                <w:color w:val="000000" w:themeColor="text1"/>
              </w:rPr>
            </w:pPr>
          </w:p>
          <w:p w14:paraId="075370C7" w14:textId="77777777" w:rsidR="00C8422E" w:rsidRDefault="00C8422E" w:rsidP="00C07E0D">
            <w:pPr>
              <w:pBdr>
                <w:top w:val="nil"/>
                <w:left w:val="nil"/>
                <w:bottom w:val="nil"/>
                <w:right w:val="nil"/>
                <w:between w:val="nil"/>
              </w:pBdr>
              <w:rPr>
                <w:ins w:id="450" w:author="Cuenta Microsoft" w:date="2025-09-30T13:47:00Z"/>
                <w:color w:val="000000" w:themeColor="text1"/>
              </w:rPr>
            </w:pPr>
            <w:ins w:id="451" w:author="Cuenta Microsoft" w:date="2025-09-30T13:47:00Z">
              <w:r>
                <w:rPr>
                  <w:color w:val="000000" w:themeColor="text1"/>
                </w:rPr>
                <w:t xml:space="preserve">Docentes </w:t>
              </w:r>
            </w:ins>
          </w:p>
          <w:p w14:paraId="271A383E" w14:textId="77777777" w:rsidR="00C8422E" w:rsidRPr="00F94CE5" w:rsidRDefault="00C8422E" w:rsidP="00C07E0D">
            <w:pPr>
              <w:pBdr>
                <w:top w:val="nil"/>
                <w:left w:val="nil"/>
                <w:bottom w:val="nil"/>
                <w:right w:val="nil"/>
                <w:between w:val="nil"/>
              </w:pBdr>
              <w:rPr>
                <w:ins w:id="452" w:author="Cuenta Microsoft" w:date="2025-09-30T13:47:00Z"/>
                <w:color w:val="000000" w:themeColor="text1"/>
              </w:rPr>
            </w:pPr>
            <w:ins w:id="453" w:author="Cuenta Microsoft" w:date="2025-09-30T13:47:00Z">
              <w:r>
                <w:rPr>
                  <w:color w:val="000000" w:themeColor="text1"/>
                </w:rPr>
                <w:t xml:space="preserve">Director </w:t>
              </w:r>
            </w:ins>
          </w:p>
        </w:tc>
        <w:tc>
          <w:tcPr>
            <w:tcW w:w="2840" w:type="dxa"/>
          </w:tcPr>
          <w:p w14:paraId="33EC73F9" w14:textId="77777777" w:rsidR="00C8422E" w:rsidRDefault="00C8422E" w:rsidP="00C07E0D">
            <w:pPr>
              <w:rPr>
                <w:ins w:id="454" w:author="Cuenta Microsoft" w:date="2025-09-30T13:47:00Z"/>
                <w:color w:val="000000" w:themeColor="text1"/>
              </w:rPr>
            </w:pPr>
          </w:p>
          <w:p w14:paraId="1129DBF2" w14:textId="77777777" w:rsidR="00C8422E" w:rsidRDefault="00C8422E" w:rsidP="00C07E0D">
            <w:pPr>
              <w:rPr>
                <w:ins w:id="455" w:author="Cuenta Microsoft" w:date="2025-09-30T13:47:00Z"/>
                <w:color w:val="000000" w:themeColor="text1"/>
              </w:rPr>
            </w:pPr>
          </w:p>
          <w:p w14:paraId="0DE78724" w14:textId="77777777" w:rsidR="00C8422E" w:rsidRDefault="00C8422E" w:rsidP="00C07E0D">
            <w:pPr>
              <w:rPr>
                <w:ins w:id="456" w:author="Cuenta Microsoft" w:date="2025-09-30T13:47:00Z"/>
                <w:color w:val="000000" w:themeColor="text1"/>
              </w:rPr>
            </w:pPr>
          </w:p>
          <w:p w14:paraId="06383AB6" w14:textId="77777777" w:rsidR="00C8422E" w:rsidRDefault="00C8422E" w:rsidP="00C07E0D">
            <w:pPr>
              <w:rPr>
                <w:ins w:id="457" w:author="Cuenta Microsoft" w:date="2025-09-30T13:47:00Z"/>
                <w:color w:val="000000" w:themeColor="text1"/>
              </w:rPr>
            </w:pPr>
          </w:p>
          <w:p w14:paraId="3631084C" w14:textId="77777777" w:rsidR="00C8422E" w:rsidRDefault="00C8422E" w:rsidP="00C07E0D">
            <w:pPr>
              <w:rPr>
                <w:ins w:id="458" w:author="Cuenta Microsoft" w:date="2025-09-30T13:47:00Z"/>
                <w:color w:val="000000" w:themeColor="text1"/>
              </w:rPr>
            </w:pPr>
          </w:p>
          <w:p w14:paraId="12181D96" w14:textId="77777777" w:rsidR="00C8422E" w:rsidRPr="00F94CE5" w:rsidRDefault="00C8422E" w:rsidP="00C07E0D">
            <w:pPr>
              <w:rPr>
                <w:ins w:id="459" w:author="Cuenta Microsoft" w:date="2025-09-30T13:47:00Z"/>
                <w:color w:val="000000" w:themeColor="text1"/>
              </w:rPr>
            </w:pPr>
            <w:ins w:id="460" w:author="Cuenta Microsoft" w:date="2025-09-30T13:47:00Z">
              <w:r>
                <w:rPr>
                  <w:color w:val="000000" w:themeColor="text1"/>
                </w:rPr>
                <w:t xml:space="preserve">Permanente </w:t>
              </w:r>
            </w:ins>
          </w:p>
          <w:p w14:paraId="4233AC07" w14:textId="77777777" w:rsidR="00C8422E" w:rsidRPr="00F94CE5" w:rsidRDefault="00C8422E" w:rsidP="00C07E0D">
            <w:pPr>
              <w:rPr>
                <w:ins w:id="461" w:author="Cuenta Microsoft" w:date="2025-09-30T13:47:00Z"/>
                <w:color w:val="000000" w:themeColor="text1"/>
              </w:rPr>
            </w:pPr>
          </w:p>
        </w:tc>
        <w:tc>
          <w:tcPr>
            <w:tcW w:w="2840" w:type="dxa"/>
          </w:tcPr>
          <w:p w14:paraId="535B6CA5" w14:textId="77777777" w:rsidR="00C8422E" w:rsidRDefault="00C8422E" w:rsidP="00C07E0D">
            <w:pPr>
              <w:rPr>
                <w:ins w:id="462" w:author="Cuenta Microsoft" w:date="2025-09-30T13:47:00Z"/>
                <w:color w:val="000000" w:themeColor="text1"/>
              </w:rPr>
            </w:pPr>
          </w:p>
          <w:p w14:paraId="7563E98E" w14:textId="77777777" w:rsidR="00C8422E" w:rsidRDefault="00C8422E" w:rsidP="00C07E0D">
            <w:pPr>
              <w:rPr>
                <w:ins w:id="463" w:author="Cuenta Microsoft" w:date="2025-09-30T13:47:00Z"/>
                <w:color w:val="000000" w:themeColor="text1"/>
              </w:rPr>
            </w:pPr>
          </w:p>
          <w:p w14:paraId="1503D0D8" w14:textId="77777777" w:rsidR="00C8422E" w:rsidRDefault="00C8422E" w:rsidP="00C07E0D">
            <w:pPr>
              <w:rPr>
                <w:ins w:id="464" w:author="Cuenta Microsoft" w:date="2025-09-30T13:47:00Z"/>
                <w:color w:val="000000" w:themeColor="text1"/>
              </w:rPr>
            </w:pPr>
          </w:p>
          <w:p w14:paraId="4E6FA371" w14:textId="77777777" w:rsidR="00C8422E" w:rsidRDefault="00C8422E" w:rsidP="00C07E0D">
            <w:pPr>
              <w:rPr>
                <w:ins w:id="465" w:author="Cuenta Microsoft" w:date="2025-09-30T13:47:00Z"/>
                <w:color w:val="000000" w:themeColor="text1"/>
              </w:rPr>
            </w:pPr>
          </w:p>
          <w:p w14:paraId="2BDE1000" w14:textId="77777777" w:rsidR="00C8422E" w:rsidRDefault="00C8422E" w:rsidP="00C07E0D">
            <w:pPr>
              <w:rPr>
                <w:ins w:id="466" w:author="Cuenta Microsoft" w:date="2025-09-30T13:47:00Z"/>
                <w:color w:val="000000" w:themeColor="text1"/>
              </w:rPr>
            </w:pPr>
          </w:p>
          <w:p w14:paraId="0118A3B3" w14:textId="77777777" w:rsidR="00C8422E" w:rsidRPr="00F94CE5" w:rsidRDefault="00C8422E" w:rsidP="00C07E0D">
            <w:pPr>
              <w:rPr>
                <w:ins w:id="467" w:author="Cuenta Microsoft" w:date="2025-09-30T13:47:00Z"/>
                <w:color w:val="000000" w:themeColor="text1"/>
              </w:rPr>
            </w:pPr>
            <w:ins w:id="468" w:author="Cuenta Microsoft" w:date="2025-09-30T13:47:00Z">
              <w:r>
                <w:rPr>
                  <w:color w:val="000000" w:themeColor="text1"/>
                </w:rPr>
                <w:t xml:space="preserve">Minuta de Acuerdo </w:t>
              </w:r>
            </w:ins>
          </w:p>
        </w:tc>
      </w:tr>
    </w:tbl>
    <w:p w14:paraId="7F70B6A5" w14:textId="77777777" w:rsidR="00C8422E" w:rsidRPr="00F94CE5" w:rsidRDefault="00C8422E" w:rsidP="00C8422E">
      <w:pPr>
        <w:rPr>
          <w:ins w:id="469" w:author="Cuenta Microsoft" w:date="2025-09-30T13:47:00Z"/>
          <w:rFonts w:ascii="Arial" w:eastAsia="Arial" w:hAnsi="Arial" w:cs="Arial"/>
          <w:b/>
          <w:color w:val="000000" w:themeColor="text1"/>
          <w:sz w:val="24"/>
          <w:szCs w:val="24"/>
          <w:u w:val="single"/>
        </w:rPr>
      </w:pPr>
    </w:p>
    <w:p w14:paraId="221BDFAD" w14:textId="77777777" w:rsidR="00C8422E" w:rsidRDefault="00C8422E" w:rsidP="00C8422E">
      <w:pPr>
        <w:rPr>
          <w:ins w:id="470" w:author="Cuenta Microsoft" w:date="2025-09-30T13:47:00Z"/>
          <w:rFonts w:ascii="Arial" w:eastAsia="Arial" w:hAnsi="Arial" w:cs="Arial"/>
          <w:b/>
          <w:color w:val="000000" w:themeColor="text1"/>
          <w:sz w:val="24"/>
          <w:szCs w:val="24"/>
          <w:u w:val="single"/>
        </w:rPr>
      </w:pPr>
    </w:p>
    <w:p w14:paraId="2260B828" w14:textId="77777777" w:rsidR="00C8422E" w:rsidRDefault="00C8422E" w:rsidP="00C8422E">
      <w:pPr>
        <w:rPr>
          <w:ins w:id="471" w:author="Cuenta Microsoft" w:date="2025-09-30T13:47:00Z"/>
          <w:rFonts w:ascii="Arial" w:eastAsia="Arial" w:hAnsi="Arial" w:cs="Arial"/>
          <w:b/>
          <w:color w:val="000000" w:themeColor="text1"/>
          <w:sz w:val="24"/>
          <w:szCs w:val="24"/>
          <w:u w:val="single"/>
        </w:rPr>
      </w:pPr>
    </w:p>
    <w:p w14:paraId="4B812EBA" w14:textId="77777777" w:rsidR="00C8422E" w:rsidRDefault="00C8422E" w:rsidP="00C8422E">
      <w:pPr>
        <w:rPr>
          <w:ins w:id="472" w:author="Cuenta Microsoft" w:date="2025-09-30T13:47:00Z"/>
          <w:rFonts w:ascii="Arial" w:hAnsi="Arial" w:cs="Arial"/>
          <w:color w:val="000000" w:themeColor="text1"/>
          <w:sz w:val="24"/>
          <w:szCs w:val="24"/>
        </w:rPr>
      </w:pPr>
      <w:ins w:id="473" w:author="Cuenta Microsoft" w:date="2025-09-30T13:47:00Z">
        <w:r w:rsidRPr="00F94CE5">
          <w:rPr>
            <w:rFonts w:ascii="Arial" w:eastAsia="Arial" w:hAnsi="Arial" w:cs="Arial"/>
            <w:b/>
            <w:color w:val="000000" w:themeColor="text1"/>
            <w:sz w:val="24"/>
            <w:szCs w:val="24"/>
          </w:rPr>
          <w:lastRenderedPageBreak/>
          <w:t xml:space="preserve">CATEGORIA </w:t>
        </w:r>
        <w:r>
          <w:rPr>
            <w:rFonts w:ascii="Arial" w:eastAsia="Arial" w:hAnsi="Arial" w:cs="Arial"/>
            <w:b/>
            <w:color w:val="000000" w:themeColor="text1"/>
            <w:sz w:val="24"/>
            <w:szCs w:val="24"/>
          </w:rPr>
          <w:t>1</w:t>
        </w:r>
        <w:r w:rsidRPr="00F94CE5">
          <w:rPr>
            <w:rFonts w:ascii="Arial" w:eastAsia="Arial" w:hAnsi="Arial" w:cs="Arial"/>
            <w:b/>
            <w:color w:val="000000" w:themeColor="text1"/>
            <w:sz w:val="24"/>
            <w:szCs w:val="24"/>
          </w:rPr>
          <w:t>:</w:t>
        </w:r>
        <w:r w:rsidRPr="00F94CE5">
          <w:rPr>
            <w:rFonts w:ascii="Arial" w:eastAsia="Arial" w:hAnsi="Arial" w:cs="Arial"/>
            <w:color w:val="000000" w:themeColor="text1"/>
            <w:sz w:val="24"/>
            <w:szCs w:val="24"/>
          </w:rPr>
          <w:t xml:space="preserve"> </w:t>
        </w:r>
        <w:r>
          <w:rPr>
            <w:rFonts w:ascii="Arial" w:hAnsi="Arial" w:cs="Arial"/>
            <w:color w:val="000000" w:themeColor="text1"/>
            <w:sz w:val="24"/>
            <w:szCs w:val="24"/>
          </w:rPr>
          <w:t>Desarrollo académico y del aprendizaje.</w:t>
        </w:r>
      </w:ins>
    </w:p>
    <w:p w14:paraId="35EA667E" w14:textId="77777777" w:rsidR="00C8422E" w:rsidRPr="00F94CE5" w:rsidRDefault="00C8422E" w:rsidP="00C8422E">
      <w:pPr>
        <w:rPr>
          <w:ins w:id="474" w:author="Cuenta Microsoft" w:date="2025-09-30T13:47:00Z"/>
          <w:rFonts w:ascii="Arial" w:eastAsia="Arial" w:hAnsi="Arial" w:cs="Arial"/>
          <w:b/>
          <w:color w:val="000000" w:themeColor="text1"/>
          <w:sz w:val="24"/>
          <w:szCs w:val="24"/>
        </w:rPr>
      </w:pPr>
      <w:ins w:id="475" w:author="Cuenta Microsoft" w:date="2025-09-30T13:47:00Z">
        <w:r w:rsidRPr="006672DD">
          <w:rPr>
            <w:rFonts w:ascii="Arial" w:hAnsi="Arial" w:cs="Arial"/>
            <w:b/>
            <w:bCs/>
            <w:color w:val="000000" w:themeColor="text1"/>
            <w:sz w:val="24"/>
            <w:szCs w:val="24"/>
          </w:rPr>
          <w:t>TEMA:</w:t>
        </w:r>
        <w:r>
          <w:rPr>
            <w:rFonts w:ascii="Arial" w:hAnsi="Arial" w:cs="Arial"/>
            <w:color w:val="000000" w:themeColor="text1"/>
            <w:sz w:val="24"/>
            <w:szCs w:val="24"/>
          </w:rPr>
          <w:t xml:space="preserve"> Proyecto Escolar Comunitario PEC.</w:t>
        </w:r>
      </w:ins>
    </w:p>
    <w:p w14:paraId="7C6AD034" w14:textId="4F0F871B" w:rsidR="00C8422E" w:rsidRPr="00F94CE5" w:rsidRDefault="00C8422E" w:rsidP="00C8422E">
      <w:pPr>
        <w:rPr>
          <w:ins w:id="476" w:author="Cuenta Microsoft" w:date="2025-09-30T13:47:00Z"/>
          <w:rFonts w:ascii="Arial" w:eastAsia="Arial" w:hAnsi="Arial" w:cs="Arial"/>
          <w:color w:val="000000" w:themeColor="text1"/>
          <w:sz w:val="24"/>
          <w:szCs w:val="24"/>
        </w:rPr>
      </w:pPr>
      <w:ins w:id="477" w:author="Cuenta Microsoft" w:date="2025-09-30T13:47:00Z">
        <w:r w:rsidRPr="00F94CE5">
          <w:rPr>
            <w:rFonts w:ascii="Arial" w:eastAsia="Arial" w:hAnsi="Arial" w:cs="Arial"/>
            <w:b/>
            <w:color w:val="000000" w:themeColor="text1"/>
            <w:sz w:val="24"/>
            <w:szCs w:val="24"/>
          </w:rPr>
          <w:t>META:</w:t>
        </w:r>
        <w:r w:rsidRPr="00F94CE5">
          <w:rPr>
            <w:rFonts w:ascii="Arial" w:eastAsia="Arial" w:hAnsi="Arial" w:cs="Arial"/>
            <w:color w:val="000000" w:themeColor="text1"/>
            <w:sz w:val="24"/>
            <w:szCs w:val="24"/>
          </w:rPr>
          <w:t xml:space="preserve"> </w:t>
        </w:r>
        <w:r w:rsidRPr="0078587F">
          <w:rPr>
            <w:rFonts w:ascii="Arial" w:eastAsia="Arial" w:hAnsi="Arial" w:cs="Arial"/>
            <w:color w:val="000000" w:themeColor="text1"/>
            <w:sz w:val="24"/>
            <w:szCs w:val="24"/>
          </w:rPr>
          <w:t xml:space="preserve">Plantar árboles </w:t>
        </w:r>
        <w:r>
          <w:rPr>
            <w:rFonts w:ascii="Arial" w:eastAsia="Arial" w:hAnsi="Arial" w:cs="Arial"/>
            <w:color w:val="000000" w:themeColor="text1"/>
            <w:sz w:val="24"/>
            <w:szCs w:val="24"/>
          </w:rPr>
          <w:t xml:space="preserve">de </w:t>
        </w:r>
        <w:proofErr w:type="spellStart"/>
        <w:r>
          <w:rPr>
            <w:rFonts w:ascii="Arial" w:eastAsia="Arial" w:hAnsi="Arial" w:cs="Arial"/>
            <w:color w:val="000000" w:themeColor="text1"/>
            <w:sz w:val="24"/>
            <w:szCs w:val="24"/>
          </w:rPr>
          <w:t>limon</w:t>
        </w:r>
        <w:proofErr w:type="spellEnd"/>
        <w:r>
          <w:rPr>
            <w:rFonts w:ascii="Arial" w:eastAsia="Arial" w:hAnsi="Arial" w:cs="Arial"/>
            <w:color w:val="000000" w:themeColor="text1"/>
            <w:sz w:val="24"/>
            <w:szCs w:val="24"/>
          </w:rPr>
          <w:t xml:space="preserve"> y hacer hortalizas,</w:t>
        </w:r>
        <w:r w:rsidRPr="0078587F">
          <w:rPr>
            <w:rFonts w:ascii="Arial" w:eastAsia="Arial" w:hAnsi="Arial" w:cs="Arial"/>
            <w:color w:val="000000" w:themeColor="text1"/>
            <w:sz w:val="24"/>
            <w:szCs w:val="24"/>
          </w:rPr>
          <w:t xml:space="preserve"> en áreas específicas.</w:t>
        </w:r>
      </w:ins>
    </w:p>
    <w:tbl>
      <w:tblPr>
        <w:tblW w:w="14606" w:type="dxa"/>
        <w:tblInd w:w="-7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00" w:firstRow="0" w:lastRow="0" w:firstColumn="0" w:lastColumn="0" w:noHBand="0" w:noVBand="1"/>
      </w:tblPr>
      <w:tblGrid>
        <w:gridCol w:w="3378"/>
        <w:gridCol w:w="3399"/>
        <w:gridCol w:w="2149"/>
        <w:gridCol w:w="2840"/>
        <w:gridCol w:w="2840"/>
      </w:tblGrid>
      <w:tr w:rsidR="00C8422E" w:rsidRPr="00F94CE5" w14:paraId="4D0504E8" w14:textId="77777777" w:rsidTr="00C07E0D">
        <w:trPr>
          <w:ins w:id="478" w:author="Cuenta Microsoft" w:date="2025-09-30T13:47:00Z"/>
        </w:trPr>
        <w:tc>
          <w:tcPr>
            <w:tcW w:w="3378" w:type="dxa"/>
          </w:tcPr>
          <w:p w14:paraId="28C25254" w14:textId="77777777" w:rsidR="00C8422E" w:rsidRPr="00F94CE5" w:rsidRDefault="00C8422E" w:rsidP="00C07E0D">
            <w:pPr>
              <w:jc w:val="center"/>
              <w:rPr>
                <w:ins w:id="479" w:author="Cuenta Microsoft" w:date="2025-09-30T13:47:00Z"/>
                <w:b/>
                <w:color w:val="000000" w:themeColor="text1"/>
              </w:rPr>
            </w:pPr>
            <w:ins w:id="480" w:author="Cuenta Microsoft" w:date="2025-09-30T13:47:00Z">
              <w:r>
                <w:rPr>
                  <w:b/>
                  <w:color w:val="000000" w:themeColor="text1"/>
                </w:rPr>
                <w:t>Diagnostico</w:t>
              </w:r>
            </w:ins>
          </w:p>
        </w:tc>
        <w:tc>
          <w:tcPr>
            <w:tcW w:w="3399" w:type="dxa"/>
          </w:tcPr>
          <w:p w14:paraId="41DD28AC" w14:textId="77777777" w:rsidR="00C8422E" w:rsidRPr="00F94CE5" w:rsidRDefault="00C8422E" w:rsidP="00C07E0D">
            <w:pPr>
              <w:jc w:val="center"/>
              <w:rPr>
                <w:ins w:id="481" w:author="Cuenta Microsoft" w:date="2025-09-30T13:47:00Z"/>
                <w:b/>
                <w:color w:val="000000" w:themeColor="text1"/>
              </w:rPr>
            </w:pPr>
            <w:ins w:id="482" w:author="Cuenta Microsoft" w:date="2025-09-30T13:47:00Z">
              <w:r>
                <w:rPr>
                  <w:b/>
                  <w:color w:val="000000" w:themeColor="text1"/>
                </w:rPr>
                <w:t>Estrategias y/o Acciones</w:t>
              </w:r>
            </w:ins>
          </w:p>
        </w:tc>
        <w:tc>
          <w:tcPr>
            <w:tcW w:w="2149" w:type="dxa"/>
          </w:tcPr>
          <w:p w14:paraId="5C6E2540" w14:textId="77777777" w:rsidR="00C8422E" w:rsidRPr="00F94CE5" w:rsidRDefault="00C8422E" w:rsidP="00C07E0D">
            <w:pPr>
              <w:jc w:val="center"/>
              <w:rPr>
                <w:ins w:id="483" w:author="Cuenta Microsoft" w:date="2025-09-30T13:47:00Z"/>
                <w:b/>
                <w:color w:val="000000" w:themeColor="text1"/>
              </w:rPr>
            </w:pPr>
            <w:ins w:id="484" w:author="Cuenta Microsoft" w:date="2025-09-30T13:47:00Z">
              <w:r>
                <w:rPr>
                  <w:b/>
                  <w:color w:val="000000" w:themeColor="text1"/>
                </w:rPr>
                <w:t xml:space="preserve">Responsable </w:t>
              </w:r>
            </w:ins>
          </w:p>
        </w:tc>
        <w:tc>
          <w:tcPr>
            <w:tcW w:w="2840" w:type="dxa"/>
          </w:tcPr>
          <w:p w14:paraId="0897EF21" w14:textId="77777777" w:rsidR="00C8422E" w:rsidRDefault="00C8422E" w:rsidP="00C07E0D">
            <w:pPr>
              <w:jc w:val="center"/>
              <w:rPr>
                <w:ins w:id="485" w:author="Cuenta Microsoft" w:date="2025-09-30T13:47:00Z"/>
                <w:b/>
                <w:color w:val="000000" w:themeColor="text1"/>
              </w:rPr>
            </w:pPr>
            <w:ins w:id="486" w:author="Cuenta Microsoft" w:date="2025-09-30T13:47:00Z">
              <w:r>
                <w:rPr>
                  <w:b/>
                  <w:color w:val="000000" w:themeColor="text1"/>
                </w:rPr>
                <w:t xml:space="preserve">Cronograma </w:t>
              </w:r>
            </w:ins>
          </w:p>
        </w:tc>
        <w:tc>
          <w:tcPr>
            <w:tcW w:w="2840" w:type="dxa"/>
          </w:tcPr>
          <w:p w14:paraId="47BD8786" w14:textId="77777777" w:rsidR="00C8422E" w:rsidRDefault="00C8422E" w:rsidP="00C07E0D">
            <w:pPr>
              <w:jc w:val="center"/>
              <w:rPr>
                <w:ins w:id="487" w:author="Cuenta Microsoft" w:date="2025-09-30T13:47:00Z"/>
                <w:b/>
                <w:color w:val="000000" w:themeColor="text1"/>
              </w:rPr>
            </w:pPr>
            <w:ins w:id="488" w:author="Cuenta Microsoft" w:date="2025-09-30T13:47:00Z">
              <w:r>
                <w:rPr>
                  <w:b/>
                  <w:color w:val="000000" w:themeColor="text1"/>
                </w:rPr>
                <w:t xml:space="preserve">Evidencia </w:t>
              </w:r>
            </w:ins>
          </w:p>
        </w:tc>
      </w:tr>
      <w:tr w:rsidR="00C8422E" w:rsidRPr="00F94CE5" w14:paraId="64DEBCE7" w14:textId="77777777" w:rsidTr="00C07E0D">
        <w:trPr>
          <w:trHeight w:val="4071"/>
          <w:ins w:id="489" w:author="Cuenta Microsoft" w:date="2025-09-30T13:47:00Z"/>
        </w:trPr>
        <w:tc>
          <w:tcPr>
            <w:tcW w:w="3378" w:type="dxa"/>
          </w:tcPr>
          <w:p w14:paraId="549A2154" w14:textId="77777777" w:rsidR="00C8422E" w:rsidRPr="00F94CE5" w:rsidRDefault="00C8422E" w:rsidP="00C07E0D">
            <w:pPr>
              <w:jc w:val="both"/>
              <w:rPr>
                <w:ins w:id="490" w:author="Cuenta Microsoft" w:date="2025-09-30T13:47:00Z"/>
                <w:color w:val="000000" w:themeColor="text1"/>
              </w:rPr>
            </w:pPr>
            <w:ins w:id="491" w:author="Cuenta Microsoft" w:date="2025-09-30T13:47:00Z">
              <w:r>
                <w:rPr>
                  <w:color w:val="000000" w:themeColor="text1"/>
                </w:rPr>
                <w:t xml:space="preserve">Se observó que el entorno de la institución la falta de </w:t>
              </w:r>
              <w:proofErr w:type="spellStart"/>
              <w:proofErr w:type="gramStart"/>
              <w:r>
                <w:rPr>
                  <w:color w:val="000000" w:themeColor="text1"/>
                </w:rPr>
                <w:t>arboles</w:t>
              </w:r>
              <w:proofErr w:type="spellEnd"/>
              <w:r>
                <w:rPr>
                  <w:color w:val="000000" w:themeColor="text1"/>
                </w:rPr>
                <w:t xml:space="preserve">  y</w:t>
              </w:r>
              <w:proofErr w:type="gramEnd"/>
              <w:r>
                <w:rPr>
                  <w:color w:val="000000" w:themeColor="text1"/>
                </w:rPr>
                <w:t xml:space="preserve"> hortalizas por ser nuevas las instalaciones de la escuela motivo por el cual se diseñaron 4 hortalizas cuya meta es sembrar verduras  y arboles de </w:t>
              </w:r>
              <w:proofErr w:type="spellStart"/>
              <w:r>
                <w:rPr>
                  <w:color w:val="000000" w:themeColor="text1"/>
                </w:rPr>
                <w:t>limon</w:t>
              </w:r>
              <w:proofErr w:type="spellEnd"/>
              <w:r>
                <w:rPr>
                  <w:color w:val="000000" w:themeColor="text1"/>
                </w:rPr>
                <w:t xml:space="preserve"> al 100%.</w:t>
              </w:r>
            </w:ins>
          </w:p>
        </w:tc>
        <w:tc>
          <w:tcPr>
            <w:tcW w:w="3399" w:type="dxa"/>
          </w:tcPr>
          <w:p w14:paraId="37FD86AE" w14:textId="77777777" w:rsidR="00C8422E" w:rsidRDefault="00C8422E" w:rsidP="00C07E0D">
            <w:pPr>
              <w:jc w:val="both"/>
              <w:rPr>
                <w:ins w:id="492" w:author="Cuenta Microsoft" w:date="2025-09-30T13:47:00Z"/>
                <w:color w:val="000000" w:themeColor="text1"/>
              </w:rPr>
            </w:pPr>
            <w:ins w:id="493" w:author="Cuenta Microsoft" w:date="2025-09-30T13:47:00Z">
              <w:r w:rsidRPr="0078587F">
                <w:rPr>
                  <w:color w:val="000000" w:themeColor="text1"/>
                </w:rPr>
                <w:t>En reunión se acordó plantar árbo</w:t>
              </w:r>
              <w:r>
                <w:rPr>
                  <w:color w:val="000000" w:themeColor="text1"/>
                </w:rPr>
                <w:t xml:space="preserve">les de </w:t>
              </w:r>
              <w:proofErr w:type="spellStart"/>
              <w:r>
                <w:rPr>
                  <w:color w:val="000000" w:themeColor="text1"/>
                </w:rPr>
                <w:t>limon</w:t>
              </w:r>
              <w:proofErr w:type="spellEnd"/>
              <w:r>
                <w:rPr>
                  <w:color w:val="000000" w:themeColor="text1"/>
                </w:rPr>
                <w:t xml:space="preserve"> y verduras</w:t>
              </w:r>
              <w:r w:rsidRPr="0078587F">
                <w:rPr>
                  <w:color w:val="000000" w:themeColor="text1"/>
                </w:rPr>
                <w:t>,</w:t>
              </w:r>
              <w:r>
                <w:rPr>
                  <w:color w:val="000000" w:themeColor="text1"/>
                </w:rPr>
                <w:t xml:space="preserve"> llevando </w:t>
              </w:r>
              <w:proofErr w:type="spellStart"/>
              <w:r>
                <w:rPr>
                  <w:color w:val="000000" w:themeColor="text1"/>
                </w:rPr>
                <w:t>acabo</w:t>
              </w:r>
              <w:proofErr w:type="spellEnd"/>
              <w:r>
                <w:rPr>
                  <w:color w:val="000000" w:themeColor="text1"/>
                </w:rPr>
                <w:t xml:space="preserve"> la transversalidad </w:t>
              </w:r>
              <w:r w:rsidRPr="0078587F">
                <w:rPr>
                  <w:color w:val="000000" w:themeColor="text1"/>
                </w:rPr>
                <w:t xml:space="preserve"> </w:t>
              </w:r>
              <w:r>
                <w:rPr>
                  <w:color w:val="000000" w:themeColor="text1"/>
                </w:rPr>
                <w:t xml:space="preserve"> en las siguientes asignaturas </w:t>
              </w:r>
              <w:proofErr w:type="spellStart"/>
              <w:r>
                <w:rPr>
                  <w:color w:val="000000" w:themeColor="text1"/>
                </w:rPr>
                <w:t>matematicas,biologia,c.sociales,la</w:t>
              </w:r>
              <w:proofErr w:type="spellEnd"/>
              <w:r>
                <w:rPr>
                  <w:color w:val="000000" w:themeColor="text1"/>
                </w:rPr>
                <w:t xml:space="preserve"> materia y sus interacciones y </w:t>
              </w:r>
              <w:proofErr w:type="spellStart"/>
              <w:r>
                <w:rPr>
                  <w:color w:val="000000" w:themeColor="text1"/>
                </w:rPr>
                <w:t>estadistica</w:t>
              </w:r>
              <w:proofErr w:type="spellEnd"/>
              <w:r>
                <w:rPr>
                  <w:color w:val="000000" w:themeColor="text1"/>
                </w:rPr>
                <w:t xml:space="preserve">, </w:t>
              </w:r>
              <w:r w:rsidRPr="0078587F">
                <w:rPr>
                  <w:color w:val="000000" w:themeColor="text1"/>
                </w:rPr>
                <w:t xml:space="preserve">para combatir la deforestación y concientizar a padres de familia y autoridades de la comunidad para que se proyecte esta actividad </w:t>
              </w:r>
              <w:r>
                <w:rPr>
                  <w:color w:val="000000" w:themeColor="text1"/>
                </w:rPr>
                <w:t>a la comunidad</w:t>
              </w:r>
              <w:r w:rsidRPr="0078587F">
                <w:rPr>
                  <w:color w:val="000000" w:themeColor="text1"/>
                </w:rPr>
                <w:t>,</w:t>
              </w:r>
              <w:r>
                <w:rPr>
                  <w:color w:val="000000" w:themeColor="text1"/>
                </w:rPr>
                <w:t xml:space="preserve"> cuyo objetivo será concientizar el cuidado del medio ambiente mejorando el ciclo del agua y el aprovechamiento del consumo de frutas y verduras, para mejorar la calidad de vida como alimento.</w:t>
              </w:r>
            </w:ins>
          </w:p>
          <w:p w14:paraId="1424A205" w14:textId="77777777" w:rsidR="00C8422E" w:rsidRDefault="00C8422E" w:rsidP="00C07E0D">
            <w:pPr>
              <w:jc w:val="both"/>
              <w:rPr>
                <w:ins w:id="494" w:author="Cuenta Microsoft" w:date="2025-09-30T13:47:00Z"/>
                <w:color w:val="000000" w:themeColor="text1"/>
              </w:rPr>
            </w:pPr>
          </w:p>
          <w:p w14:paraId="5C68675E" w14:textId="77777777" w:rsidR="00C8422E" w:rsidRPr="00F94CE5" w:rsidRDefault="00C8422E" w:rsidP="00C07E0D">
            <w:pPr>
              <w:jc w:val="both"/>
              <w:rPr>
                <w:ins w:id="495" w:author="Cuenta Microsoft" w:date="2025-09-30T13:47:00Z"/>
                <w:color w:val="000000" w:themeColor="text1"/>
                <w:sz w:val="20"/>
                <w:szCs w:val="20"/>
              </w:rPr>
            </w:pPr>
          </w:p>
        </w:tc>
        <w:tc>
          <w:tcPr>
            <w:tcW w:w="2149" w:type="dxa"/>
          </w:tcPr>
          <w:p w14:paraId="2C525AEA" w14:textId="77777777" w:rsidR="00C8422E" w:rsidRDefault="00C8422E" w:rsidP="00C07E0D">
            <w:pPr>
              <w:pBdr>
                <w:top w:val="nil"/>
                <w:left w:val="nil"/>
                <w:bottom w:val="nil"/>
                <w:right w:val="nil"/>
                <w:between w:val="nil"/>
              </w:pBdr>
              <w:rPr>
                <w:ins w:id="496" w:author="Cuenta Microsoft" w:date="2025-09-30T13:47:00Z"/>
                <w:color w:val="000000" w:themeColor="text1"/>
              </w:rPr>
            </w:pPr>
          </w:p>
          <w:p w14:paraId="6E768DB5" w14:textId="77777777" w:rsidR="00C8422E" w:rsidRDefault="00C8422E" w:rsidP="00C07E0D">
            <w:pPr>
              <w:pBdr>
                <w:top w:val="nil"/>
                <w:left w:val="nil"/>
                <w:bottom w:val="nil"/>
                <w:right w:val="nil"/>
                <w:between w:val="nil"/>
              </w:pBdr>
              <w:rPr>
                <w:ins w:id="497" w:author="Cuenta Microsoft" w:date="2025-09-30T13:47:00Z"/>
                <w:color w:val="000000" w:themeColor="text1"/>
              </w:rPr>
            </w:pPr>
          </w:p>
          <w:p w14:paraId="55275CA0" w14:textId="77777777" w:rsidR="00C8422E" w:rsidRDefault="00C8422E" w:rsidP="00C07E0D">
            <w:pPr>
              <w:pBdr>
                <w:top w:val="nil"/>
                <w:left w:val="nil"/>
                <w:bottom w:val="nil"/>
                <w:right w:val="nil"/>
                <w:between w:val="nil"/>
              </w:pBdr>
              <w:rPr>
                <w:ins w:id="498" w:author="Cuenta Microsoft" w:date="2025-09-30T13:47:00Z"/>
                <w:color w:val="000000" w:themeColor="text1"/>
              </w:rPr>
            </w:pPr>
            <w:ins w:id="499" w:author="Cuenta Microsoft" w:date="2025-09-30T13:47:00Z">
              <w:r>
                <w:rPr>
                  <w:color w:val="000000" w:themeColor="text1"/>
                </w:rPr>
                <w:t xml:space="preserve"> Director, Docentes y Alumnos.</w:t>
              </w:r>
            </w:ins>
          </w:p>
          <w:p w14:paraId="62195A56" w14:textId="77777777" w:rsidR="00C8422E" w:rsidRDefault="00C8422E" w:rsidP="00C07E0D">
            <w:pPr>
              <w:pBdr>
                <w:top w:val="nil"/>
                <w:left w:val="nil"/>
                <w:bottom w:val="nil"/>
                <w:right w:val="nil"/>
                <w:between w:val="nil"/>
              </w:pBdr>
              <w:rPr>
                <w:ins w:id="500" w:author="Cuenta Microsoft" w:date="2025-09-30T13:47:00Z"/>
                <w:color w:val="000000" w:themeColor="text1"/>
              </w:rPr>
            </w:pPr>
            <w:ins w:id="501" w:author="Cuenta Microsoft" w:date="2025-09-30T13:47:00Z">
              <w:r>
                <w:rPr>
                  <w:color w:val="000000" w:themeColor="text1"/>
                </w:rPr>
                <w:t>Tutores.</w:t>
              </w:r>
            </w:ins>
          </w:p>
          <w:p w14:paraId="01AB8AE2" w14:textId="77777777" w:rsidR="00C8422E" w:rsidRPr="00F94CE5" w:rsidRDefault="00C8422E" w:rsidP="00C07E0D">
            <w:pPr>
              <w:pBdr>
                <w:top w:val="nil"/>
                <w:left w:val="nil"/>
                <w:bottom w:val="nil"/>
                <w:right w:val="nil"/>
                <w:between w:val="nil"/>
              </w:pBdr>
              <w:rPr>
                <w:ins w:id="502" w:author="Cuenta Microsoft" w:date="2025-09-30T13:47:00Z"/>
                <w:color w:val="000000" w:themeColor="text1"/>
              </w:rPr>
            </w:pPr>
            <w:proofErr w:type="spellStart"/>
            <w:ins w:id="503" w:author="Cuenta Microsoft" w:date="2025-09-30T13:47:00Z">
              <w:r>
                <w:rPr>
                  <w:color w:val="000000" w:themeColor="text1"/>
                </w:rPr>
                <w:t>Comite</w:t>
              </w:r>
              <w:proofErr w:type="spellEnd"/>
              <w:r>
                <w:rPr>
                  <w:color w:val="000000" w:themeColor="text1"/>
                </w:rPr>
                <w:t xml:space="preserve"> de Padres de Familia.</w:t>
              </w:r>
            </w:ins>
          </w:p>
        </w:tc>
        <w:tc>
          <w:tcPr>
            <w:tcW w:w="2840" w:type="dxa"/>
          </w:tcPr>
          <w:p w14:paraId="2CFBBA53" w14:textId="77777777" w:rsidR="00C8422E" w:rsidRDefault="00C8422E" w:rsidP="00C07E0D">
            <w:pPr>
              <w:rPr>
                <w:ins w:id="504" w:author="Cuenta Microsoft" w:date="2025-09-30T13:47:00Z"/>
                <w:color w:val="000000" w:themeColor="text1"/>
              </w:rPr>
            </w:pPr>
          </w:p>
          <w:p w14:paraId="5027BACD" w14:textId="77777777" w:rsidR="00C8422E" w:rsidRDefault="00C8422E" w:rsidP="00C07E0D">
            <w:pPr>
              <w:rPr>
                <w:ins w:id="505" w:author="Cuenta Microsoft" w:date="2025-09-30T13:47:00Z"/>
                <w:color w:val="000000" w:themeColor="text1"/>
              </w:rPr>
            </w:pPr>
          </w:p>
          <w:p w14:paraId="1F36213E" w14:textId="77777777" w:rsidR="00C8422E" w:rsidRDefault="00C8422E" w:rsidP="00C07E0D">
            <w:pPr>
              <w:rPr>
                <w:ins w:id="506" w:author="Cuenta Microsoft" w:date="2025-09-30T13:47:00Z"/>
                <w:color w:val="000000" w:themeColor="text1"/>
              </w:rPr>
            </w:pPr>
          </w:p>
          <w:p w14:paraId="7AA60809" w14:textId="77777777" w:rsidR="00C8422E" w:rsidRDefault="00C8422E" w:rsidP="00C07E0D">
            <w:pPr>
              <w:rPr>
                <w:ins w:id="507" w:author="Cuenta Microsoft" w:date="2025-09-30T13:47:00Z"/>
                <w:color w:val="000000" w:themeColor="text1"/>
              </w:rPr>
            </w:pPr>
          </w:p>
          <w:p w14:paraId="4E8F2A2B" w14:textId="77777777" w:rsidR="00C8422E" w:rsidRDefault="00C8422E" w:rsidP="00C07E0D">
            <w:pPr>
              <w:rPr>
                <w:ins w:id="508" w:author="Cuenta Microsoft" w:date="2025-09-30T13:47:00Z"/>
                <w:color w:val="000000" w:themeColor="text1"/>
              </w:rPr>
            </w:pPr>
            <w:ins w:id="509" w:author="Cuenta Microsoft" w:date="2025-09-30T13:47:00Z">
              <w:r>
                <w:rPr>
                  <w:color w:val="000000" w:themeColor="text1"/>
                </w:rPr>
                <w:t xml:space="preserve">Plantación </w:t>
              </w:r>
            </w:ins>
          </w:p>
          <w:p w14:paraId="655198D9" w14:textId="77777777" w:rsidR="00C8422E" w:rsidRPr="00F94CE5" w:rsidRDefault="00C8422E" w:rsidP="00C07E0D">
            <w:pPr>
              <w:rPr>
                <w:ins w:id="510" w:author="Cuenta Microsoft" w:date="2025-09-30T13:47:00Z"/>
                <w:color w:val="000000" w:themeColor="text1"/>
              </w:rPr>
            </w:pPr>
            <w:ins w:id="511" w:author="Cuenta Microsoft" w:date="2025-09-30T13:47:00Z">
              <w:r>
                <w:rPr>
                  <w:color w:val="000000" w:themeColor="text1"/>
                </w:rPr>
                <w:t xml:space="preserve"> Octubre y </w:t>
              </w:r>
              <w:proofErr w:type="gramStart"/>
              <w:r>
                <w:rPr>
                  <w:color w:val="000000" w:themeColor="text1"/>
                </w:rPr>
                <w:t>Noviembre</w:t>
              </w:r>
              <w:proofErr w:type="gramEnd"/>
            </w:ins>
          </w:p>
          <w:p w14:paraId="0661A5E3" w14:textId="77777777" w:rsidR="00C8422E" w:rsidRDefault="00C8422E" w:rsidP="00C07E0D">
            <w:pPr>
              <w:rPr>
                <w:ins w:id="512" w:author="Cuenta Microsoft" w:date="2025-09-30T13:47:00Z"/>
                <w:color w:val="000000" w:themeColor="text1"/>
              </w:rPr>
            </w:pPr>
          </w:p>
          <w:p w14:paraId="6B259BE7" w14:textId="77777777" w:rsidR="00C8422E" w:rsidRDefault="00C8422E" w:rsidP="00C07E0D">
            <w:pPr>
              <w:rPr>
                <w:ins w:id="513" w:author="Cuenta Microsoft" w:date="2025-09-30T13:47:00Z"/>
                <w:color w:val="000000" w:themeColor="text1"/>
              </w:rPr>
            </w:pPr>
            <w:ins w:id="514" w:author="Cuenta Microsoft" w:date="2025-09-30T13:47:00Z">
              <w:r>
                <w:rPr>
                  <w:color w:val="000000" w:themeColor="text1"/>
                </w:rPr>
                <w:t xml:space="preserve">Riego </w:t>
              </w:r>
            </w:ins>
          </w:p>
          <w:p w14:paraId="1CDACDBA" w14:textId="77777777" w:rsidR="00C8422E" w:rsidRPr="00F94CE5" w:rsidRDefault="00C8422E" w:rsidP="00C07E0D">
            <w:pPr>
              <w:rPr>
                <w:ins w:id="515" w:author="Cuenta Microsoft" w:date="2025-09-30T13:47:00Z"/>
                <w:color w:val="000000" w:themeColor="text1"/>
              </w:rPr>
            </w:pPr>
            <w:ins w:id="516" w:author="Cuenta Microsoft" w:date="2025-09-30T13:47:00Z">
              <w:r>
                <w:rPr>
                  <w:color w:val="000000" w:themeColor="text1"/>
                </w:rPr>
                <w:t xml:space="preserve">Marzo, </w:t>
              </w:r>
              <w:proofErr w:type="gramStart"/>
              <w:r>
                <w:rPr>
                  <w:color w:val="000000" w:themeColor="text1"/>
                </w:rPr>
                <w:t>Abril</w:t>
              </w:r>
              <w:proofErr w:type="gramEnd"/>
              <w:r>
                <w:rPr>
                  <w:color w:val="000000" w:themeColor="text1"/>
                </w:rPr>
                <w:t xml:space="preserve"> y Mayo</w:t>
              </w:r>
            </w:ins>
          </w:p>
        </w:tc>
        <w:tc>
          <w:tcPr>
            <w:tcW w:w="2840" w:type="dxa"/>
          </w:tcPr>
          <w:p w14:paraId="11132620" w14:textId="77777777" w:rsidR="00C8422E" w:rsidRDefault="00C8422E" w:rsidP="00C07E0D">
            <w:pPr>
              <w:rPr>
                <w:ins w:id="517" w:author="Cuenta Microsoft" w:date="2025-09-30T13:47:00Z"/>
                <w:color w:val="000000" w:themeColor="text1"/>
              </w:rPr>
            </w:pPr>
          </w:p>
          <w:p w14:paraId="26AA4D07" w14:textId="77777777" w:rsidR="00C8422E" w:rsidRDefault="00C8422E" w:rsidP="00C07E0D">
            <w:pPr>
              <w:rPr>
                <w:ins w:id="518" w:author="Cuenta Microsoft" w:date="2025-09-30T13:47:00Z"/>
                <w:color w:val="000000" w:themeColor="text1"/>
              </w:rPr>
            </w:pPr>
          </w:p>
          <w:p w14:paraId="6E59D03E" w14:textId="77777777" w:rsidR="00C8422E" w:rsidRDefault="00C8422E" w:rsidP="00C07E0D">
            <w:pPr>
              <w:rPr>
                <w:ins w:id="519" w:author="Cuenta Microsoft" w:date="2025-09-30T13:47:00Z"/>
                <w:color w:val="000000" w:themeColor="text1"/>
              </w:rPr>
            </w:pPr>
          </w:p>
          <w:p w14:paraId="0696DE67" w14:textId="77777777" w:rsidR="00C8422E" w:rsidRPr="00F94CE5" w:rsidRDefault="00C8422E" w:rsidP="00C07E0D">
            <w:pPr>
              <w:rPr>
                <w:ins w:id="520" w:author="Cuenta Microsoft" w:date="2025-09-30T13:47:00Z"/>
                <w:color w:val="000000" w:themeColor="text1"/>
              </w:rPr>
            </w:pPr>
            <w:ins w:id="521" w:author="Cuenta Microsoft" w:date="2025-09-30T13:47:00Z">
              <w:r>
                <w:rPr>
                  <w:color w:val="000000" w:themeColor="text1"/>
                </w:rPr>
                <w:t xml:space="preserve">Fotografías o videos </w:t>
              </w:r>
            </w:ins>
          </w:p>
        </w:tc>
      </w:tr>
    </w:tbl>
    <w:p w14:paraId="5001DF8E" w14:textId="77777777" w:rsidR="00C8422E" w:rsidRPr="00F94CE5" w:rsidRDefault="00C8422E" w:rsidP="00C8422E">
      <w:pPr>
        <w:rPr>
          <w:ins w:id="522" w:author="Cuenta Microsoft" w:date="2025-09-30T13:47:00Z"/>
          <w:rFonts w:ascii="Arial" w:eastAsia="Arial" w:hAnsi="Arial" w:cs="Arial"/>
          <w:b/>
          <w:color w:val="000000" w:themeColor="text1"/>
          <w:sz w:val="24"/>
          <w:szCs w:val="24"/>
          <w:u w:val="single"/>
        </w:rPr>
      </w:pPr>
    </w:p>
    <w:p w14:paraId="72EA2B2A" w14:textId="77777777" w:rsidR="00C8422E" w:rsidRPr="00F94CE5" w:rsidRDefault="00C8422E" w:rsidP="00C8422E">
      <w:pPr>
        <w:rPr>
          <w:ins w:id="523" w:author="Cuenta Microsoft" w:date="2025-09-30T13:47:00Z"/>
          <w:rFonts w:ascii="Arial" w:eastAsia="Arial" w:hAnsi="Arial" w:cs="Arial"/>
          <w:b/>
          <w:color w:val="000000" w:themeColor="text1"/>
          <w:sz w:val="24"/>
          <w:szCs w:val="24"/>
          <w:u w:val="single"/>
        </w:rPr>
      </w:pPr>
    </w:p>
    <w:p w14:paraId="0CC288BA" w14:textId="77777777" w:rsidR="00C8422E" w:rsidRPr="006672DD" w:rsidRDefault="00C8422E" w:rsidP="00C8422E">
      <w:pPr>
        <w:rPr>
          <w:ins w:id="524" w:author="Cuenta Microsoft" w:date="2025-09-30T13:47:00Z"/>
          <w:rFonts w:ascii="Arial" w:hAnsi="Arial" w:cs="Arial"/>
          <w:color w:val="242424"/>
          <w:sz w:val="24"/>
          <w:szCs w:val="24"/>
        </w:rPr>
      </w:pPr>
      <w:ins w:id="525" w:author="Cuenta Microsoft" w:date="2025-09-30T13:47:00Z">
        <w:r w:rsidRPr="006672DD">
          <w:rPr>
            <w:rFonts w:ascii="Arial" w:eastAsia="Arial" w:hAnsi="Arial" w:cs="Arial"/>
            <w:b/>
            <w:color w:val="000000" w:themeColor="text1"/>
            <w:sz w:val="24"/>
            <w:szCs w:val="24"/>
          </w:rPr>
          <w:t xml:space="preserve">CATEGORIA 1: </w:t>
        </w:r>
        <w:r w:rsidRPr="000444D5">
          <w:rPr>
            <w:rFonts w:ascii="Arial" w:hAnsi="Arial" w:cs="Arial"/>
            <w:color w:val="000000" w:themeColor="text1"/>
            <w:sz w:val="24"/>
            <w:szCs w:val="24"/>
          </w:rPr>
          <w:t>Desarrollo académico y del aprendizaje.</w:t>
        </w:r>
      </w:ins>
    </w:p>
    <w:p w14:paraId="1E03F893" w14:textId="77777777" w:rsidR="00C8422E" w:rsidRPr="006672DD" w:rsidRDefault="00C8422E" w:rsidP="00C8422E">
      <w:pPr>
        <w:rPr>
          <w:ins w:id="526" w:author="Cuenta Microsoft" w:date="2025-09-30T13:47:00Z"/>
          <w:rFonts w:ascii="Arial" w:hAnsi="Arial" w:cs="Arial"/>
          <w:b/>
          <w:bCs/>
          <w:color w:val="000000" w:themeColor="text1"/>
          <w:sz w:val="24"/>
          <w:szCs w:val="24"/>
        </w:rPr>
      </w:pPr>
      <w:ins w:id="527" w:author="Cuenta Microsoft" w:date="2025-09-30T13:47:00Z">
        <w:r w:rsidRPr="006672DD">
          <w:rPr>
            <w:rFonts w:ascii="Arial" w:hAnsi="Arial" w:cs="Arial"/>
            <w:b/>
            <w:bCs/>
            <w:color w:val="000000" w:themeColor="text1"/>
            <w:sz w:val="24"/>
            <w:szCs w:val="24"/>
          </w:rPr>
          <w:t>TEMA:</w:t>
        </w:r>
        <w:r w:rsidRPr="00CB3461">
          <w:rPr>
            <w:rFonts w:ascii="Arial" w:hAnsi="Arial" w:cs="Arial"/>
            <w:color w:val="000000" w:themeColor="text1"/>
            <w:sz w:val="24"/>
            <w:szCs w:val="24"/>
          </w:rPr>
          <w:t xml:space="preserve"> Indicadores académicos (Reprobación, eficiencia terminal y abandono escolar).</w:t>
        </w:r>
      </w:ins>
    </w:p>
    <w:p w14:paraId="1963F14D" w14:textId="77777777" w:rsidR="00C8422E" w:rsidRPr="00CB3461" w:rsidRDefault="00C8422E" w:rsidP="00C8422E">
      <w:pPr>
        <w:rPr>
          <w:ins w:id="528" w:author="Cuenta Microsoft" w:date="2025-09-30T13:47:00Z"/>
          <w:rFonts w:ascii="Arial" w:hAnsi="Arial" w:cs="Arial"/>
          <w:color w:val="000000" w:themeColor="text1"/>
          <w:sz w:val="24"/>
          <w:szCs w:val="24"/>
        </w:rPr>
      </w:pPr>
      <w:ins w:id="529" w:author="Cuenta Microsoft" w:date="2025-09-30T13:47:00Z">
        <w:r w:rsidRPr="006672DD">
          <w:rPr>
            <w:rFonts w:ascii="Arial" w:eastAsia="Arial" w:hAnsi="Arial" w:cs="Arial"/>
            <w:b/>
            <w:color w:val="000000" w:themeColor="text1"/>
            <w:sz w:val="24"/>
            <w:szCs w:val="24"/>
          </w:rPr>
          <w:t>META:</w:t>
        </w:r>
        <w:r w:rsidRPr="006672DD">
          <w:rPr>
            <w:rFonts w:ascii="Arial" w:eastAsia="Arial" w:hAnsi="Arial" w:cs="Arial"/>
            <w:color w:val="000000" w:themeColor="text1"/>
            <w:sz w:val="24"/>
            <w:szCs w:val="24"/>
          </w:rPr>
          <w:t xml:space="preserve"> </w:t>
        </w:r>
        <w:r>
          <w:rPr>
            <w:rFonts w:ascii="Arial" w:hAnsi="Arial" w:cs="Arial"/>
            <w:color w:val="000000" w:themeColor="text1"/>
            <w:sz w:val="24"/>
            <w:szCs w:val="24"/>
          </w:rPr>
          <w:t>M</w:t>
        </w:r>
        <w:r w:rsidRPr="00CB3461">
          <w:rPr>
            <w:rFonts w:ascii="Arial" w:hAnsi="Arial" w:cs="Arial"/>
            <w:color w:val="000000" w:themeColor="text1"/>
            <w:sz w:val="24"/>
            <w:szCs w:val="24"/>
          </w:rPr>
          <w:t>ejorar el rendimiento académico de los alumnos previamente monitoreados de un 90% a un 95% en comprensión lectora e identificación de diferentes tipos de textos.</w:t>
        </w:r>
      </w:ins>
    </w:p>
    <w:tbl>
      <w:tblPr>
        <w:tblW w:w="14606" w:type="dxa"/>
        <w:tblInd w:w="-7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00" w:firstRow="0" w:lastRow="0" w:firstColumn="0" w:lastColumn="0" w:noHBand="0" w:noVBand="1"/>
      </w:tblPr>
      <w:tblGrid>
        <w:gridCol w:w="3378"/>
        <w:gridCol w:w="3399"/>
        <w:gridCol w:w="2149"/>
        <w:gridCol w:w="2840"/>
        <w:gridCol w:w="2840"/>
      </w:tblGrid>
      <w:tr w:rsidR="00C8422E" w:rsidRPr="00F94CE5" w14:paraId="4FB72EED" w14:textId="77777777" w:rsidTr="00C07E0D">
        <w:trPr>
          <w:ins w:id="530" w:author="Cuenta Microsoft" w:date="2025-09-30T13:47:00Z"/>
        </w:trPr>
        <w:tc>
          <w:tcPr>
            <w:tcW w:w="3378" w:type="dxa"/>
          </w:tcPr>
          <w:p w14:paraId="2A2CDEE8" w14:textId="77777777" w:rsidR="00C8422E" w:rsidRPr="00F94CE5" w:rsidRDefault="00C8422E" w:rsidP="00C07E0D">
            <w:pPr>
              <w:jc w:val="center"/>
              <w:rPr>
                <w:ins w:id="531" w:author="Cuenta Microsoft" w:date="2025-09-30T13:47:00Z"/>
                <w:b/>
                <w:color w:val="000000" w:themeColor="text1"/>
              </w:rPr>
            </w:pPr>
            <w:ins w:id="532" w:author="Cuenta Microsoft" w:date="2025-09-30T13:47:00Z">
              <w:r>
                <w:rPr>
                  <w:b/>
                  <w:color w:val="000000" w:themeColor="text1"/>
                </w:rPr>
                <w:t>Diagnostico</w:t>
              </w:r>
            </w:ins>
          </w:p>
        </w:tc>
        <w:tc>
          <w:tcPr>
            <w:tcW w:w="3399" w:type="dxa"/>
          </w:tcPr>
          <w:p w14:paraId="16702C25" w14:textId="77777777" w:rsidR="00C8422E" w:rsidRPr="00F94CE5" w:rsidRDefault="00C8422E" w:rsidP="00C07E0D">
            <w:pPr>
              <w:jc w:val="center"/>
              <w:rPr>
                <w:ins w:id="533" w:author="Cuenta Microsoft" w:date="2025-09-30T13:47:00Z"/>
                <w:b/>
                <w:color w:val="000000" w:themeColor="text1"/>
              </w:rPr>
            </w:pPr>
            <w:ins w:id="534" w:author="Cuenta Microsoft" w:date="2025-09-30T13:47:00Z">
              <w:r>
                <w:rPr>
                  <w:b/>
                  <w:color w:val="000000" w:themeColor="text1"/>
                </w:rPr>
                <w:t>Estrategias y/o Acciones</w:t>
              </w:r>
            </w:ins>
          </w:p>
        </w:tc>
        <w:tc>
          <w:tcPr>
            <w:tcW w:w="2149" w:type="dxa"/>
          </w:tcPr>
          <w:p w14:paraId="685A5451" w14:textId="77777777" w:rsidR="00C8422E" w:rsidRPr="00F94CE5" w:rsidRDefault="00C8422E" w:rsidP="00C07E0D">
            <w:pPr>
              <w:jc w:val="center"/>
              <w:rPr>
                <w:ins w:id="535" w:author="Cuenta Microsoft" w:date="2025-09-30T13:47:00Z"/>
                <w:b/>
                <w:color w:val="000000" w:themeColor="text1"/>
              </w:rPr>
            </w:pPr>
            <w:ins w:id="536" w:author="Cuenta Microsoft" w:date="2025-09-30T13:47:00Z">
              <w:r>
                <w:rPr>
                  <w:b/>
                  <w:color w:val="000000" w:themeColor="text1"/>
                </w:rPr>
                <w:t xml:space="preserve">Responsable </w:t>
              </w:r>
            </w:ins>
          </w:p>
        </w:tc>
        <w:tc>
          <w:tcPr>
            <w:tcW w:w="2840" w:type="dxa"/>
          </w:tcPr>
          <w:p w14:paraId="6C618F33" w14:textId="77777777" w:rsidR="00C8422E" w:rsidRDefault="00C8422E" w:rsidP="00C07E0D">
            <w:pPr>
              <w:jc w:val="center"/>
              <w:rPr>
                <w:ins w:id="537" w:author="Cuenta Microsoft" w:date="2025-09-30T13:47:00Z"/>
                <w:b/>
                <w:color w:val="000000" w:themeColor="text1"/>
              </w:rPr>
            </w:pPr>
            <w:ins w:id="538" w:author="Cuenta Microsoft" w:date="2025-09-30T13:47:00Z">
              <w:r>
                <w:rPr>
                  <w:b/>
                  <w:color w:val="000000" w:themeColor="text1"/>
                </w:rPr>
                <w:t xml:space="preserve">Cronograma </w:t>
              </w:r>
            </w:ins>
          </w:p>
        </w:tc>
        <w:tc>
          <w:tcPr>
            <w:tcW w:w="2840" w:type="dxa"/>
          </w:tcPr>
          <w:p w14:paraId="75BF8751" w14:textId="77777777" w:rsidR="00C8422E" w:rsidRDefault="00C8422E" w:rsidP="00C07E0D">
            <w:pPr>
              <w:jc w:val="center"/>
              <w:rPr>
                <w:ins w:id="539" w:author="Cuenta Microsoft" w:date="2025-09-30T13:47:00Z"/>
                <w:b/>
                <w:color w:val="000000" w:themeColor="text1"/>
              </w:rPr>
            </w:pPr>
            <w:ins w:id="540" w:author="Cuenta Microsoft" w:date="2025-09-30T13:47:00Z">
              <w:r>
                <w:rPr>
                  <w:b/>
                  <w:color w:val="000000" w:themeColor="text1"/>
                </w:rPr>
                <w:t xml:space="preserve">Evidencia </w:t>
              </w:r>
            </w:ins>
          </w:p>
        </w:tc>
      </w:tr>
      <w:tr w:rsidR="00C8422E" w:rsidRPr="00F94CE5" w14:paraId="1905C146" w14:textId="77777777" w:rsidTr="00C07E0D">
        <w:trPr>
          <w:trHeight w:val="4071"/>
          <w:ins w:id="541" w:author="Cuenta Microsoft" w:date="2025-09-30T13:47:00Z"/>
        </w:trPr>
        <w:tc>
          <w:tcPr>
            <w:tcW w:w="3378" w:type="dxa"/>
          </w:tcPr>
          <w:p w14:paraId="419027B8" w14:textId="77777777" w:rsidR="00C8422E" w:rsidRDefault="00C8422E" w:rsidP="00C07E0D">
            <w:pPr>
              <w:jc w:val="both"/>
              <w:rPr>
                <w:ins w:id="542" w:author="Cuenta Microsoft" w:date="2025-09-30T13:47:00Z"/>
                <w:color w:val="000000" w:themeColor="text1"/>
              </w:rPr>
            </w:pPr>
            <w:ins w:id="543" w:author="Cuenta Microsoft" w:date="2025-09-30T13:47:00Z">
              <w:r>
                <w:rPr>
                  <w:color w:val="000000" w:themeColor="text1"/>
                </w:rPr>
                <w:t>En el Centro de Trabajo existen un alto número de alumnos que no son capaces de identificar los diferentes tipos de texto y sus características:</w:t>
              </w:r>
            </w:ins>
          </w:p>
          <w:p w14:paraId="52508DB7" w14:textId="77777777" w:rsidR="00C8422E" w:rsidRPr="00F94CE5" w:rsidRDefault="00C8422E" w:rsidP="00C07E0D">
            <w:pPr>
              <w:jc w:val="both"/>
              <w:rPr>
                <w:ins w:id="544" w:author="Cuenta Microsoft" w:date="2025-09-30T13:47:00Z"/>
                <w:color w:val="000000" w:themeColor="text1"/>
              </w:rPr>
            </w:pPr>
            <w:ins w:id="545" w:author="Cuenta Microsoft" w:date="2025-09-30T13:47:00Z">
              <w:r>
                <w:rPr>
                  <w:color w:val="000000" w:themeColor="text1"/>
                </w:rPr>
                <w:t>Narrativo, descriptivo, expositivo, argumentativo e instructivo.</w:t>
              </w:r>
            </w:ins>
          </w:p>
        </w:tc>
        <w:tc>
          <w:tcPr>
            <w:tcW w:w="3399" w:type="dxa"/>
          </w:tcPr>
          <w:p w14:paraId="77599771" w14:textId="77777777" w:rsidR="00C8422E" w:rsidRDefault="00C8422E" w:rsidP="00C07E0D">
            <w:pPr>
              <w:jc w:val="both"/>
              <w:rPr>
                <w:ins w:id="546" w:author="Cuenta Microsoft" w:date="2025-09-30T13:47:00Z"/>
                <w:color w:val="000000" w:themeColor="text1"/>
              </w:rPr>
            </w:pPr>
            <w:ins w:id="547" w:author="Cuenta Microsoft" w:date="2025-09-30T13:47:00Z">
              <w:r w:rsidRPr="0078587F">
                <w:rPr>
                  <w:color w:val="000000" w:themeColor="text1"/>
                </w:rPr>
                <w:t xml:space="preserve">En reunión </w:t>
              </w:r>
              <w:r>
                <w:rPr>
                  <w:color w:val="000000" w:themeColor="text1"/>
                </w:rPr>
                <w:t>colaborativa se acordó:</w:t>
              </w:r>
            </w:ins>
          </w:p>
          <w:p w14:paraId="4313D4D1" w14:textId="77777777" w:rsidR="00C8422E" w:rsidRDefault="00C8422E" w:rsidP="00C07E0D">
            <w:pPr>
              <w:jc w:val="both"/>
              <w:rPr>
                <w:ins w:id="548" w:author="Cuenta Microsoft" w:date="2025-09-30T13:47:00Z"/>
                <w:color w:val="000000" w:themeColor="text1"/>
              </w:rPr>
            </w:pPr>
          </w:p>
          <w:p w14:paraId="6AD83F0C" w14:textId="77777777" w:rsidR="00C8422E" w:rsidRDefault="00C8422E" w:rsidP="00C07E0D">
            <w:pPr>
              <w:jc w:val="both"/>
              <w:rPr>
                <w:ins w:id="549" w:author="Cuenta Microsoft" w:date="2025-09-30T13:47:00Z"/>
                <w:color w:val="000000" w:themeColor="text1"/>
              </w:rPr>
            </w:pPr>
            <w:ins w:id="550" w:author="Cuenta Microsoft" w:date="2025-09-30T13:47:00Z">
              <w:r>
                <w:rPr>
                  <w:color w:val="000000" w:themeColor="text1"/>
                </w:rPr>
                <w:t xml:space="preserve">1.- Compartir experiencias pedagógicas para mejorar la identificación de tipos de textos en la lectura. </w:t>
              </w:r>
            </w:ins>
          </w:p>
          <w:p w14:paraId="04F7A97F" w14:textId="77777777" w:rsidR="00C8422E" w:rsidRDefault="00C8422E" w:rsidP="00C07E0D">
            <w:pPr>
              <w:jc w:val="both"/>
              <w:rPr>
                <w:ins w:id="551" w:author="Cuenta Microsoft" w:date="2025-09-30T13:47:00Z"/>
                <w:color w:val="000000" w:themeColor="text1"/>
              </w:rPr>
            </w:pPr>
            <w:ins w:id="552" w:author="Cuenta Microsoft" w:date="2025-09-30T13:47:00Z">
              <w:r>
                <w:rPr>
                  <w:color w:val="000000" w:themeColor="text1"/>
                </w:rPr>
                <w:t>2.- Recopilación de experiencias pedagógicas de los docentes.</w:t>
              </w:r>
            </w:ins>
          </w:p>
          <w:p w14:paraId="2C2E239C" w14:textId="77777777" w:rsidR="00C8422E" w:rsidRDefault="00C8422E" w:rsidP="00C07E0D">
            <w:pPr>
              <w:jc w:val="both"/>
              <w:rPr>
                <w:ins w:id="553" w:author="Cuenta Microsoft" w:date="2025-09-30T13:47:00Z"/>
                <w:color w:val="000000" w:themeColor="text1"/>
              </w:rPr>
            </w:pPr>
            <w:ins w:id="554" w:author="Cuenta Microsoft" w:date="2025-09-30T13:47:00Z">
              <w:r>
                <w:rPr>
                  <w:color w:val="000000" w:themeColor="text1"/>
                </w:rPr>
                <w:t>3.- S</w:t>
              </w:r>
              <w:r w:rsidRPr="00CB3461">
                <w:rPr>
                  <w:color w:val="000000" w:themeColor="text1"/>
                </w:rPr>
                <w:t>eleccionar lecturas con diferentes tipos de texto</w:t>
              </w:r>
              <w:r>
                <w:rPr>
                  <w:color w:val="000000" w:themeColor="text1"/>
                </w:rPr>
                <w:t>.</w:t>
              </w:r>
            </w:ins>
          </w:p>
          <w:p w14:paraId="0118F38A" w14:textId="77777777" w:rsidR="00C8422E" w:rsidRDefault="00C8422E" w:rsidP="00C07E0D">
            <w:pPr>
              <w:jc w:val="both"/>
              <w:rPr>
                <w:ins w:id="555" w:author="Cuenta Microsoft" w:date="2025-09-30T13:47:00Z"/>
                <w:color w:val="000000" w:themeColor="text1"/>
              </w:rPr>
            </w:pPr>
            <w:ins w:id="556" w:author="Cuenta Microsoft" w:date="2025-09-30T13:47:00Z">
              <w:r>
                <w:rPr>
                  <w:color w:val="000000" w:themeColor="text1"/>
                </w:rPr>
                <w:t>4.- E</w:t>
              </w:r>
              <w:r w:rsidRPr="00CB3461">
                <w:rPr>
                  <w:color w:val="000000" w:themeColor="text1"/>
                </w:rPr>
                <w:t>stablecer un cronograma dedicado a la lectura</w:t>
              </w:r>
            </w:ins>
          </w:p>
          <w:p w14:paraId="35439CC5" w14:textId="77777777" w:rsidR="00C8422E" w:rsidRPr="00F94CE5" w:rsidRDefault="00C8422E" w:rsidP="00C07E0D">
            <w:pPr>
              <w:jc w:val="both"/>
              <w:rPr>
                <w:ins w:id="557" w:author="Cuenta Microsoft" w:date="2025-09-30T13:47:00Z"/>
                <w:color w:val="000000" w:themeColor="text1"/>
                <w:sz w:val="20"/>
                <w:szCs w:val="20"/>
              </w:rPr>
            </w:pPr>
            <w:ins w:id="558" w:author="Cuenta Microsoft" w:date="2025-09-30T13:47:00Z">
              <w:r>
                <w:rPr>
                  <w:color w:val="000000" w:themeColor="text1"/>
                </w:rPr>
                <w:t>5.- I</w:t>
              </w:r>
              <w:r w:rsidRPr="00CB3461">
                <w:rPr>
                  <w:color w:val="000000" w:themeColor="text1"/>
                </w:rPr>
                <w:t>ntegrar un círculo de lectura rotando diversos tipos de texto, narrativo, descriptivo, expositivo, argumentativo e instructivo.</w:t>
              </w:r>
            </w:ins>
          </w:p>
        </w:tc>
        <w:tc>
          <w:tcPr>
            <w:tcW w:w="2149" w:type="dxa"/>
          </w:tcPr>
          <w:p w14:paraId="7DE20EC6" w14:textId="77777777" w:rsidR="00C8422E" w:rsidRDefault="00C8422E" w:rsidP="00C07E0D">
            <w:pPr>
              <w:pBdr>
                <w:top w:val="nil"/>
                <w:left w:val="nil"/>
                <w:bottom w:val="nil"/>
                <w:right w:val="nil"/>
                <w:between w:val="nil"/>
              </w:pBdr>
              <w:rPr>
                <w:ins w:id="559" w:author="Cuenta Microsoft" w:date="2025-09-30T13:47:00Z"/>
                <w:color w:val="000000" w:themeColor="text1"/>
              </w:rPr>
            </w:pPr>
            <w:ins w:id="560" w:author="Cuenta Microsoft" w:date="2025-09-30T13:47:00Z">
              <w:r>
                <w:rPr>
                  <w:color w:val="000000" w:themeColor="text1"/>
                </w:rPr>
                <w:t xml:space="preserve">Director </w:t>
              </w:r>
            </w:ins>
          </w:p>
          <w:p w14:paraId="645DCC22" w14:textId="77777777" w:rsidR="00C8422E" w:rsidRDefault="00C8422E" w:rsidP="00C07E0D">
            <w:pPr>
              <w:pBdr>
                <w:top w:val="nil"/>
                <w:left w:val="nil"/>
                <w:bottom w:val="nil"/>
                <w:right w:val="nil"/>
                <w:between w:val="nil"/>
              </w:pBdr>
              <w:rPr>
                <w:ins w:id="561" w:author="Cuenta Microsoft" w:date="2025-09-30T13:47:00Z"/>
                <w:color w:val="000000" w:themeColor="text1"/>
              </w:rPr>
            </w:pPr>
            <w:ins w:id="562" w:author="Cuenta Microsoft" w:date="2025-09-30T13:47:00Z">
              <w:r>
                <w:rPr>
                  <w:color w:val="000000" w:themeColor="text1"/>
                </w:rPr>
                <w:t xml:space="preserve">Docentes </w:t>
              </w:r>
            </w:ins>
          </w:p>
          <w:p w14:paraId="7D6D22DE" w14:textId="77777777" w:rsidR="00C8422E" w:rsidRDefault="00C8422E" w:rsidP="00C07E0D">
            <w:pPr>
              <w:pBdr>
                <w:top w:val="nil"/>
                <w:left w:val="nil"/>
                <w:bottom w:val="nil"/>
                <w:right w:val="nil"/>
                <w:between w:val="nil"/>
              </w:pBdr>
              <w:rPr>
                <w:ins w:id="563" w:author="Cuenta Microsoft" w:date="2025-09-30T13:47:00Z"/>
                <w:color w:val="000000" w:themeColor="text1"/>
              </w:rPr>
            </w:pPr>
          </w:p>
          <w:p w14:paraId="5EDF9BC7" w14:textId="77777777" w:rsidR="00C8422E" w:rsidRDefault="00C8422E" w:rsidP="00C07E0D">
            <w:pPr>
              <w:pBdr>
                <w:top w:val="nil"/>
                <w:left w:val="nil"/>
                <w:bottom w:val="nil"/>
                <w:right w:val="nil"/>
                <w:between w:val="nil"/>
              </w:pBdr>
              <w:rPr>
                <w:ins w:id="564" w:author="Cuenta Microsoft" w:date="2025-09-30T13:47:00Z"/>
                <w:color w:val="000000" w:themeColor="text1"/>
              </w:rPr>
            </w:pPr>
          </w:p>
          <w:p w14:paraId="43680852" w14:textId="77777777" w:rsidR="00C8422E" w:rsidRDefault="00C8422E" w:rsidP="00C07E0D">
            <w:pPr>
              <w:pBdr>
                <w:top w:val="nil"/>
                <w:left w:val="nil"/>
                <w:bottom w:val="nil"/>
                <w:right w:val="nil"/>
                <w:between w:val="nil"/>
              </w:pBdr>
              <w:rPr>
                <w:ins w:id="565" w:author="Cuenta Microsoft" w:date="2025-09-30T13:47:00Z"/>
                <w:color w:val="000000" w:themeColor="text1"/>
              </w:rPr>
            </w:pPr>
          </w:p>
          <w:p w14:paraId="09140244" w14:textId="77777777" w:rsidR="00C8422E" w:rsidRDefault="00C8422E" w:rsidP="00C07E0D">
            <w:pPr>
              <w:pBdr>
                <w:top w:val="nil"/>
                <w:left w:val="nil"/>
                <w:bottom w:val="nil"/>
                <w:right w:val="nil"/>
                <w:between w:val="nil"/>
              </w:pBdr>
              <w:rPr>
                <w:ins w:id="566" w:author="Cuenta Microsoft" w:date="2025-09-30T13:47:00Z"/>
                <w:color w:val="000000" w:themeColor="text1"/>
              </w:rPr>
            </w:pPr>
            <w:ins w:id="567" w:author="Cuenta Microsoft" w:date="2025-09-30T13:47:00Z">
              <w:r>
                <w:rPr>
                  <w:color w:val="000000" w:themeColor="text1"/>
                </w:rPr>
                <w:t xml:space="preserve">Docentes </w:t>
              </w:r>
            </w:ins>
          </w:p>
          <w:p w14:paraId="5FA7A153" w14:textId="77777777" w:rsidR="00C8422E" w:rsidRDefault="00C8422E" w:rsidP="00C07E0D">
            <w:pPr>
              <w:pBdr>
                <w:top w:val="nil"/>
                <w:left w:val="nil"/>
                <w:bottom w:val="nil"/>
                <w:right w:val="nil"/>
                <w:between w:val="nil"/>
              </w:pBdr>
              <w:rPr>
                <w:ins w:id="568" w:author="Cuenta Microsoft" w:date="2025-09-30T13:47:00Z"/>
                <w:color w:val="000000" w:themeColor="text1"/>
              </w:rPr>
            </w:pPr>
          </w:p>
          <w:p w14:paraId="3CE4D6F4" w14:textId="77777777" w:rsidR="00C8422E" w:rsidRDefault="00C8422E" w:rsidP="00C07E0D">
            <w:pPr>
              <w:pBdr>
                <w:top w:val="nil"/>
                <w:left w:val="nil"/>
                <w:bottom w:val="nil"/>
                <w:right w:val="nil"/>
                <w:between w:val="nil"/>
              </w:pBdr>
              <w:rPr>
                <w:ins w:id="569" w:author="Cuenta Microsoft" w:date="2025-09-30T13:47:00Z"/>
                <w:color w:val="000000" w:themeColor="text1"/>
              </w:rPr>
            </w:pPr>
            <w:ins w:id="570" w:author="Cuenta Microsoft" w:date="2025-09-30T13:47:00Z">
              <w:r>
                <w:rPr>
                  <w:color w:val="000000" w:themeColor="text1"/>
                </w:rPr>
                <w:t xml:space="preserve">Docentes </w:t>
              </w:r>
            </w:ins>
          </w:p>
          <w:p w14:paraId="32171466" w14:textId="77777777" w:rsidR="00C8422E" w:rsidRDefault="00C8422E" w:rsidP="00C07E0D">
            <w:pPr>
              <w:pBdr>
                <w:top w:val="nil"/>
                <w:left w:val="nil"/>
                <w:bottom w:val="nil"/>
                <w:right w:val="nil"/>
                <w:between w:val="nil"/>
              </w:pBdr>
              <w:rPr>
                <w:ins w:id="571" w:author="Cuenta Microsoft" w:date="2025-09-30T13:47:00Z"/>
                <w:color w:val="000000" w:themeColor="text1"/>
              </w:rPr>
            </w:pPr>
          </w:p>
          <w:p w14:paraId="3A766B04" w14:textId="77777777" w:rsidR="00C8422E" w:rsidRDefault="00C8422E" w:rsidP="00C07E0D">
            <w:pPr>
              <w:pBdr>
                <w:top w:val="nil"/>
                <w:left w:val="nil"/>
                <w:bottom w:val="nil"/>
                <w:right w:val="nil"/>
                <w:between w:val="nil"/>
              </w:pBdr>
              <w:rPr>
                <w:ins w:id="572" w:author="Cuenta Microsoft" w:date="2025-09-30T13:47:00Z"/>
                <w:color w:val="000000" w:themeColor="text1"/>
              </w:rPr>
            </w:pPr>
            <w:ins w:id="573" w:author="Cuenta Microsoft" w:date="2025-09-30T13:47:00Z">
              <w:r>
                <w:rPr>
                  <w:color w:val="000000" w:themeColor="text1"/>
                </w:rPr>
                <w:t xml:space="preserve">Docentes </w:t>
              </w:r>
            </w:ins>
          </w:p>
          <w:p w14:paraId="6BF449BF" w14:textId="77777777" w:rsidR="00C8422E" w:rsidRDefault="00C8422E" w:rsidP="00C07E0D">
            <w:pPr>
              <w:pBdr>
                <w:top w:val="nil"/>
                <w:left w:val="nil"/>
                <w:bottom w:val="nil"/>
                <w:right w:val="nil"/>
                <w:between w:val="nil"/>
              </w:pBdr>
              <w:rPr>
                <w:ins w:id="574" w:author="Cuenta Microsoft" w:date="2025-09-30T13:47:00Z"/>
                <w:color w:val="000000" w:themeColor="text1"/>
              </w:rPr>
            </w:pPr>
          </w:p>
          <w:p w14:paraId="15BE27AA" w14:textId="77777777" w:rsidR="00C8422E" w:rsidRPr="00F94CE5" w:rsidRDefault="00C8422E" w:rsidP="00C07E0D">
            <w:pPr>
              <w:pBdr>
                <w:top w:val="nil"/>
                <w:left w:val="nil"/>
                <w:bottom w:val="nil"/>
                <w:right w:val="nil"/>
                <w:between w:val="nil"/>
              </w:pBdr>
              <w:rPr>
                <w:ins w:id="575" w:author="Cuenta Microsoft" w:date="2025-09-30T13:47:00Z"/>
                <w:color w:val="000000" w:themeColor="text1"/>
              </w:rPr>
            </w:pPr>
            <w:ins w:id="576" w:author="Cuenta Microsoft" w:date="2025-09-30T13:47:00Z">
              <w:r>
                <w:rPr>
                  <w:color w:val="000000" w:themeColor="text1"/>
                </w:rPr>
                <w:t xml:space="preserve">Docentes </w:t>
              </w:r>
            </w:ins>
          </w:p>
          <w:p w14:paraId="3B04613A" w14:textId="77777777" w:rsidR="00C8422E" w:rsidRPr="00F94CE5" w:rsidRDefault="00C8422E" w:rsidP="00C07E0D">
            <w:pPr>
              <w:pBdr>
                <w:top w:val="nil"/>
                <w:left w:val="nil"/>
                <w:bottom w:val="nil"/>
                <w:right w:val="nil"/>
                <w:between w:val="nil"/>
              </w:pBdr>
              <w:rPr>
                <w:ins w:id="577" w:author="Cuenta Microsoft" w:date="2025-09-30T13:47:00Z"/>
                <w:color w:val="000000" w:themeColor="text1"/>
              </w:rPr>
            </w:pPr>
          </w:p>
        </w:tc>
        <w:tc>
          <w:tcPr>
            <w:tcW w:w="2840" w:type="dxa"/>
          </w:tcPr>
          <w:p w14:paraId="3212B7F3" w14:textId="351D223C" w:rsidR="00C8422E" w:rsidRDefault="00C8422E" w:rsidP="00C07E0D">
            <w:pPr>
              <w:rPr>
                <w:ins w:id="578" w:author="Cuenta Microsoft" w:date="2025-09-30T13:47:00Z"/>
                <w:color w:val="000000" w:themeColor="text1"/>
              </w:rPr>
            </w:pPr>
            <w:ins w:id="579" w:author="Cuenta Microsoft" w:date="2025-09-30T13:47:00Z">
              <w:r>
                <w:rPr>
                  <w:color w:val="000000" w:themeColor="text1"/>
                </w:rPr>
                <w:lastRenderedPageBreak/>
                <w:t>27 de septiembre de 2025</w:t>
              </w:r>
            </w:ins>
          </w:p>
          <w:p w14:paraId="1327C2DE" w14:textId="77777777" w:rsidR="00C8422E" w:rsidRDefault="00C8422E" w:rsidP="00C07E0D">
            <w:pPr>
              <w:rPr>
                <w:ins w:id="580" w:author="Cuenta Microsoft" w:date="2025-09-30T13:47:00Z"/>
                <w:color w:val="000000" w:themeColor="text1"/>
              </w:rPr>
            </w:pPr>
          </w:p>
          <w:p w14:paraId="776B6D1A" w14:textId="77777777" w:rsidR="00C8422E" w:rsidRDefault="00C8422E" w:rsidP="00C07E0D">
            <w:pPr>
              <w:rPr>
                <w:ins w:id="581" w:author="Cuenta Microsoft" w:date="2025-09-30T13:47:00Z"/>
                <w:color w:val="000000" w:themeColor="text1"/>
              </w:rPr>
            </w:pPr>
          </w:p>
          <w:p w14:paraId="6F456FF6" w14:textId="77777777" w:rsidR="00C8422E" w:rsidRDefault="00C8422E" w:rsidP="00C07E0D">
            <w:pPr>
              <w:rPr>
                <w:ins w:id="582" w:author="Cuenta Microsoft" w:date="2025-09-30T13:47:00Z"/>
                <w:color w:val="000000" w:themeColor="text1"/>
              </w:rPr>
            </w:pPr>
          </w:p>
          <w:p w14:paraId="55E51166" w14:textId="77777777" w:rsidR="00C8422E" w:rsidRDefault="00C8422E" w:rsidP="00C07E0D">
            <w:pPr>
              <w:rPr>
                <w:ins w:id="583" w:author="Cuenta Microsoft" w:date="2025-09-30T13:47:00Z"/>
                <w:color w:val="000000" w:themeColor="text1"/>
              </w:rPr>
            </w:pPr>
          </w:p>
          <w:p w14:paraId="4FD95896" w14:textId="77777777" w:rsidR="00C8422E" w:rsidRPr="00F94CE5" w:rsidRDefault="00C8422E" w:rsidP="00C07E0D">
            <w:pPr>
              <w:rPr>
                <w:ins w:id="584" w:author="Cuenta Microsoft" w:date="2025-09-30T13:47:00Z"/>
                <w:color w:val="000000" w:themeColor="text1"/>
              </w:rPr>
            </w:pPr>
            <w:ins w:id="585" w:author="Cuenta Microsoft" w:date="2025-09-30T13:47:00Z">
              <w:r>
                <w:rPr>
                  <w:color w:val="000000" w:themeColor="text1"/>
                </w:rPr>
                <w:t>Los 3 últimos días de cada mes.</w:t>
              </w:r>
            </w:ins>
          </w:p>
        </w:tc>
        <w:tc>
          <w:tcPr>
            <w:tcW w:w="2840" w:type="dxa"/>
          </w:tcPr>
          <w:p w14:paraId="602846DC" w14:textId="77777777" w:rsidR="00C8422E" w:rsidRDefault="00C8422E" w:rsidP="00C07E0D">
            <w:pPr>
              <w:rPr>
                <w:ins w:id="586" w:author="Cuenta Microsoft" w:date="2025-09-30T13:47:00Z"/>
                <w:color w:val="000000" w:themeColor="text1"/>
              </w:rPr>
            </w:pPr>
            <w:ins w:id="587" w:author="Cuenta Microsoft" w:date="2025-09-30T13:47:00Z">
              <w:r>
                <w:rPr>
                  <w:color w:val="000000" w:themeColor="text1"/>
                </w:rPr>
                <w:t xml:space="preserve">Minuta de acuerdos </w:t>
              </w:r>
            </w:ins>
          </w:p>
          <w:p w14:paraId="043353FF" w14:textId="77777777" w:rsidR="00C8422E" w:rsidRDefault="00C8422E" w:rsidP="00C07E0D">
            <w:pPr>
              <w:rPr>
                <w:ins w:id="588" w:author="Cuenta Microsoft" w:date="2025-09-30T13:47:00Z"/>
                <w:color w:val="000000" w:themeColor="text1"/>
              </w:rPr>
            </w:pPr>
          </w:p>
          <w:p w14:paraId="402A0A98" w14:textId="77777777" w:rsidR="00C8422E" w:rsidRDefault="00C8422E" w:rsidP="00C07E0D">
            <w:pPr>
              <w:rPr>
                <w:ins w:id="589" w:author="Cuenta Microsoft" w:date="2025-09-30T13:47:00Z"/>
                <w:color w:val="000000" w:themeColor="text1"/>
              </w:rPr>
            </w:pPr>
          </w:p>
          <w:p w14:paraId="27E54276" w14:textId="77777777" w:rsidR="00C8422E" w:rsidRDefault="00C8422E" w:rsidP="00C07E0D">
            <w:pPr>
              <w:rPr>
                <w:ins w:id="590" w:author="Cuenta Microsoft" w:date="2025-09-30T13:47:00Z"/>
                <w:color w:val="000000" w:themeColor="text1"/>
              </w:rPr>
            </w:pPr>
          </w:p>
          <w:p w14:paraId="21336928" w14:textId="77777777" w:rsidR="00C8422E" w:rsidRDefault="00C8422E" w:rsidP="00C07E0D">
            <w:pPr>
              <w:rPr>
                <w:ins w:id="591" w:author="Cuenta Microsoft" w:date="2025-09-30T13:47:00Z"/>
                <w:color w:val="000000" w:themeColor="text1"/>
              </w:rPr>
            </w:pPr>
          </w:p>
          <w:p w14:paraId="4C55F787" w14:textId="77777777" w:rsidR="00C8422E" w:rsidRPr="00F94CE5" w:rsidRDefault="00C8422E" w:rsidP="00C07E0D">
            <w:pPr>
              <w:rPr>
                <w:ins w:id="592" w:author="Cuenta Microsoft" w:date="2025-09-30T13:47:00Z"/>
                <w:color w:val="000000" w:themeColor="text1"/>
              </w:rPr>
            </w:pPr>
            <w:ins w:id="593" w:author="Cuenta Microsoft" w:date="2025-09-30T13:47:00Z">
              <w:r>
                <w:rPr>
                  <w:color w:val="000000" w:themeColor="text1"/>
                </w:rPr>
                <w:t>Juego de ruleta para identificar tipos de texto</w:t>
              </w:r>
            </w:ins>
          </w:p>
        </w:tc>
      </w:tr>
    </w:tbl>
    <w:p w14:paraId="0CD45BFF" w14:textId="77777777" w:rsidR="00C8422E" w:rsidRPr="00F94CE5" w:rsidRDefault="00C8422E" w:rsidP="00C8422E">
      <w:pPr>
        <w:rPr>
          <w:ins w:id="594" w:author="Cuenta Microsoft" w:date="2025-09-30T13:47:00Z"/>
          <w:color w:val="000000" w:themeColor="text1"/>
        </w:rPr>
      </w:pPr>
    </w:p>
    <w:p w14:paraId="152E90E0" w14:textId="77777777" w:rsidR="00C8422E" w:rsidRPr="000444D5" w:rsidRDefault="00C8422E" w:rsidP="00C8422E">
      <w:pPr>
        <w:rPr>
          <w:ins w:id="595" w:author="Cuenta Microsoft" w:date="2025-09-30T13:47:00Z"/>
          <w:rFonts w:ascii="Arial" w:eastAsia="Arial" w:hAnsi="Arial" w:cs="Arial"/>
          <w:color w:val="000000" w:themeColor="text1"/>
        </w:rPr>
      </w:pPr>
      <w:ins w:id="596" w:author="Cuenta Microsoft" w:date="2025-09-30T13:47:00Z">
        <w:r w:rsidRPr="000444D5">
          <w:rPr>
            <w:rFonts w:ascii="Arial" w:eastAsia="Arial" w:hAnsi="Arial" w:cs="Arial"/>
            <w:b/>
            <w:color w:val="000000" w:themeColor="text1"/>
          </w:rPr>
          <w:t>CATEGORIA 1:</w:t>
        </w:r>
        <w:r w:rsidRPr="000444D5">
          <w:rPr>
            <w:rFonts w:ascii="Arial" w:eastAsia="Arial" w:hAnsi="Arial" w:cs="Arial"/>
            <w:color w:val="000000" w:themeColor="text1"/>
          </w:rPr>
          <w:t xml:space="preserve">  </w:t>
        </w:r>
        <w:r w:rsidRPr="000444D5">
          <w:rPr>
            <w:rFonts w:ascii="Arial" w:hAnsi="Arial" w:cs="Arial"/>
            <w:color w:val="000000" w:themeColor="text1"/>
          </w:rPr>
          <w:t>Desarrollo académico y aprendizaje</w:t>
        </w:r>
        <w:r w:rsidRPr="000444D5">
          <w:rPr>
            <w:rFonts w:ascii="Arial" w:eastAsia="Arial" w:hAnsi="Arial" w:cs="Arial"/>
            <w:color w:val="000000" w:themeColor="text1"/>
          </w:rPr>
          <w:t>.</w:t>
        </w:r>
      </w:ins>
    </w:p>
    <w:p w14:paraId="36789587" w14:textId="77777777" w:rsidR="00C8422E" w:rsidRPr="000444D5" w:rsidRDefault="00C8422E" w:rsidP="00C8422E">
      <w:pPr>
        <w:rPr>
          <w:ins w:id="597" w:author="Cuenta Microsoft" w:date="2025-09-30T13:47:00Z"/>
          <w:rFonts w:ascii="Arial" w:eastAsia="Arial" w:hAnsi="Arial" w:cs="Arial"/>
          <w:color w:val="000000" w:themeColor="text1"/>
          <w:u w:val="single"/>
        </w:rPr>
      </w:pPr>
      <w:ins w:id="598" w:author="Cuenta Microsoft" w:date="2025-09-30T13:47:00Z">
        <w:r w:rsidRPr="000444D5">
          <w:rPr>
            <w:rFonts w:ascii="Arial" w:eastAsia="Arial" w:hAnsi="Arial" w:cs="Arial"/>
            <w:b/>
            <w:bCs/>
            <w:color w:val="000000" w:themeColor="text1"/>
          </w:rPr>
          <w:t xml:space="preserve">TEMA: </w:t>
        </w:r>
        <w:r>
          <w:rPr>
            <w:rFonts w:ascii="Arial" w:eastAsia="Arial" w:hAnsi="Arial" w:cs="Arial"/>
            <w:color w:val="000000" w:themeColor="text1"/>
          </w:rPr>
          <w:t>Planeación Didáctica</w:t>
        </w:r>
      </w:ins>
    </w:p>
    <w:p w14:paraId="4B0D1FB4" w14:textId="77777777" w:rsidR="00C8422E" w:rsidRPr="000444D5" w:rsidRDefault="00C8422E" w:rsidP="00C8422E">
      <w:pPr>
        <w:spacing w:after="160" w:line="256" w:lineRule="auto"/>
        <w:jc w:val="both"/>
        <w:rPr>
          <w:ins w:id="599" w:author="Cuenta Microsoft" w:date="2025-09-30T13:47:00Z"/>
          <w:rFonts w:ascii="Arial" w:hAnsi="Arial" w:cs="Arial"/>
          <w:color w:val="000000" w:themeColor="text1"/>
        </w:rPr>
      </w:pPr>
      <w:ins w:id="600" w:author="Cuenta Microsoft" w:date="2025-09-30T13:47:00Z">
        <w:r w:rsidRPr="000444D5">
          <w:rPr>
            <w:rFonts w:ascii="Arial" w:eastAsia="Arial" w:hAnsi="Arial" w:cs="Arial"/>
            <w:b/>
            <w:color w:val="000000" w:themeColor="text1"/>
          </w:rPr>
          <w:t>META:</w:t>
        </w:r>
        <w:r w:rsidRPr="000444D5">
          <w:rPr>
            <w:rFonts w:ascii="Arial" w:eastAsia="Arial" w:hAnsi="Arial" w:cs="Arial"/>
            <w:color w:val="000000" w:themeColor="text1"/>
          </w:rPr>
          <w:t xml:space="preserve"> </w:t>
        </w:r>
        <w:r w:rsidRPr="000444D5">
          <w:rPr>
            <w:rFonts w:ascii="Arial" w:hAnsi="Arial" w:cs="Arial"/>
            <w:color w:val="000000" w:themeColor="text1"/>
          </w:rPr>
          <w:t>Mejorar el rendimiento académico en alumnos de nuevo ingreso del 67% al 80%.</w:t>
        </w:r>
      </w:ins>
    </w:p>
    <w:tbl>
      <w:tblPr>
        <w:tblW w:w="14606" w:type="dxa"/>
        <w:tblInd w:w="-7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00" w:firstRow="0" w:lastRow="0" w:firstColumn="0" w:lastColumn="0" w:noHBand="0" w:noVBand="1"/>
      </w:tblPr>
      <w:tblGrid>
        <w:gridCol w:w="3378"/>
        <w:gridCol w:w="3399"/>
        <w:gridCol w:w="2149"/>
        <w:gridCol w:w="2840"/>
        <w:gridCol w:w="2840"/>
      </w:tblGrid>
      <w:tr w:rsidR="00C8422E" w:rsidRPr="00F94CE5" w14:paraId="0250BD9A" w14:textId="77777777" w:rsidTr="00C07E0D">
        <w:trPr>
          <w:ins w:id="601" w:author="Cuenta Microsoft" w:date="2025-09-30T13:47:00Z"/>
        </w:trPr>
        <w:tc>
          <w:tcPr>
            <w:tcW w:w="3378" w:type="dxa"/>
          </w:tcPr>
          <w:p w14:paraId="5186170E" w14:textId="77777777" w:rsidR="00C8422E" w:rsidRPr="00F94CE5" w:rsidRDefault="00C8422E" w:rsidP="00C07E0D">
            <w:pPr>
              <w:jc w:val="center"/>
              <w:rPr>
                <w:ins w:id="602" w:author="Cuenta Microsoft" w:date="2025-09-30T13:47:00Z"/>
                <w:b/>
                <w:color w:val="000000" w:themeColor="text1"/>
              </w:rPr>
            </w:pPr>
            <w:ins w:id="603" w:author="Cuenta Microsoft" w:date="2025-09-30T13:47:00Z">
              <w:r>
                <w:rPr>
                  <w:b/>
                  <w:color w:val="000000" w:themeColor="text1"/>
                </w:rPr>
                <w:t>Diagnostico</w:t>
              </w:r>
            </w:ins>
          </w:p>
        </w:tc>
        <w:tc>
          <w:tcPr>
            <w:tcW w:w="3399" w:type="dxa"/>
          </w:tcPr>
          <w:p w14:paraId="202F45AF" w14:textId="77777777" w:rsidR="00C8422E" w:rsidRPr="00F94CE5" w:rsidRDefault="00C8422E" w:rsidP="00C07E0D">
            <w:pPr>
              <w:jc w:val="center"/>
              <w:rPr>
                <w:ins w:id="604" w:author="Cuenta Microsoft" w:date="2025-09-30T13:47:00Z"/>
                <w:b/>
                <w:color w:val="000000" w:themeColor="text1"/>
              </w:rPr>
            </w:pPr>
            <w:ins w:id="605" w:author="Cuenta Microsoft" w:date="2025-09-30T13:47:00Z">
              <w:r>
                <w:rPr>
                  <w:b/>
                  <w:color w:val="000000" w:themeColor="text1"/>
                </w:rPr>
                <w:t>Estrategias y/o Acciones</w:t>
              </w:r>
            </w:ins>
          </w:p>
        </w:tc>
        <w:tc>
          <w:tcPr>
            <w:tcW w:w="2149" w:type="dxa"/>
          </w:tcPr>
          <w:p w14:paraId="50911CFF" w14:textId="77777777" w:rsidR="00C8422E" w:rsidRPr="00F94CE5" w:rsidRDefault="00C8422E" w:rsidP="00C07E0D">
            <w:pPr>
              <w:jc w:val="center"/>
              <w:rPr>
                <w:ins w:id="606" w:author="Cuenta Microsoft" w:date="2025-09-30T13:47:00Z"/>
                <w:b/>
                <w:color w:val="000000" w:themeColor="text1"/>
              </w:rPr>
            </w:pPr>
            <w:ins w:id="607" w:author="Cuenta Microsoft" w:date="2025-09-30T13:47:00Z">
              <w:r>
                <w:rPr>
                  <w:b/>
                  <w:color w:val="000000" w:themeColor="text1"/>
                </w:rPr>
                <w:t xml:space="preserve">Responsable </w:t>
              </w:r>
            </w:ins>
          </w:p>
        </w:tc>
        <w:tc>
          <w:tcPr>
            <w:tcW w:w="2840" w:type="dxa"/>
          </w:tcPr>
          <w:p w14:paraId="6A1234FB" w14:textId="77777777" w:rsidR="00C8422E" w:rsidRDefault="00C8422E" w:rsidP="00C07E0D">
            <w:pPr>
              <w:jc w:val="center"/>
              <w:rPr>
                <w:ins w:id="608" w:author="Cuenta Microsoft" w:date="2025-09-30T13:47:00Z"/>
                <w:b/>
                <w:color w:val="000000" w:themeColor="text1"/>
              </w:rPr>
            </w:pPr>
            <w:ins w:id="609" w:author="Cuenta Microsoft" w:date="2025-09-30T13:47:00Z">
              <w:r>
                <w:rPr>
                  <w:b/>
                  <w:color w:val="000000" w:themeColor="text1"/>
                </w:rPr>
                <w:t xml:space="preserve">Cronograma </w:t>
              </w:r>
            </w:ins>
          </w:p>
        </w:tc>
        <w:tc>
          <w:tcPr>
            <w:tcW w:w="2840" w:type="dxa"/>
          </w:tcPr>
          <w:p w14:paraId="578772EC" w14:textId="77777777" w:rsidR="00C8422E" w:rsidRDefault="00C8422E" w:rsidP="00C07E0D">
            <w:pPr>
              <w:jc w:val="center"/>
              <w:rPr>
                <w:ins w:id="610" w:author="Cuenta Microsoft" w:date="2025-09-30T13:47:00Z"/>
                <w:b/>
                <w:color w:val="000000" w:themeColor="text1"/>
              </w:rPr>
            </w:pPr>
            <w:ins w:id="611" w:author="Cuenta Microsoft" w:date="2025-09-30T13:47:00Z">
              <w:r>
                <w:rPr>
                  <w:b/>
                  <w:color w:val="000000" w:themeColor="text1"/>
                </w:rPr>
                <w:t xml:space="preserve">Evidencia </w:t>
              </w:r>
            </w:ins>
          </w:p>
        </w:tc>
      </w:tr>
      <w:tr w:rsidR="00C8422E" w:rsidRPr="00F94CE5" w14:paraId="0B5AD8D3" w14:textId="77777777" w:rsidTr="00C07E0D">
        <w:trPr>
          <w:trHeight w:val="4071"/>
          <w:ins w:id="612" w:author="Cuenta Microsoft" w:date="2025-09-30T13:47:00Z"/>
        </w:trPr>
        <w:tc>
          <w:tcPr>
            <w:tcW w:w="3378" w:type="dxa"/>
          </w:tcPr>
          <w:p w14:paraId="6E8665B4" w14:textId="77777777" w:rsidR="00C8422E" w:rsidRPr="00F94CE5" w:rsidRDefault="00C8422E" w:rsidP="00C07E0D">
            <w:pPr>
              <w:jc w:val="both"/>
              <w:rPr>
                <w:ins w:id="613" w:author="Cuenta Microsoft" w:date="2025-09-30T13:47:00Z"/>
                <w:color w:val="000000" w:themeColor="text1"/>
              </w:rPr>
            </w:pPr>
            <w:ins w:id="614" w:author="Cuenta Microsoft" w:date="2025-09-30T13:47:00Z">
              <w:r>
                <w:rPr>
                  <w:color w:val="000000" w:themeColor="text1"/>
                </w:rPr>
                <w:lastRenderedPageBreak/>
                <w:t xml:space="preserve">Después de haber aplicado el examen diagnostico a los alumnos de nuevo ingreso en su análisis se </w:t>
              </w:r>
              <w:proofErr w:type="spellStart"/>
              <w:r>
                <w:rPr>
                  <w:color w:val="000000" w:themeColor="text1"/>
                </w:rPr>
                <w:t>detecto</w:t>
              </w:r>
              <w:proofErr w:type="spellEnd"/>
              <w:r>
                <w:rPr>
                  <w:color w:val="000000" w:themeColor="text1"/>
                </w:rPr>
                <w:t xml:space="preserve"> una alta deficiencia en números fraccionarios.</w:t>
              </w:r>
            </w:ins>
          </w:p>
        </w:tc>
        <w:tc>
          <w:tcPr>
            <w:tcW w:w="3399" w:type="dxa"/>
          </w:tcPr>
          <w:p w14:paraId="34F8A367" w14:textId="77777777" w:rsidR="00C8422E" w:rsidRDefault="00C8422E" w:rsidP="00C07E0D">
            <w:pPr>
              <w:jc w:val="both"/>
              <w:rPr>
                <w:ins w:id="615" w:author="Cuenta Microsoft" w:date="2025-09-30T13:47:00Z"/>
                <w:color w:val="000000" w:themeColor="text1"/>
              </w:rPr>
            </w:pPr>
            <w:ins w:id="616" w:author="Cuenta Microsoft" w:date="2025-09-30T13:47:00Z">
              <w:r w:rsidRPr="0078587F">
                <w:rPr>
                  <w:color w:val="000000" w:themeColor="text1"/>
                </w:rPr>
                <w:t xml:space="preserve">En </w:t>
              </w:r>
              <w:r>
                <w:rPr>
                  <w:color w:val="000000" w:themeColor="text1"/>
                </w:rPr>
                <w:t>colegiado se acordó lo siguiente:</w:t>
              </w:r>
            </w:ins>
          </w:p>
          <w:p w14:paraId="41A17E4F" w14:textId="77777777" w:rsidR="00C8422E" w:rsidRDefault="00C8422E" w:rsidP="00C07E0D">
            <w:pPr>
              <w:jc w:val="both"/>
              <w:rPr>
                <w:ins w:id="617" w:author="Cuenta Microsoft" w:date="2025-09-30T13:47:00Z"/>
                <w:color w:val="000000" w:themeColor="text1"/>
              </w:rPr>
            </w:pPr>
          </w:p>
          <w:p w14:paraId="6B777902" w14:textId="77777777" w:rsidR="00C8422E" w:rsidRDefault="00C8422E" w:rsidP="00C07E0D">
            <w:pPr>
              <w:jc w:val="both"/>
              <w:rPr>
                <w:ins w:id="618" w:author="Cuenta Microsoft" w:date="2025-09-30T13:47:00Z"/>
                <w:color w:val="000000" w:themeColor="text1"/>
              </w:rPr>
            </w:pPr>
            <w:ins w:id="619" w:author="Cuenta Microsoft" w:date="2025-09-30T13:47:00Z">
              <w:r>
                <w:rPr>
                  <w:color w:val="000000" w:themeColor="text1"/>
                </w:rPr>
                <w:t>1.- Regularizar a los alumnos que lo requieran a través de tutorías.</w:t>
              </w:r>
            </w:ins>
          </w:p>
          <w:p w14:paraId="616A3989" w14:textId="77777777" w:rsidR="00C8422E" w:rsidRDefault="00C8422E" w:rsidP="00C07E0D">
            <w:pPr>
              <w:jc w:val="both"/>
              <w:rPr>
                <w:ins w:id="620" w:author="Cuenta Microsoft" w:date="2025-09-30T13:47:00Z"/>
                <w:color w:val="000000" w:themeColor="text1"/>
              </w:rPr>
            </w:pPr>
            <w:ins w:id="621" w:author="Cuenta Microsoft" w:date="2025-09-30T13:47:00Z">
              <w:r>
                <w:rPr>
                  <w:color w:val="000000" w:themeColor="text1"/>
                </w:rPr>
                <w:t>2.- Dar a conocer horario especial para alumnos que requieran regularización.</w:t>
              </w:r>
            </w:ins>
          </w:p>
          <w:p w14:paraId="432E27B1" w14:textId="77777777" w:rsidR="00C8422E" w:rsidRDefault="00C8422E" w:rsidP="00C07E0D">
            <w:pPr>
              <w:jc w:val="both"/>
              <w:rPr>
                <w:ins w:id="622" w:author="Cuenta Microsoft" w:date="2025-09-30T13:47:00Z"/>
                <w:color w:val="000000" w:themeColor="text1"/>
              </w:rPr>
            </w:pPr>
            <w:ins w:id="623" w:author="Cuenta Microsoft" w:date="2025-09-30T13:47:00Z">
              <w:r>
                <w:rPr>
                  <w:color w:val="000000" w:themeColor="text1"/>
                </w:rPr>
                <w:t>3.- Expresar con diferentes notaciones las cantidades fraccionarias.</w:t>
              </w:r>
            </w:ins>
          </w:p>
          <w:p w14:paraId="5CB592DB" w14:textId="77777777" w:rsidR="00C8422E" w:rsidRDefault="00C8422E" w:rsidP="00C07E0D">
            <w:pPr>
              <w:jc w:val="both"/>
              <w:rPr>
                <w:ins w:id="624" w:author="Cuenta Microsoft" w:date="2025-09-30T13:47:00Z"/>
                <w:color w:val="000000" w:themeColor="text1"/>
              </w:rPr>
            </w:pPr>
            <w:ins w:id="625" w:author="Cuenta Microsoft" w:date="2025-09-30T13:47:00Z">
              <w:r>
                <w:rPr>
                  <w:color w:val="000000" w:themeColor="text1"/>
                </w:rPr>
                <w:t>4.- Presentar un portafolio de trabajos realizados.</w:t>
              </w:r>
            </w:ins>
          </w:p>
          <w:p w14:paraId="3CCFC86E" w14:textId="77777777" w:rsidR="00C8422E" w:rsidRPr="000444D5" w:rsidRDefault="00C8422E" w:rsidP="00C07E0D">
            <w:pPr>
              <w:jc w:val="both"/>
              <w:rPr>
                <w:ins w:id="626" w:author="Cuenta Microsoft" w:date="2025-09-30T13:47:00Z"/>
                <w:color w:val="000000" w:themeColor="text1"/>
              </w:rPr>
            </w:pPr>
            <w:ins w:id="627" w:author="Cuenta Microsoft" w:date="2025-09-30T13:47:00Z">
              <w:r>
                <w:rPr>
                  <w:color w:val="000000" w:themeColor="text1"/>
                </w:rPr>
                <w:t xml:space="preserve">5.- A través de una tómbola realizar juegos para que identifiquen </w:t>
              </w:r>
              <w:proofErr w:type="spellStart"/>
              <w:r>
                <w:rPr>
                  <w:color w:val="000000" w:themeColor="text1"/>
                </w:rPr>
                <w:t>numero</w:t>
              </w:r>
              <w:proofErr w:type="spellEnd"/>
              <w:r>
                <w:rPr>
                  <w:color w:val="000000" w:themeColor="text1"/>
                </w:rPr>
                <w:t xml:space="preserve"> fraccionarios con diferentes notaciones. </w:t>
              </w:r>
            </w:ins>
          </w:p>
        </w:tc>
        <w:tc>
          <w:tcPr>
            <w:tcW w:w="2149" w:type="dxa"/>
          </w:tcPr>
          <w:p w14:paraId="0A48FAE2" w14:textId="77777777" w:rsidR="00C8422E" w:rsidRDefault="00C8422E" w:rsidP="00C07E0D">
            <w:pPr>
              <w:pBdr>
                <w:top w:val="nil"/>
                <w:left w:val="nil"/>
                <w:bottom w:val="nil"/>
                <w:right w:val="nil"/>
                <w:between w:val="nil"/>
              </w:pBdr>
              <w:rPr>
                <w:ins w:id="628" w:author="Cuenta Microsoft" w:date="2025-09-30T13:47:00Z"/>
                <w:color w:val="000000" w:themeColor="text1"/>
              </w:rPr>
            </w:pPr>
            <w:ins w:id="629" w:author="Cuenta Microsoft" w:date="2025-09-30T13:47:00Z">
              <w:r>
                <w:rPr>
                  <w:color w:val="000000" w:themeColor="text1"/>
                </w:rPr>
                <w:t xml:space="preserve">Director </w:t>
              </w:r>
            </w:ins>
          </w:p>
          <w:p w14:paraId="2CCD5831" w14:textId="77777777" w:rsidR="00C8422E" w:rsidRDefault="00C8422E" w:rsidP="00C07E0D">
            <w:pPr>
              <w:pBdr>
                <w:top w:val="nil"/>
                <w:left w:val="nil"/>
                <w:bottom w:val="nil"/>
                <w:right w:val="nil"/>
                <w:between w:val="nil"/>
              </w:pBdr>
              <w:rPr>
                <w:ins w:id="630" w:author="Cuenta Microsoft" w:date="2025-09-30T13:47:00Z"/>
                <w:color w:val="000000" w:themeColor="text1"/>
              </w:rPr>
            </w:pPr>
            <w:ins w:id="631" w:author="Cuenta Microsoft" w:date="2025-09-30T13:47:00Z">
              <w:r>
                <w:rPr>
                  <w:color w:val="000000" w:themeColor="text1"/>
                </w:rPr>
                <w:t xml:space="preserve">Tutor de matemáticas </w:t>
              </w:r>
            </w:ins>
          </w:p>
          <w:p w14:paraId="5CBD0A18" w14:textId="77777777" w:rsidR="00C8422E" w:rsidRDefault="00C8422E" w:rsidP="00C07E0D">
            <w:pPr>
              <w:pBdr>
                <w:top w:val="nil"/>
                <w:left w:val="nil"/>
                <w:bottom w:val="nil"/>
                <w:right w:val="nil"/>
                <w:between w:val="nil"/>
              </w:pBdr>
              <w:rPr>
                <w:ins w:id="632" w:author="Cuenta Microsoft" w:date="2025-09-30T13:47:00Z"/>
                <w:color w:val="000000" w:themeColor="text1"/>
              </w:rPr>
            </w:pPr>
            <w:ins w:id="633" w:author="Cuenta Microsoft" w:date="2025-09-30T13:47:00Z">
              <w:r>
                <w:rPr>
                  <w:color w:val="000000" w:themeColor="text1"/>
                </w:rPr>
                <w:t xml:space="preserve">Director  </w:t>
              </w:r>
            </w:ins>
          </w:p>
          <w:p w14:paraId="5B3920B2" w14:textId="77777777" w:rsidR="00C8422E" w:rsidRDefault="00C8422E" w:rsidP="00C07E0D">
            <w:pPr>
              <w:pBdr>
                <w:top w:val="nil"/>
                <w:left w:val="nil"/>
                <w:bottom w:val="nil"/>
                <w:right w:val="nil"/>
                <w:between w:val="nil"/>
              </w:pBdr>
              <w:rPr>
                <w:ins w:id="634" w:author="Cuenta Microsoft" w:date="2025-09-30T13:47:00Z"/>
                <w:color w:val="000000" w:themeColor="text1"/>
              </w:rPr>
            </w:pPr>
          </w:p>
          <w:p w14:paraId="39A82EAC" w14:textId="77777777" w:rsidR="00C8422E" w:rsidRDefault="00C8422E" w:rsidP="00C07E0D">
            <w:pPr>
              <w:pBdr>
                <w:top w:val="nil"/>
                <w:left w:val="nil"/>
                <w:bottom w:val="nil"/>
                <w:right w:val="nil"/>
                <w:between w:val="nil"/>
              </w:pBdr>
              <w:rPr>
                <w:ins w:id="635" w:author="Cuenta Microsoft" w:date="2025-09-30T13:47:00Z"/>
                <w:color w:val="000000" w:themeColor="text1"/>
              </w:rPr>
            </w:pPr>
          </w:p>
          <w:p w14:paraId="04134671" w14:textId="77777777" w:rsidR="00C8422E" w:rsidRDefault="00C8422E" w:rsidP="00C07E0D">
            <w:pPr>
              <w:pBdr>
                <w:top w:val="nil"/>
                <w:left w:val="nil"/>
                <w:bottom w:val="nil"/>
                <w:right w:val="nil"/>
                <w:between w:val="nil"/>
              </w:pBdr>
              <w:rPr>
                <w:ins w:id="636" w:author="Cuenta Microsoft" w:date="2025-09-30T13:47:00Z"/>
                <w:color w:val="000000" w:themeColor="text1"/>
              </w:rPr>
            </w:pPr>
            <w:ins w:id="637" w:author="Cuenta Microsoft" w:date="2025-09-30T13:47:00Z">
              <w:r>
                <w:rPr>
                  <w:color w:val="000000" w:themeColor="text1"/>
                </w:rPr>
                <w:t xml:space="preserve">Docentes </w:t>
              </w:r>
            </w:ins>
          </w:p>
          <w:p w14:paraId="72821B3D" w14:textId="77777777" w:rsidR="00C8422E" w:rsidRDefault="00C8422E" w:rsidP="00C07E0D">
            <w:pPr>
              <w:pBdr>
                <w:top w:val="nil"/>
                <w:left w:val="nil"/>
                <w:bottom w:val="nil"/>
                <w:right w:val="nil"/>
                <w:between w:val="nil"/>
              </w:pBdr>
              <w:rPr>
                <w:ins w:id="638" w:author="Cuenta Microsoft" w:date="2025-09-30T13:47:00Z"/>
                <w:color w:val="000000" w:themeColor="text1"/>
              </w:rPr>
            </w:pPr>
          </w:p>
          <w:p w14:paraId="045BEA3A" w14:textId="77777777" w:rsidR="00C8422E" w:rsidRDefault="00C8422E" w:rsidP="00C07E0D">
            <w:pPr>
              <w:pBdr>
                <w:top w:val="nil"/>
                <w:left w:val="nil"/>
                <w:bottom w:val="nil"/>
                <w:right w:val="nil"/>
                <w:between w:val="nil"/>
              </w:pBdr>
              <w:rPr>
                <w:ins w:id="639" w:author="Cuenta Microsoft" w:date="2025-09-30T13:47:00Z"/>
                <w:color w:val="000000" w:themeColor="text1"/>
              </w:rPr>
            </w:pPr>
          </w:p>
          <w:p w14:paraId="5535584F" w14:textId="77777777" w:rsidR="00C8422E" w:rsidRDefault="00C8422E" w:rsidP="00C07E0D">
            <w:pPr>
              <w:pBdr>
                <w:top w:val="nil"/>
                <w:left w:val="nil"/>
                <w:bottom w:val="nil"/>
                <w:right w:val="nil"/>
                <w:between w:val="nil"/>
              </w:pBdr>
              <w:rPr>
                <w:ins w:id="640" w:author="Cuenta Microsoft" w:date="2025-09-30T13:47:00Z"/>
                <w:color w:val="000000" w:themeColor="text1"/>
              </w:rPr>
            </w:pPr>
            <w:ins w:id="641" w:author="Cuenta Microsoft" w:date="2025-09-30T13:47:00Z">
              <w:r>
                <w:rPr>
                  <w:color w:val="000000" w:themeColor="text1"/>
                </w:rPr>
                <w:t xml:space="preserve">Alumnos </w:t>
              </w:r>
            </w:ins>
          </w:p>
          <w:p w14:paraId="7A89B31A" w14:textId="77777777" w:rsidR="00C8422E" w:rsidRDefault="00C8422E" w:rsidP="00C07E0D">
            <w:pPr>
              <w:pBdr>
                <w:top w:val="nil"/>
                <w:left w:val="nil"/>
                <w:bottom w:val="nil"/>
                <w:right w:val="nil"/>
                <w:between w:val="nil"/>
              </w:pBdr>
              <w:rPr>
                <w:ins w:id="642" w:author="Cuenta Microsoft" w:date="2025-09-30T13:47:00Z"/>
                <w:color w:val="000000" w:themeColor="text1"/>
              </w:rPr>
            </w:pPr>
          </w:p>
          <w:p w14:paraId="0FA8D593" w14:textId="77777777" w:rsidR="00C8422E" w:rsidRPr="00F94CE5" w:rsidRDefault="00C8422E" w:rsidP="00C07E0D">
            <w:pPr>
              <w:pBdr>
                <w:top w:val="nil"/>
                <w:left w:val="nil"/>
                <w:bottom w:val="nil"/>
                <w:right w:val="nil"/>
                <w:between w:val="nil"/>
              </w:pBdr>
              <w:rPr>
                <w:ins w:id="643" w:author="Cuenta Microsoft" w:date="2025-09-30T13:47:00Z"/>
                <w:color w:val="000000" w:themeColor="text1"/>
              </w:rPr>
            </w:pPr>
            <w:ins w:id="644" w:author="Cuenta Microsoft" w:date="2025-09-30T13:47:00Z">
              <w:r>
                <w:rPr>
                  <w:color w:val="000000" w:themeColor="text1"/>
                </w:rPr>
                <w:t xml:space="preserve">Comunidad escolar  </w:t>
              </w:r>
            </w:ins>
          </w:p>
          <w:p w14:paraId="5B1615E2" w14:textId="77777777" w:rsidR="00C8422E" w:rsidRPr="00F94CE5" w:rsidRDefault="00C8422E" w:rsidP="00C07E0D">
            <w:pPr>
              <w:pBdr>
                <w:top w:val="nil"/>
                <w:left w:val="nil"/>
                <w:bottom w:val="nil"/>
                <w:right w:val="nil"/>
                <w:between w:val="nil"/>
              </w:pBdr>
              <w:rPr>
                <w:ins w:id="645" w:author="Cuenta Microsoft" w:date="2025-09-30T13:47:00Z"/>
                <w:color w:val="000000" w:themeColor="text1"/>
              </w:rPr>
            </w:pPr>
          </w:p>
        </w:tc>
        <w:tc>
          <w:tcPr>
            <w:tcW w:w="2840" w:type="dxa"/>
          </w:tcPr>
          <w:p w14:paraId="795262C1" w14:textId="4DDD90D2" w:rsidR="00C8422E" w:rsidRDefault="00C8422E" w:rsidP="00C07E0D">
            <w:pPr>
              <w:rPr>
                <w:ins w:id="646" w:author="Cuenta Microsoft" w:date="2025-09-30T13:47:00Z"/>
                <w:color w:val="000000" w:themeColor="text1"/>
              </w:rPr>
            </w:pPr>
            <w:ins w:id="647" w:author="Cuenta Microsoft" w:date="2025-09-30T13:47:00Z">
              <w:r>
                <w:rPr>
                  <w:color w:val="000000" w:themeColor="text1"/>
                </w:rPr>
                <w:t xml:space="preserve"> septiembre de 2025</w:t>
              </w:r>
            </w:ins>
          </w:p>
          <w:p w14:paraId="68A37647" w14:textId="77777777" w:rsidR="00C8422E" w:rsidRDefault="00C8422E" w:rsidP="00C07E0D">
            <w:pPr>
              <w:rPr>
                <w:ins w:id="648" w:author="Cuenta Microsoft" w:date="2025-09-30T13:47:00Z"/>
                <w:color w:val="000000" w:themeColor="text1"/>
              </w:rPr>
            </w:pPr>
          </w:p>
          <w:p w14:paraId="4F8C81AE" w14:textId="462C491A" w:rsidR="00C8422E" w:rsidRDefault="00C8422E" w:rsidP="00C07E0D">
            <w:pPr>
              <w:rPr>
                <w:ins w:id="649" w:author="Cuenta Microsoft" w:date="2025-09-30T13:47:00Z"/>
                <w:color w:val="000000" w:themeColor="text1"/>
              </w:rPr>
            </w:pPr>
            <w:ins w:id="650" w:author="Cuenta Microsoft" w:date="2025-09-30T13:47:00Z">
              <w:r>
                <w:rPr>
                  <w:color w:val="000000" w:themeColor="text1"/>
                </w:rPr>
                <w:t xml:space="preserve"> octubre 2025</w:t>
              </w:r>
            </w:ins>
            <w:ins w:id="651" w:author="Cuenta Microsoft" w:date="2025-09-30T14:34:00Z">
              <w:r w:rsidR="00C07E0D">
                <w:rPr>
                  <w:color w:val="000000" w:themeColor="text1"/>
                </w:rPr>
                <w:t xml:space="preserve">              </w:t>
              </w:r>
            </w:ins>
            <w:ins w:id="652" w:author="Cuenta Microsoft" w:date="2025-09-30T13:47:00Z">
              <w:r w:rsidR="00C07E0D">
                <w:rPr>
                  <w:color w:val="000000" w:themeColor="text1"/>
                </w:rPr>
                <w:t xml:space="preserve"> octubre 2025</w:t>
              </w:r>
            </w:ins>
          </w:p>
          <w:p w14:paraId="5C57D510" w14:textId="77777777" w:rsidR="00C8422E" w:rsidRDefault="00C8422E" w:rsidP="00C07E0D">
            <w:pPr>
              <w:rPr>
                <w:ins w:id="653" w:author="Cuenta Microsoft" w:date="2025-09-30T13:47:00Z"/>
                <w:color w:val="000000" w:themeColor="text1"/>
              </w:rPr>
            </w:pPr>
          </w:p>
          <w:p w14:paraId="24C729A1" w14:textId="77777777" w:rsidR="00C8422E" w:rsidRDefault="00C8422E" w:rsidP="00C07E0D">
            <w:pPr>
              <w:rPr>
                <w:ins w:id="654" w:author="Cuenta Microsoft" w:date="2025-09-30T13:47:00Z"/>
                <w:color w:val="000000" w:themeColor="text1"/>
              </w:rPr>
            </w:pPr>
          </w:p>
          <w:p w14:paraId="0794DA29" w14:textId="791F7083" w:rsidR="00C8422E" w:rsidRDefault="00C07E0D" w:rsidP="00C07E0D">
            <w:pPr>
              <w:rPr>
                <w:ins w:id="655" w:author="Cuenta Microsoft" w:date="2025-09-30T13:47:00Z"/>
                <w:color w:val="000000" w:themeColor="text1"/>
              </w:rPr>
            </w:pPr>
            <w:ins w:id="656" w:author="Cuenta Microsoft" w:date="2025-09-30T13:47:00Z">
              <w:r>
                <w:rPr>
                  <w:color w:val="000000" w:themeColor="text1"/>
                </w:rPr>
                <w:t xml:space="preserve"> octubre 2025</w:t>
              </w:r>
            </w:ins>
          </w:p>
          <w:p w14:paraId="7482141C" w14:textId="77777777" w:rsidR="00C8422E" w:rsidRDefault="00C8422E" w:rsidP="00C07E0D">
            <w:pPr>
              <w:rPr>
                <w:ins w:id="657" w:author="Cuenta Microsoft" w:date="2025-09-30T14:34:00Z"/>
                <w:color w:val="000000" w:themeColor="text1"/>
              </w:rPr>
            </w:pPr>
          </w:p>
          <w:p w14:paraId="73059ED0" w14:textId="77777777" w:rsidR="00C07E0D" w:rsidRDefault="00C07E0D" w:rsidP="00C07E0D">
            <w:pPr>
              <w:rPr>
                <w:ins w:id="658" w:author="Cuenta Microsoft" w:date="2025-09-30T14:34:00Z"/>
                <w:color w:val="000000" w:themeColor="text1"/>
              </w:rPr>
            </w:pPr>
          </w:p>
          <w:p w14:paraId="39AA8C72" w14:textId="77777777" w:rsidR="00C07E0D" w:rsidRDefault="00C07E0D" w:rsidP="00C07E0D">
            <w:pPr>
              <w:rPr>
                <w:ins w:id="659" w:author="Cuenta Microsoft" w:date="2025-09-30T13:47:00Z"/>
                <w:color w:val="000000" w:themeColor="text1"/>
              </w:rPr>
            </w:pPr>
          </w:p>
          <w:p w14:paraId="3D4A5F5F" w14:textId="2C9388D1" w:rsidR="00C8422E" w:rsidRPr="00F94CE5" w:rsidRDefault="00C07E0D" w:rsidP="00C07E0D">
            <w:pPr>
              <w:rPr>
                <w:ins w:id="660" w:author="Cuenta Microsoft" w:date="2025-09-30T13:47:00Z"/>
                <w:color w:val="000000" w:themeColor="text1"/>
              </w:rPr>
            </w:pPr>
            <w:ins w:id="661" w:author="Cuenta Microsoft" w:date="2025-09-30T13:47:00Z">
              <w:r>
                <w:rPr>
                  <w:color w:val="000000" w:themeColor="text1"/>
                </w:rPr>
                <w:t>octubre 2025</w:t>
              </w:r>
            </w:ins>
          </w:p>
        </w:tc>
        <w:tc>
          <w:tcPr>
            <w:tcW w:w="2840" w:type="dxa"/>
          </w:tcPr>
          <w:p w14:paraId="69399A3F" w14:textId="77777777" w:rsidR="00C8422E" w:rsidRDefault="00C8422E" w:rsidP="00C07E0D">
            <w:pPr>
              <w:rPr>
                <w:ins w:id="662" w:author="Cuenta Microsoft" w:date="2025-09-30T13:47:00Z"/>
                <w:color w:val="000000" w:themeColor="text1"/>
              </w:rPr>
            </w:pPr>
          </w:p>
          <w:p w14:paraId="61DF61D0" w14:textId="77777777" w:rsidR="00C8422E" w:rsidRDefault="00C8422E" w:rsidP="00C07E0D">
            <w:pPr>
              <w:rPr>
                <w:ins w:id="663" w:author="Cuenta Microsoft" w:date="2025-09-30T13:47:00Z"/>
                <w:color w:val="000000" w:themeColor="text1"/>
              </w:rPr>
            </w:pPr>
          </w:p>
          <w:p w14:paraId="51B85D3A" w14:textId="77777777" w:rsidR="00C8422E" w:rsidRDefault="00C8422E" w:rsidP="00C07E0D">
            <w:pPr>
              <w:rPr>
                <w:ins w:id="664" w:author="Cuenta Microsoft" w:date="2025-09-30T13:47:00Z"/>
                <w:color w:val="000000" w:themeColor="text1"/>
              </w:rPr>
            </w:pPr>
            <w:ins w:id="665" w:author="Cuenta Microsoft" w:date="2025-09-30T13:47:00Z">
              <w:r>
                <w:rPr>
                  <w:color w:val="000000" w:themeColor="text1"/>
                </w:rPr>
                <w:t xml:space="preserve">Fotografía </w:t>
              </w:r>
            </w:ins>
          </w:p>
          <w:p w14:paraId="28DD4CCB" w14:textId="77777777" w:rsidR="00C8422E" w:rsidRDefault="00C8422E" w:rsidP="00C07E0D">
            <w:pPr>
              <w:rPr>
                <w:ins w:id="666" w:author="Cuenta Microsoft" w:date="2025-09-30T13:47:00Z"/>
                <w:color w:val="000000" w:themeColor="text1"/>
              </w:rPr>
            </w:pPr>
          </w:p>
          <w:p w14:paraId="4CD7CF9A" w14:textId="77777777" w:rsidR="00C8422E" w:rsidRDefault="00C8422E" w:rsidP="00C07E0D">
            <w:pPr>
              <w:rPr>
                <w:ins w:id="667" w:author="Cuenta Microsoft" w:date="2025-09-30T13:47:00Z"/>
                <w:color w:val="000000" w:themeColor="text1"/>
              </w:rPr>
            </w:pPr>
            <w:ins w:id="668" w:author="Cuenta Microsoft" w:date="2025-09-30T13:47:00Z">
              <w:r>
                <w:rPr>
                  <w:color w:val="000000" w:themeColor="text1"/>
                </w:rPr>
                <w:t xml:space="preserve">Horario </w:t>
              </w:r>
            </w:ins>
          </w:p>
          <w:p w14:paraId="0E442835" w14:textId="77777777" w:rsidR="00C8422E" w:rsidRDefault="00C8422E" w:rsidP="00C07E0D">
            <w:pPr>
              <w:rPr>
                <w:ins w:id="669" w:author="Cuenta Microsoft" w:date="2025-09-30T13:47:00Z"/>
                <w:color w:val="000000" w:themeColor="text1"/>
              </w:rPr>
            </w:pPr>
          </w:p>
          <w:p w14:paraId="67C723E3" w14:textId="77777777" w:rsidR="00C8422E" w:rsidRDefault="00C8422E" w:rsidP="00C07E0D">
            <w:pPr>
              <w:rPr>
                <w:ins w:id="670" w:author="Cuenta Microsoft" w:date="2025-09-30T13:47:00Z"/>
                <w:color w:val="000000" w:themeColor="text1"/>
              </w:rPr>
            </w:pPr>
          </w:p>
          <w:p w14:paraId="5DB8A2DD" w14:textId="77777777" w:rsidR="00C8422E" w:rsidRDefault="00C8422E" w:rsidP="00C07E0D">
            <w:pPr>
              <w:rPr>
                <w:ins w:id="671" w:author="Cuenta Microsoft" w:date="2025-09-30T13:47:00Z"/>
                <w:color w:val="000000" w:themeColor="text1"/>
              </w:rPr>
            </w:pPr>
          </w:p>
          <w:p w14:paraId="0F4CEB9A" w14:textId="77777777" w:rsidR="00C8422E" w:rsidRDefault="00C8422E" w:rsidP="00C07E0D">
            <w:pPr>
              <w:rPr>
                <w:ins w:id="672" w:author="Cuenta Microsoft" w:date="2025-09-30T13:47:00Z"/>
                <w:color w:val="000000" w:themeColor="text1"/>
              </w:rPr>
            </w:pPr>
          </w:p>
          <w:p w14:paraId="6BABCAD2" w14:textId="77777777" w:rsidR="00C8422E" w:rsidRDefault="00C8422E" w:rsidP="00C07E0D">
            <w:pPr>
              <w:rPr>
                <w:ins w:id="673" w:author="Cuenta Microsoft" w:date="2025-09-30T13:47:00Z"/>
                <w:color w:val="000000" w:themeColor="text1"/>
              </w:rPr>
            </w:pPr>
            <w:ins w:id="674" w:author="Cuenta Microsoft" w:date="2025-09-30T13:47:00Z">
              <w:r>
                <w:rPr>
                  <w:color w:val="000000" w:themeColor="text1"/>
                </w:rPr>
                <w:t xml:space="preserve">Portafolio </w:t>
              </w:r>
            </w:ins>
          </w:p>
          <w:p w14:paraId="3890DB2B" w14:textId="77777777" w:rsidR="00C8422E" w:rsidRDefault="00C8422E" w:rsidP="00C07E0D">
            <w:pPr>
              <w:rPr>
                <w:ins w:id="675" w:author="Cuenta Microsoft" w:date="2025-09-30T13:47:00Z"/>
                <w:color w:val="000000" w:themeColor="text1"/>
              </w:rPr>
            </w:pPr>
          </w:p>
          <w:p w14:paraId="2834C448" w14:textId="77777777" w:rsidR="00C8422E" w:rsidRPr="00F94CE5" w:rsidRDefault="00C8422E" w:rsidP="00C07E0D">
            <w:pPr>
              <w:rPr>
                <w:ins w:id="676" w:author="Cuenta Microsoft" w:date="2025-09-30T13:47:00Z"/>
                <w:color w:val="000000" w:themeColor="text1"/>
              </w:rPr>
            </w:pPr>
            <w:ins w:id="677" w:author="Cuenta Microsoft" w:date="2025-09-30T13:47:00Z">
              <w:r>
                <w:rPr>
                  <w:color w:val="000000" w:themeColor="text1"/>
                </w:rPr>
                <w:t xml:space="preserve">Video y Fotografía </w:t>
              </w:r>
            </w:ins>
          </w:p>
        </w:tc>
      </w:tr>
    </w:tbl>
    <w:p w14:paraId="3D10A392" w14:textId="77777777" w:rsidR="00C8422E" w:rsidRPr="00F94CE5" w:rsidRDefault="00C8422E" w:rsidP="00C8422E">
      <w:pPr>
        <w:rPr>
          <w:ins w:id="678" w:author="Cuenta Microsoft" w:date="2025-09-30T13:47:00Z"/>
          <w:rFonts w:ascii="Arial" w:eastAsia="Arial" w:hAnsi="Arial" w:cs="Arial"/>
          <w:b/>
          <w:color w:val="000000" w:themeColor="text1"/>
          <w:sz w:val="24"/>
          <w:szCs w:val="24"/>
          <w:u w:val="single"/>
        </w:rPr>
      </w:pPr>
    </w:p>
    <w:p w14:paraId="32F47EF0" w14:textId="77777777" w:rsidR="00C07E0D" w:rsidRDefault="00C07E0D" w:rsidP="00C8422E">
      <w:pPr>
        <w:rPr>
          <w:ins w:id="679" w:author="Cuenta Microsoft" w:date="2025-09-30T14:35:00Z"/>
          <w:rFonts w:ascii="Arial" w:eastAsia="Arial" w:hAnsi="Arial" w:cs="Arial"/>
          <w:b/>
          <w:color w:val="000000" w:themeColor="text1"/>
        </w:rPr>
      </w:pPr>
    </w:p>
    <w:p w14:paraId="425FFD6B" w14:textId="77777777" w:rsidR="00C8422E" w:rsidRPr="000444D5" w:rsidRDefault="00C8422E" w:rsidP="00C8422E">
      <w:pPr>
        <w:rPr>
          <w:ins w:id="680" w:author="Cuenta Microsoft" w:date="2025-09-30T13:47:00Z"/>
          <w:rFonts w:ascii="Arial" w:eastAsia="Arial" w:hAnsi="Arial" w:cs="Arial"/>
          <w:color w:val="000000" w:themeColor="text1"/>
        </w:rPr>
      </w:pPr>
      <w:ins w:id="681" w:author="Cuenta Microsoft" w:date="2025-09-30T13:47:00Z">
        <w:r w:rsidRPr="000444D5">
          <w:rPr>
            <w:rFonts w:ascii="Arial" w:eastAsia="Arial" w:hAnsi="Arial" w:cs="Arial"/>
            <w:b/>
            <w:color w:val="000000" w:themeColor="text1"/>
          </w:rPr>
          <w:t>CATEGORIA 1:</w:t>
        </w:r>
        <w:r w:rsidRPr="000444D5">
          <w:rPr>
            <w:rFonts w:ascii="Arial" w:eastAsia="Arial" w:hAnsi="Arial" w:cs="Arial"/>
            <w:color w:val="000000" w:themeColor="text1"/>
          </w:rPr>
          <w:t xml:space="preserve">  </w:t>
        </w:r>
        <w:r w:rsidRPr="000444D5">
          <w:rPr>
            <w:rFonts w:ascii="Arial" w:hAnsi="Arial" w:cs="Arial"/>
            <w:color w:val="000000" w:themeColor="text1"/>
          </w:rPr>
          <w:t>Desarrollo académico y aprendizaje</w:t>
        </w:r>
        <w:r w:rsidRPr="000444D5">
          <w:rPr>
            <w:rFonts w:ascii="Arial" w:eastAsia="Arial" w:hAnsi="Arial" w:cs="Arial"/>
            <w:color w:val="000000" w:themeColor="text1"/>
          </w:rPr>
          <w:t>.</w:t>
        </w:r>
      </w:ins>
    </w:p>
    <w:p w14:paraId="7789C27E" w14:textId="2CB4CF21" w:rsidR="00C8422E" w:rsidRPr="000444D5" w:rsidRDefault="00C8422E" w:rsidP="00C8422E">
      <w:pPr>
        <w:rPr>
          <w:ins w:id="682" w:author="Cuenta Microsoft" w:date="2025-09-30T13:47:00Z"/>
          <w:rFonts w:ascii="Arial" w:eastAsia="Arial" w:hAnsi="Arial" w:cs="Arial"/>
          <w:color w:val="000000" w:themeColor="text1"/>
          <w:u w:val="single"/>
        </w:rPr>
      </w:pPr>
      <w:ins w:id="683" w:author="Cuenta Microsoft" w:date="2025-09-30T13:47:00Z">
        <w:r w:rsidRPr="000444D5">
          <w:rPr>
            <w:rFonts w:ascii="Arial" w:eastAsia="Arial" w:hAnsi="Arial" w:cs="Arial"/>
            <w:b/>
            <w:bCs/>
            <w:color w:val="000000" w:themeColor="text1"/>
          </w:rPr>
          <w:t xml:space="preserve">TEMA: </w:t>
        </w:r>
        <w:r w:rsidR="00A94339">
          <w:rPr>
            <w:rFonts w:ascii="Arial" w:eastAsia="Arial" w:hAnsi="Arial" w:cs="Arial"/>
            <w:color w:val="000000" w:themeColor="text1"/>
          </w:rPr>
          <w:t>Planeación Didáctica y plan clase</w:t>
        </w:r>
      </w:ins>
    </w:p>
    <w:p w14:paraId="7AF746B1" w14:textId="77777777" w:rsidR="00C8422E" w:rsidRPr="000444D5" w:rsidRDefault="00C8422E" w:rsidP="00C8422E">
      <w:pPr>
        <w:spacing w:after="160" w:line="256" w:lineRule="auto"/>
        <w:jc w:val="both"/>
        <w:rPr>
          <w:ins w:id="684" w:author="Cuenta Microsoft" w:date="2025-09-30T13:47:00Z"/>
          <w:rFonts w:ascii="Arial" w:hAnsi="Arial" w:cs="Arial"/>
          <w:color w:val="000000" w:themeColor="text1"/>
        </w:rPr>
      </w:pPr>
      <w:ins w:id="685" w:author="Cuenta Microsoft" w:date="2025-09-30T13:47:00Z">
        <w:r w:rsidRPr="000444D5">
          <w:rPr>
            <w:rFonts w:ascii="Arial" w:eastAsia="Arial" w:hAnsi="Arial" w:cs="Arial"/>
            <w:b/>
            <w:color w:val="000000" w:themeColor="text1"/>
          </w:rPr>
          <w:t>META:</w:t>
        </w:r>
        <w:r w:rsidRPr="000444D5">
          <w:rPr>
            <w:rFonts w:ascii="Arial" w:eastAsia="Arial" w:hAnsi="Arial" w:cs="Arial"/>
            <w:color w:val="000000" w:themeColor="text1"/>
          </w:rPr>
          <w:t xml:space="preserve"> </w:t>
        </w:r>
        <w:r>
          <w:rPr>
            <w:rFonts w:ascii="Arial" w:hAnsi="Arial" w:cs="Arial"/>
            <w:color w:val="000000" w:themeColor="text1"/>
          </w:rPr>
          <w:t>Disminuir el índice de reprobación de 3% al 1%.</w:t>
        </w:r>
      </w:ins>
    </w:p>
    <w:tbl>
      <w:tblPr>
        <w:tblW w:w="14606" w:type="dxa"/>
        <w:tblInd w:w="-7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00" w:firstRow="0" w:lastRow="0" w:firstColumn="0" w:lastColumn="0" w:noHBand="0" w:noVBand="1"/>
      </w:tblPr>
      <w:tblGrid>
        <w:gridCol w:w="3378"/>
        <w:gridCol w:w="3399"/>
        <w:gridCol w:w="2149"/>
        <w:gridCol w:w="2840"/>
        <w:gridCol w:w="2840"/>
      </w:tblGrid>
      <w:tr w:rsidR="00C8422E" w:rsidRPr="00F94CE5" w14:paraId="70E66245" w14:textId="77777777" w:rsidTr="00C07E0D">
        <w:trPr>
          <w:ins w:id="686" w:author="Cuenta Microsoft" w:date="2025-09-30T13:47:00Z"/>
        </w:trPr>
        <w:tc>
          <w:tcPr>
            <w:tcW w:w="3378" w:type="dxa"/>
          </w:tcPr>
          <w:p w14:paraId="7B5FFC4B" w14:textId="77777777" w:rsidR="00C8422E" w:rsidRPr="00F94CE5" w:rsidRDefault="00C8422E" w:rsidP="00C07E0D">
            <w:pPr>
              <w:jc w:val="center"/>
              <w:rPr>
                <w:ins w:id="687" w:author="Cuenta Microsoft" w:date="2025-09-30T13:47:00Z"/>
                <w:b/>
                <w:color w:val="000000" w:themeColor="text1"/>
              </w:rPr>
            </w:pPr>
            <w:ins w:id="688" w:author="Cuenta Microsoft" w:date="2025-09-30T13:47:00Z">
              <w:r>
                <w:rPr>
                  <w:b/>
                  <w:color w:val="000000" w:themeColor="text1"/>
                </w:rPr>
                <w:lastRenderedPageBreak/>
                <w:t>Diagnostico</w:t>
              </w:r>
            </w:ins>
          </w:p>
        </w:tc>
        <w:tc>
          <w:tcPr>
            <w:tcW w:w="3399" w:type="dxa"/>
          </w:tcPr>
          <w:p w14:paraId="2C5EBD29" w14:textId="77777777" w:rsidR="00C8422E" w:rsidRPr="00F94CE5" w:rsidRDefault="00C8422E" w:rsidP="00C07E0D">
            <w:pPr>
              <w:jc w:val="center"/>
              <w:rPr>
                <w:ins w:id="689" w:author="Cuenta Microsoft" w:date="2025-09-30T13:47:00Z"/>
                <w:b/>
                <w:color w:val="000000" w:themeColor="text1"/>
              </w:rPr>
            </w:pPr>
            <w:ins w:id="690" w:author="Cuenta Microsoft" w:date="2025-09-30T13:47:00Z">
              <w:r>
                <w:rPr>
                  <w:b/>
                  <w:color w:val="000000" w:themeColor="text1"/>
                </w:rPr>
                <w:t>Estrategias y/o Acciones</w:t>
              </w:r>
            </w:ins>
          </w:p>
        </w:tc>
        <w:tc>
          <w:tcPr>
            <w:tcW w:w="2149" w:type="dxa"/>
          </w:tcPr>
          <w:p w14:paraId="498BA7BC" w14:textId="77777777" w:rsidR="00C8422E" w:rsidRPr="00F94CE5" w:rsidRDefault="00C8422E" w:rsidP="00C07E0D">
            <w:pPr>
              <w:jc w:val="center"/>
              <w:rPr>
                <w:ins w:id="691" w:author="Cuenta Microsoft" w:date="2025-09-30T13:47:00Z"/>
                <w:b/>
                <w:color w:val="000000" w:themeColor="text1"/>
              </w:rPr>
            </w:pPr>
            <w:ins w:id="692" w:author="Cuenta Microsoft" w:date="2025-09-30T13:47:00Z">
              <w:r>
                <w:rPr>
                  <w:b/>
                  <w:color w:val="000000" w:themeColor="text1"/>
                </w:rPr>
                <w:t xml:space="preserve">Responsable </w:t>
              </w:r>
            </w:ins>
          </w:p>
        </w:tc>
        <w:tc>
          <w:tcPr>
            <w:tcW w:w="2840" w:type="dxa"/>
          </w:tcPr>
          <w:p w14:paraId="0DAEA8F9" w14:textId="77777777" w:rsidR="00C8422E" w:rsidRDefault="00C8422E" w:rsidP="00C07E0D">
            <w:pPr>
              <w:jc w:val="center"/>
              <w:rPr>
                <w:ins w:id="693" w:author="Cuenta Microsoft" w:date="2025-09-30T13:47:00Z"/>
                <w:b/>
                <w:color w:val="000000" w:themeColor="text1"/>
              </w:rPr>
            </w:pPr>
            <w:ins w:id="694" w:author="Cuenta Microsoft" w:date="2025-09-30T13:47:00Z">
              <w:r>
                <w:rPr>
                  <w:b/>
                  <w:color w:val="000000" w:themeColor="text1"/>
                </w:rPr>
                <w:t xml:space="preserve">Cronograma </w:t>
              </w:r>
            </w:ins>
          </w:p>
        </w:tc>
        <w:tc>
          <w:tcPr>
            <w:tcW w:w="2840" w:type="dxa"/>
          </w:tcPr>
          <w:p w14:paraId="00950B7D" w14:textId="77777777" w:rsidR="00C8422E" w:rsidRDefault="00C8422E" w:rsidP="00C07E0D">
            <w:pPr>
              <w:jc w:val="center"/>
              <w:rPr>
                <w:ins w:id="695" w:author="Cuenta Microsoft" w:date="2025-09-30T13:47:00Z"/>
                <w:b/>
                <w:color w:val="000000" w:themeColor="text1"/>
              </w:rPr>
            </w:pPr>
            <w:ins w:id="696" w:author="Cuenta Microsoft" w:date="2025-09-30T13:47:00Z">
              <w:r>
                <w:rPr>
                  <w:b/>
                  <w:color w:val="000000" w:themeColor="text1"/>
                </w:rPr>
                <w:t xml:space="preserve">Evidencia </w:t>
              </w:r>
            </w:ins>
          </w:p>
        </w:tc>
      </w:tr>
      <w:tr w:rsidR="00C8422E" w:rsidRPr="00F94CE5" w14:paraId="45E8B352" w14:textId="77777777" w:rsidTr="00C07E0D">
        <w:trPr>
          <w:trHeight w:val="4071"/>
          <w:ins w:id="697" w:author="Cuenta Microsoft" w:date="2025-09-30T13:47:00Z"/>
        </w:trPr>
        <w:tc>
          <w:tcPr>
            <w:tcW w:w="3378" w:type="dxa"/>
          </w:tcPr>
          <w:p w14:paraId="5154E32F" w14:textId="77777777" w:rsidR="00C8422E" w:rsidRPr="00F94CE5" w:rsidRDefault="00C8422E" w:rsidP="00C07E0D">
            <w:pPr>
              <w:jc w:val="both"/>
              <w:rPr>
                <w:ins w:id="698" w:author="Cuenta Microsoft" w:date="2025-09-30T13:47:00Z"/>
                <w:color w:val="000000" w:themeColor="text1"/>
              </w:rPr>
            </w:pPr>
            <w:ins w:id="699" w:author="Cuenta Microsoft" w:date="2025-09-30T13:47:00Z">
              <w:r>
                <w:rPr>
                  <w:color w:val="000000" w:themeColor="text1"/>
                </w:rPr>
                <w:t xml:space="preserve">En el Ciclo escolar 2023-2024 no se </w:t>
              </w:r>
              <w:proofErr w:type="spellStart"/>
              <w:r>
                <w:rPr>
                  <w:color w:val="000000" w:themeColor="text1"/>
                </w:rPr>
                <w:t>logro</w:t>
              </w:r>
              <w:proofErr w:type="spellEnd"/>
              <w:r>
                <w:rPr>
                  <w:color w:val="000000" w:themeColor="text1"/>
                </w:rPr>
                <w:t xml:space="preserve"> la meta de disminuir el índice de reprobación.</w:t>
              </w:r>
            </w:ins>
          </w:p>
        </w:tc>
        <w:tc>
          <w:tcPr>
            <w:tcW w:w="3399" w:type="dxa"/>
          </w:tcPr>
          <w:p w14:paraId="409C59AA" w14:textId="77777777" w:rsidR="00C8422E" w:rsidRDefault="00C8422E" w:rsidP="00C07E0D">
            <w:pPr>
              <w:jc w:val="both"/>
              <w:rPr>
                <w:ins w:id="700" w:author="Cuenta Microsoft" w:date="2025-09-30T13:47:00Z"/>
                <w:color w:val="000000" w:themeColor="text1"/>
              </w:rPr>
            </w:pPr>
            <w:ins w:id="701" w:author="Cuenta Microsoft" w:date="2025-09-30T13:47:00Z">
              <w:r w:rsidRPr="0078587F">
                <w:rPr>
                  <w:color w:val="000000" w:themeColor="text1"/>
                </w:rPr>
                <w:t>En</w:t>
              </w:r>
              <w:r>
                <w:rPr>
                  <w:color w:val="000000" w:themeColor="text1"/>
                </w:rPr>
                <w:t xml:space="preserve"> trabajo participativo se acordó lo siguiente:</w:t>
              </w:r>
            </w:ins>
          </w:p>
          <w:p w14:paraId="4928B58F" w14:textId="77777777" w:rsidR="00C8422E" w:rsidRDefault="00C8422E" w:rsidP="00C07E0D">
            <w:pPr>
              <w:jc w:val="both"/>
              <w:rPr>
                <w:ins w:id="702" w:author="Cuenta Microsoft" w:date="2025-09-30T13:47:00Z"/>
                <w:color w:val="000000" w:themeColor="text1"/>
              </w:rPr>
            </w:pPr>
          </w:p>
          <w:p w14:paraId="39CA10E2" w14:textId="77777777" w:rsidR="00C8422E" w:rsidRDefault="00C8422E" w:rsidP="00C07E0D">
            <w:pPr>
              <w:jc w:val="both"/>
              <w:rPr>
                <w:ins w:id="703" w:author="Cuenta Microsoft" w:date="2025-09-30T13:47:00Z"/>
                <w:color w:val="000000" w:themeColor="text1"/>
              </w:rPr>
            </w:pPr>
            <w:ins w:id="704" w:author="Cuenta Microsoft" w:date="2025-09-30T13:47:00Z">
              <w:r>
                <w:rPr>
                  <w:color w:val="000000" w:themeColor="text1"/>
                </w:rPr>
                <w:t>1.- Aplicación de instrumento de evaluación diagnostica.</w:t>
              </w:r>
            </w:ins>
          </w:p>
          <w:p w14:paraId="17F67117" w14:textId="77777777" w:rsidR="00C8422E" w:rsidRDefault="00C8422E" w:rsidP="00C07E0D">
            <w:pPr>
              <w:jc w:val="both"/>
              <w:rPr>
                <w:ins w:id="705" w:author="Cuenta Microsoft" w:date="2025-09-30T13:47:00Z"/>
                <w:color w:val="000000" w:themeColor="text1"/>
              </w:rPr>
            </w:pPr>
            <w:ins w:id="706" w:author="Cuenta Microsoft" w:date="2025-09-30T13:47:00Z">
              <w:r>
                <w:rPr>
                  <w:color w:val="000000" w:themeColor="text1"/>
                </w:rPr>
                <w:t>2.- Análisis de resultados del instrumento de evaluación.</w:t>
              </w:r>
            </w:ins>
          </w:p>
          <w:p w14:paraId="645D41AA" w14:textId="77777777" w:rsidR="00C8422E" w:rsidRDefault="00C8422E" w:rsidP="00C07E0D">
            <w:pPr>
              <w:jc w:val="both"/>
              <w:rPr>
                <w:ins w:id="707" w:author="Cuenta Microsoft" w:date="2025-09-30T13:47:00Z"/>
                <w:color w:val="000000" w:themeColor="text1"/>
              </w:rPr>
            </w:pPr>
            <w:ins w:id="708" w:author="Cuenta Microsoft" w:date="2025-09-30T13:47:00Z">
              <w:r>
                <w:rPr>
                  <w:color w:val="000000" w:themeColor="text1"/>
                </w:rPr>
                <w:t>3.- Diseño de actividades de regularización para atender a los estudiantes con necesidades de atención.</w:t>
              </w:r>
            </w:ins>
          </w:p>
          <w:p w14:paraId="68AD0D71" w14:textId="77777777" w:rsidR="00C8422E" w:rsidRPr="000444D5" w:rsidRDefault="00C8422E" w:rsidP="00C07E0D">
            <w:pPr>
              <w:jc w:val="both"/>
              <w:rPr>
                <w:ins w:id="709" w:author="Cuenta Microsoft" w:date="2025-09-30T13:47:00Z"/>
                <w:color w:val="000000" w:themeColor="text1"/>
              </w:rPr>
            </w:pPr>
            <w:ins w:id="710" w:author="Cuenta Microsoft" w:date="2025-09-30T13:47:00Z">
              <w:r>
                <w:rPr>
                  <w:color w:val="000000" w:themeColor="text1"/>
                </w:rPr>
                <w:t>4.- Monitoreo de avance de resultados</w:t>
              </w:r>
            </w:ins>
          </w:p>
          <w:p w14:paraId="51E99D76" w14:textId="77777777" w:rsidR="00C8422E" w:rsidRPr="000444D5" w:rsidRDefault="00C8422E" w:rsidP="00C07E0D">
            <w:pPr>
              <w:jc w:val="both"/>
              <w:rPr>
                <w:ins w:id="711" w:author="Cuenta Microsoft" w:date="2025-09-30T13:47:00Z"/>
                <w:color w:val="000000" w:themeColor="text1"/>
              </w:rPr>
            </w:pPr>
          </w:p>
        </w:tc>
        <w:tc>
          <w:tcPr>
            <w:tcW w:w="2149" w:type="dxa"/>
          </w:tcPr>
          <w:p w14:paraId="0A4AA9E9" w14:textId="77777777" w:rsidR="00C8422E" w:rsidRDefault="00C8422E" w:rsidP="00C07E0D">
            <w:pPr>
              <w:pBdr>
                <w:top w:val="nil"/>
                <w:left w:val="nil"/>
                <w:bottom w:val="nil"/>
                <w:right w:val="nil"/>
                <w:between w:val="nil"/>
              </w:pBdr>
              <w:rPr>
                <w:ins w:id="712" w:author="Cuenta Microsoft" w:date="2025-09-30T13:47:00Z"/>
                <w:color w:val="000000" w:themeColor="text1"/>
              </w:rPr>
            </w:pPr>
            <w:ins w:id="713" w:author="Cuenta Microsoft" w:date="2025-09-30T13:47:00Z">
              <w:r>
                <w:rPr>
                  <w:color w:val="000000" w:themeColor="text1"/>
                </w:rPr>
                <w:t xml:space="preserve">Director </w:t>
              </w:r>
            </w:ins>
          </w:p>
          <w:p w14:paraId="6D6514A7" w14:textId="77777777" w:rsidR="00C8422E" w:rsidRDefault="00C8422E" w:rsidP="00C07E0D">
            <w:pPr>
              <w:pBdr>
                <w:top w:val="nil"/>
                <w:left w:val="nil"/>
                <w:bottom w:val="nil"/>
                <w:right w:val="nil"/>
                <w:between w:val="nil"/>
              </w:pBdr>
              <w:rPr>
                <w:ins w:id="714" w:author="Cuenta Microsoft" w:date="2025-09-30T13:47:00Z"/>
                <w:color w:val="000000" w:themeColor="text1"/>
              </w:rPr>
            </w:pPr>
          </w:p>
          <w:p w14:paraId="59D62FAC" w14:textId="77777777" w:rsidR="00C8422E" w:rsidRDefault="00C8422E" w:rsidP="00C07E0D">
            <w:pPr>
              <w:pBdr>
                <w:top w:val="nil"/>
                <w:left w:val="nil"/>
                <w:bottom w:val="nil"/>
                <w:right w:val="nil"/>
                <w:between w:val="nil"/>
              </w:pBdr>
              <w:rPr>
                <w:ins w:id="715" w:author="Cuenta Microsoft" w:date="2025-09-30T13:47:00Z"/>
                <w:color w:val="000000" w:themeColor="text1"/>
              </w:rPr>
            </w:pPr>
            <w:ins w:id="716" w:author="Cuenta Microsoft" w:date="2025-09-30T13:47:00Z">
              <w:r>
                <w:rPr>
                  <w:color w:val="000000" w:themeColor="text1"/>
                </w:rPr>
                <w:t xml:space="preserve">Docentes </w:t>
              </w:r>
            </w:ins>
          </w:p>
          <w:p w14:paraId="08EFADA2" w14:textId="77777777" w:rsidR="00C8422E" w:rsidRDefault="00C8422E" w:rsidP="00C07E0D">
            <w:pPr>
              <w:pBdr>
                <w:top w:val="nil"/>
                <w:left w:val="nil"/>
                <w:bottom w:val="nil"/>
                <w:right w:val="nil"/>
                <w:between w:val="nil"/>
              </w:pBdr>
              <w:rPr>
                <w:ins w:id="717" w:author="Cuenta Microsoft" w:date="2025-09-30T13:47:00Z"/>
                <w:color w:val="000000" w:themeColor="text1"/>
              </w:rPr>
            </w:pPr>
          </w:p>
          <w:p w14:paraId="6DE4D2A7" w14:textId="77777777" w:rsidR="00C8422E" w:rsidRDefault="00C8422E" w:rsidP="00C07E0D">
            <w:pPr>
              <w:pBdr>
                <w:top w:val="nil"/>
                <w:left w:val="nil"/>
                <w:bottom w:val="nil"/>
                <w:right w:val="nil"/>
                <w:between w:val="nil"/>
              </w:pBdr>
              <w:rPr>
                <w:ins w:id="718" w:author="Cuenta Microsoft" w:date="2025-09-30T13:47:00Z"/>
                <w:color w:val="000000" w:themeColor="text1"/>
              </w:rPr>
            </w:pPr>
          </w:p>
          <w:p w14:paraId="7E723059" w14:textId="77777777" w:rsidR="00C8422E" w:rsidRDefault="00C8422E" w:rsidP="00C07E0D">
            <w:pPr>
              <w:pBdr>
                <w:top w:val="nil"/>
                <w:left w:val="nil"/>
                <w:bottom w:val="nil"/>
                <w:right w:val="nil"/>
                <w:between w:val="nil"/>
              </w:pBdr>
              <w:rPr>
                <w:ins w:id="719" w:author="Cuenta Microsoft" w:date="2025-09-30T13:47:00Z"/>
                <w:color w:val="000000" w:themeColor="text1"/>
              </w:rPr>
            </w:pPr>
          </w:p>
          <w:p w14:paraId="7DB5C4E2" w14:textId="77777777" w:rsidR="00C8422E" w:rsidRDefault="00C8422E" w:rsidP="00C07E0D">
            <w:pPr>
              <w:pBdr>
                <w:top w:val="nil"/>
                <w:left w:val="nil"/>
                <w:bottom w:val="nil"/>
                <w:right w:val="nil"/>
                <w:between w:val="nil"/>
              </w:pBdr>
              <w:rPr>
                <w:ins w:id="720" w:author="Cuenta Microsoft" w:date="2025-09-30T13:47:00Z"/>
                <w:color w:val="000000" w:themeColor="text1"/>
              </w:rPr>
            </w:pPr>
            <w:ins w:id="721" w:author="Cuenta Microsoft" w:date="2025-09-30T13:47:00Z">
              <w:r>
                <w:rPr>
                  <w:color w:val="000000" w:themeColor="text1"/>
                </w:rPr>
                <w:t xml:space="preserve">Docente responsable  </w:t>
              </w:r>
            </w:ins>
          </w:p>
          <w:p w14:paraId="414F0A5D" w14:textId="77777777" w:rsidR="00C8422E" w:rsidRDefault="00C8422E" w:rsidP="00C07E0D">
            <w:pPr>
              <w:pBdr>
                <w:top w:val="nil"/>
                <w:left w:val="nil"/>
                <w:bottom w:val="nil"/>
                <w:right w:val="nil"/>
                <w:between w:val="nil"/>
              </w:pBdr>
              <w:rPr>
                <w:ins w:id="722" w:author="Cuenta Microsoft" w:date="2025-09-30T13:47:00Z"/>
                <w:color w:val="000000" w:themeColor="text1"/>
              </w:rPr>
            </w:pPr>
          </w:p>
          <w:p w14:paraId="104D59CB" w14:textId="77777777" w:rsidR="00C8422E" w:rsidRDefault="00C8422E" w:rsidP="00C07E0D">
            <w:pPr>
              <w:pBdr>
                <w:top w:val="nil"/>
                <w:left w:val="nil"/>
                <w:bottom w:val="nil"/>
                <w:right w:val="nil"/>
                <w:between w:val="nil"/>
              </w:pBdr>
              <w:rPr>
                <w:ins w:id="723" w:author="Cuenta Microsoft" w:date="2025-09-30T13:47:00Z"/>
                <w:color w:val="000000" w:themeColor="text1"/>
              </w:rPr>
            </w:pPr>
          </w:p>
          <w:p w14:paraId="027A8995" w14:textId="77777777" w:rsidR="00C8422E" w:rsidRDefault="00C8422E" w:rsidP="00C07E0D">
            <w:pPr>
              <w:pBdr>
                <w:top w:val="nil"/>
                <w:left w:val="nil"/>
                <w:bottom w:val="nil"/>
                <w:right w:val="nil"/>
                <w:between w:val="nil"/>
              </w:pBdr>
              <w:rPr>
                <w:ins w:id="724" w:author="Cuenta Microsoft" w:date="2025-09-30T13:47:00Z"/>
                <w:color w:val="000000" w:themeColor="text1"/>
              </w:rPr>
            </w:pPr>
          </w:p>
          <w:p w14:paraId="31FCBB86" w14:textId="77777777" w:rsidR="00C8422E" w:rsidRPr="00F94CE5" w:rsidRDefault="00C8422E" w:rsidP="00C07E0D">
            <w:pPr>
              <w:pBdr>
                <w:top w:val="nil"/>
                <w:left w:val="nil"/>
                <w:bottom w:val="nil"/>
                <w:right w:val="nil"/>
                <w:between w:val="nil"/>
              </w:pBdr>
              <w:rPr>
                <w:ins w:id="725" w:author="Cuenta Microsoft" w:date="2025-09-30T13:47:00Z"/>
                <w:color w:val="000000" w:themeColor="text1"/>
              </w:rPr>
            </w:pPr>
            <w:ins w:id="726" w:author="Cuenta Microsoft" w:date="2025-09-30T13:47:00Z">
              <w:r>
                <w:rPr>
                  <w:color w:val="000000" w:themeColor="text1"/>
                </w:rPr>
                <w:t xml:space="preserve">Director </w:t>
              </w:r>
            </w:ins>
          </w:p>
        </w:tc>
        <w:tc>
          <w:tcPr>
            <w:tcW w:w="2840" w:type="dxa"/>
          </w:tcPr>
          <w:p w14:paraId="47B2C578" w14:textId="77777777" w:rsidR="00C8422E" w:rsidRDefault="00C8422E" w:rsidP="00C07E0D">
            <w:pPr>
              <w:rPr>
                <w:ins w:id="727" w:author="Cuenta Microsoft" w:date="2025-09-30T13:47:00Z"/>
                <w:color w:val="000000" w:themeColor="text1"/>
              </w:rPr>
            </w:pPr>
          </w:p>
          <w:p w14:paraId="304E6982" w14:textId="77777777" w:rsidR="00C8422E" w:rsidRDefault="00C8422E" w:rsidP="00C07E0D">
            <w:pPr>
              <w:rPr>
                <w:ins w:id="728" w:author="Cuenta Microsoft" w:date="2025-09-30T13:47:00Z"/>
                <w:color w:val="000000" w:themeColor="text1"/>
              </w:rPr>
            </w:pPr>
          </w:p>
          <w:p w14:paraId="4B325CB1" w14:textId="77777777" w:rsidR="00C8422E" w:rsidRDefault="00C8422E" w:rsidP="00C07E0D">
            <w:pPr>
              <w:rPr>
                <w:ins w:id="729" w:author="Cuenta Microsoft" w:date="2025-09-30T13:47:00Z"/>
                <w:color w:val="000000" w:themeColor="text1"/>
              </w:rPr>
            </w:pPr>
          </w:p>
          <w:p w14:paraId="661AE28B" w14:textId="77777777" w:rsidR="00C8422E" w:rsidRDefault="00C8422E" w:rsidP="00C07E0D">
            <w:pPr>
              <w:rPr>
                <w:ins w:id="730" w:author="Cuenta Microsoft" w:date="2025-09-30T13:47:00Z"/>
                <w:color w:val="000000" w:themeColor="text1"/>
              </w:rPr>
            </w:pPr>
          </w:p>
          <w:p w14:paraId="3071CC15" w14:textId="77777777" w:rsidR="00C8422E" w:rsidRDefault="00C8422E" w:rsidP="00C07E0D">
            <w:pPr>
              <w:rPr>
                <w:ins w:id="731" w:author="Cuenta Microsoft" w:date="2025-09-30T13:47:00Z"/>
                <w:color w:val="000000" w:themeColor="text1"/>
              </w:rPr>
            </w:pPr>
          </w:p>
          <w:p w14:paraId="18AF1673" w14:textId="77777777" w:rsidR="00C8422E" w:rsidRDefault="00C8422E" w:rsidP="00C07E0D">
            <w:pPr>
              <w:rPr>
                <w:ins w:id="732" w:author="Cuenta Microsoft" w:date="2025-09-30T13:47:00Z"/>
                <w:color w:val="000000" w:themeColor="text1"/>
              </w:rPr>
            </w:pPr>
          </w:p>
          <w:p w14:paraId="0FFD04EF" w14:textId="77777777" w:rsidR="00C8422E" w:rsidRDefault="00C8422E" w:rsidP="00C07E0D">
            <w:pPr>
              <w:rPr>
                <w:ins w:id="733" w:author="Cuenta Microsoft" w:date="2025-09-30T13:47:00Z"/>
                <w:color w:val="000000" w:themeColor="text1"/>
              </w:rPr>
            </w:pPr>
          </w:p>
          <w:p w14:paraId="78B2FF6A" w14:textId="77777777" w:rsidR="00C8422E" w:rsidRPr="00F94CE5" w:rsidRDefault="00C8422E" w:rsidP="00C07E0D">
            <w:pPr>
              <w:rPr>
                <w:ins w:id="734" w:author="Cuenta Microsoft" w:date="2025-09-30T13:47:00Z"/>
                <w:color w:val="000000" w:themeColor="text1"/>
              </w:rPr>
            </w:pPr>
            <w:ins w:id="735" w:author="Cuenta Microsoft" w:date="2025-09-30T13:47:00Z">
              <w:r>
                <w:rPr>
                  <w:color w:val="000000" w:themeColor="text1"/>
                </w:rPr>
                <w:t xml:space="preserve">17 al 30 de septiembre </w:t>
              </w:r>
            </w:ins>
          </w:p>
        </w:tc>
        <w:tc>
          <w:tcPr>
            <w:tcW w:w="2840" w:type="dxa"/>
          </w:tcPr>
          <w:p w14:paraId="05FD875D" w14:textId="77777777" w:rsidR="00C8422E" w:rsidRDefault="00C8422E" w:rsidP="00C07E0D">
            <w:pPr>
              <w:rPr>
                <w:ins w:id="736" w:author="Cuenta Microsoft" w:date="2025-09-30T13:47:00Z"/>
                <w:color w:val="000000" w:themeColor="text1"/>
              </w:rPr>
            </w:pPr>
          </w:p>
          <w:p w14:paraId="6A3EA604" w14:textId="77777777" w:rsidR="00C8422E" w:rsidRDefault="00C8422E" w:rsidP="00C07E0D">
            <w:pPr>
              <w:rPr>
                <w:ins w:id="737" w:author="Cuenta Microsoft" w:date="2025-09-30T13:47:00Z"/>
                <w:color w:val="000000" w:themeColor="text1"/>
              </w:rPr>
            </w:pPr>
          </w:p>
          <w:p w14:paraId="0073E03E" w14:textId="77777777" w:rsidR="00C8422E" w:rsidRDefault="00C8422E" w:rsidP="00C07E0D">
            <w:pPr>
              <w:rPr>
                <w:ins w:id="738" w:author="Cuenta Microsoft" w:date="2025-09-30T13:47:00Z"/>
                <w:color w:val="000000" w:themeColor="text1"/>
              </w:rPr>
            </w:pPr>
          </w:p>
          <w:p w14:paraId="786E5681" w14:textId="77777777" w:rsidR="00C8422E" w:rsidRDefault="00C8422E" w:rsidP="00C07E0D">
            <w:pPr>
              <w:rPr>
                <w:ins w:id="739" w:author="Cuenta Microsoft" w:date="2025-09-30T13:47:00Z"/>
                <w:color w:val="000000" w:themeColor="text1"/>
              </w:rPr>
            </w:pPr>
            <w:ins w:id="740" w:author="Cuenta Microsoft" w:date="2025-09-30T13:47:00Z">
              <w:r>
                <w:rPr>
                  <w:color w:val="000000" w:themeColor="text1"/>
                </w:rPr>
                <w:t>Instrumento de evaluación.</w:t>
              </w:r>
            </w:ins>
          </w:p>
          <w:p w14:paraId="3BF9849B" w14:textId="77777777" w:rsidR="00C8422E" w:rsidRDefault="00C8422E" w:rsidP="00C07E0D">
            <w:pPr>
              <w:rPr>
                <w:ins w:id="741" w:author="Cuenta Microsoft" w:date="2025-09-30T13:47:00Z"/>
                <w:color w:val="000000" w:themeColor="text1"/>
              </w:rPr>
            </w:pPr>
          </w:p>
          <w:p w14:paraId="6E610958" w14:textId="77777777" w:rsidR="00C8422E" w:rsidRDefault="00C8422E" w:rsidP="00C07E0D">
            <w:pPr>
              <w:rPr>
                <w:ins w:id="742" w:author="Cuenta Microsoft" w:date="2025-09-30T13:47:00Z"/>
                <w:color w:val="000000" w:themeColor="text1"/>
              </w:rPr>
            </w:pPr>
            <w:ins w:id="743" w:author="Cuenta Microsoft" w:date="2025-09-30T13:47:00Z">
              <w:r>
                <w:rPr>
                  <w:color w:val="000000" w:themeColor="text1"/>
                </w:rPr>
                <w:t>Grafica.</w:t>
              </w:r>
            </w:ins>
          </w:p>
          <w:p w14:paraId="1BB06969" w14:textId="77777777" w:rsidR="00C8422E" w:rsidRDefault="00C8422E" w:rsidP="00C07E0D">
            <w:pPr>
              <w:rPr>
                <w:ins w:id="744" w:author="Cuenta Microsoft" w:date="2025-09-30T13:47:00Z"/>
                <w:color w:val="000000" w:themeColor="text1"/>
              </w:rPr>
            </w:pPr>
          </w:p>
          <w:p w14:paraId="59C89F1C" w14:textId="77777777" w:rsidR="00C8422E" w:rsidRDefault="00C8422E" w:rsidP="00C07E0D">
            <w:pPr>
              <w:rPr>
                <w:ins w:id="745" w:author="Cuenta Microsoft" w:date="2025-09-30T13:47:00Z"/>
                <w:color w:val="000000" w:themeColor="text1"/>
              </w:rPr>
            </w:pPr>
            <w:ins w:id="746" w:author="Cuenta Microsoft" w:date="2025-09-30T13:47:00Z">
              <w:r>
                <w:rPr>
                  <w:color w:val="000000" w:themeColor="text1"/>
                </w:rPr>
                <w:t>Plan de clase.</w:t>
              </w:r>
            </w:ins>
          </w:p>
          <w:p w14:paraId="008CD755" w14:textId="77777777" w:rsidR="00C8422E" w:rsidRDefault="00C8422E" w:rsidP="00C07E0D">
            <w:pPr>
              <w:rPr>
                <w:ins w:id="747" w:author="Cuenta Microsoft" w:date="2025-09-30T13:47:00Z"/>
                <w:color w:val="000000" w:themeColor="text1"/>
              </w:rPr>
            </w:pPr>
          </w:p>
          <w:p w14:paraId="362D8968" w14:textId="77777777" w:rsidR="00C8422E" w:rsidRDefault="00C8422E" w:rsidP="00C07E0D">
            <w:pPr>
              <w:rPr>
                <w:ins w:id="748" w:author="Cuenta Microsoft" w:date="2025-09-30T13:47:00Z"/>
                <w:color w:val="000000" w:themeColor="text1"/>
              </w:rPr>
            </w:pPr>
          </w:p>
          <w:p w14:paraId="0BFD3719" w14:textId="77777777" w:rsidR="00C8422E" w:rsidRDefault="00C8422E" w:rsidP="00C07E0D">
            <w:pPr>
              <w:rPr>
                <w:ins w:id="749" w:author="Cuenta Microsoft" w:date="2025-09-30T13:47:00Z"/>
                <w:color w:val="000000" w:themeColor="text1"/>
              </w:rPr>
            </w:pPr>
          </w:p>
          <w:p w14:paraId="0C3770A2" w14:textId="77777777" w:rsidR="00C8422E" w:rsidRPr="00F94CE5" w:rsidRDefault="00C8422E" w:rsidP="00C07E0D">
            <w:pPr>
              <w:rPr>
                <w:ins w:id="750" w:author="Cuenta Microsoft" w:date="2025-09-30T13:47:00Z"/>
                <w:color w:val="000000" w:themeColor="text1"/>
              </w:rPr>
            </w:pPr>
            <w:ins w:id="751" w:author="Cuenta Microsoft" w:date="2025-09-30T13:47:00Z">
              <w:r>
                <w:rPr>
                  <w:color w:val="000000" w:themeColor="text1"/>
                </w:rPr>
                <w:t xml:space="preserve">Reporte mensual y/o en cada momento de evaluación. </w:t>
              </w:r>
            </w:ins>
          </w:p>
        </w:tc>
      </w:tr>
    </w:tbl>
    <w:p w14:paraId="2FEF2125" w14:textId="77777777" w:rsidR="00C8422E" w:rsidRDefault="00C8422E" w:rsidP="00C8422E">
      <w:pPr>
        <w:rPr>
          <w:ins w:id="752" w:author="Cuenta Microsoft" w:date="2025-09-30T13:47:00Z"/>
          <w:rFonts w:ascii="Arial" w:eastAsia="Arial" w:hAnsi="Arial" w:cs="Arial"/>
          <w:b/>
          <w:color w:val="000000" w:themeColor="text1"/>
          <w:sz w:val="24"/>
          <w:szCs w:val="24"/>
          <w:u w:val="single"/>
        </w:rPr>
      </w:pPr>
    </w:p>
    <w:p w14:paraId="03D75ADE" w14:textId="77777777" w:rsidR="00C8422E" w:rsidRDefault="00C8422E" w:rsidP="00C8422E">
      <w:pPr>
        <w:rPr>
          <w:ins w:id="753" w:author="Cuenta Microsoft" w:date="2025-09-30T14:01:00Z"/>
          <w:rFonts w:ascii="Arial" w:eastAsia="Arial" w:hAnsi="Arial" w:cs="Arial"/>
          <w:b/>
          <w:color w:val="000000" w:themeColor="text1"/>
          <w:sz w:val="24"/>
          <w:szCs w:val="24"/>
          <w:u w:val="single"/>
        </w:rPr>
      </w:pPr>
    </w:p>
    <w:p w14:paraId="77C5A2A1" w14:textId="77777777" w:rsidR="00C8422E" w:rsidRPr="00352069" w:rsidRDefault="00C8422E" w:rsidP="00C8422E">
      <w:pPr>
        <w:spacing w:after="160" w:line="256" w:lineRule="auto"/>
        <w:jc w:val="both"/>
        <w:rPr>
          <w:ins w:id="754" w:author="Cuenta Microsoft" w:date="2025-09-30T13:47:00Z"/>
          <w:rFonts w:ascii="Arial" w:hAnsi="Arial" w:cs="Arial"/>
          <w:color w:val="000000" w:themeColor="text1"/>
          <w:sz w:val="24"/>
          <w:szCs w:val="24"/>
        </w:rPr>
      </w:pPr>
      <w:ins w:id="755" w:author="Cuenta Microsoft" w:date="2025-09-30T13:47:00Z">
        <w:r w:rsidRPr="00352069">
          <w:rPr>
            <w:rFonts w:ascii="Arial" w:eastAsia="Arial" w:hAnsi="Arial" w:cs="Arial"/>
            <w:b/>
            <w:color w:val="000000" w:themeColor="text1"/>
            <w:sz w:val="24"/>
            <w:szCs w:val="24"/>
          </w:rPr>
          <w:t>CATEGORIA 2:</w:t>
        </w:r>
        <w:r w:rsidRPr="00352069">
          <w:rPr>
            <w:rFonts w:ascii="Arial" w:eastAsia="Arial" w:hAnsi="Arial" w:cs="Arial"/>
            <w:color w:val="000000" w:themeColor="text1"/>
            <w:sz w:val="24"/>
            <w:szCs w:val="24"/>
          </w:rPr>
          <w:t xml:space="preserve">  Gestión y administración escolar</w:t>
        </w:r>
        <w:r w:rsidRPr="00352069">
          <w:rPr>
            <w:rFonts w:ascii="Arial" w:hAnsi="Arial" w:cs="Arial"/>
            <w:color w:val="000000" w:themeColor="text1"/>
            <w:sz w:val="24"/>
            <w:szCs w:val="24"/>
          </w:rPr>
          <w:t>.</w:t>
        </w:r>
      </w:ins>
    </w:p>
    <w:p w14:paraId="73FCEC3A" w14:textId="77777777" w:rsidR="00C8422E" w:rsidRPr="00352069" w:rsidRDefault="00C8422E" w:rsidP="00C8422E">
      <w:pPr>
        <w:spacing w:after="160" w:line="256" w:lineRule="auto"/>
        <w:jc w:val="both"/>
        <w:rPr>
          <w:ins w:id="756" w:author="Cuenta Microsoft" w:date="2025-09-30T13:47:00Z"/>
          <w:rFonts w:ascii="Arial" w:hAnsi="Arial" w:cs="Arial"/>
          <w:b/>
          <w:bCs/>
          <w:color w:val="000000" w:themeColor="text1"/>
          <w:sz w:val="24"/>
          <w:szCs w:val="24"/>
          <w:highlight w:val="yellow"/>
        </w:rPr>
      </w:pPr>
      <w:ins w:id="757" w:author="Cuenta Microsoft" w:date="2025-09-30T13:47:00Z">
        <w:r w:rsidRPr="00352069">
          <w:rPr>
            <w:rFonts w:ascii="Arial" w:hAnsi="Arial" w:cs="Arial"/>
            <w:b/>
            <w:bCs/>
            <w:color w:val="000000" w:themeColor="text1"/>
            <w:sz w:val="24"/>
            <w:szCs w:val="24"/>
          </w:rPr>
          <w:t xml:space="preserve">Tema: </w:t>
        </w:r>
        <w:r w:rsidRPr="00352069">
          <w:rPr>
            <w:rFonts w:ascii="Arial" w:hAnsi="Arial" w:cs="Arial"/>
            <w:color w:val="000000" w:themeColor="text1"/>
            <w:sz w:val="24"/>
            <w:szCs w:val="24"/>
          </w:rPr>
          <w:t>Seguimiento al desempeño docente en el aula</w:t>
        </w:r>
      </w:ins>
    </w:p>
    <w:p w14:paraId="48FF6315" w14:textId="77777777" w:rsidR="00C8422E" w:rsidRPr="00352069" w:rsidRDefault="00C8422E" w:rsidP="00C8422E">
      <w:pPr>
        <w:rPr>
          <w:ins w:id="758" w:author="Cuenta Microsoft" w:date="2025-09-30T13:47:00Z"/>
          <w:rFonts w:ascii="Arial" w:eastAsia="Arial" w:hAnsi="Arial" w:cs="Arial"/>
          <w:color w:val="000000" w:themeColor="text1"/>
          <w:sz w:val="24"/>
          <w:szCs w:val="24"/>
        </w:rPr>
      </w:pPr>
      <w:ins w:id="759" w:author="Cuenta Microsoft" w:date="2025-09-30T13:47:00Z">
        <w:r w:rsidRPr="00352069">
          <w:rPr>
            <w:rFonts w:ascii="Arial" w:eastAsia="Arial" w:hAnsi="Arial" w:cs="Arial"/>
            <w:b/>
            <w:color w:val="000000" w:themeColor="text1"/>
            <w:sz w:val="24"/>
            <w:szCs w:val="24"/>
          </w:rPr>
          <w:t>META:</w:t>
        </w:r>
        <w:r w:rsidRPr="00352069">
          <w:rPr>
            <w:rFonts w:ascii="Arial" w:eastAsia="Arial" w:hAnsi="Arial" w:cs="Arial"/>
            <w:color w:val="000000" w:themeColor="text1"/>
            <w:sz w:val="24"/>
            <w:szCs w:val="24"/>
          </w:rPr>
          <w:t xml:space="preserve"> Permanecer en capacitación continua sobre cursos académicos que se oferten en el nivel medio superior.</w:t>
        </w:r>
      </w:ins>
    </w:p>
    <w:tbl>
      <w:tblPr>
        <w:tblW w:w="14606" w:type="dxa"/>
        <w:tblInd w:w="-7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00" w:firstRow="0" w:lastRow="0" w:firstColumn="0" w:lastColumn="0" w:noHBand="0" w:noVBand="1"/>
      </w:tblPr>
      <w:tblGrid>
        <w:gridCol w:w="3378"/>
        <w:gridCol w:w="3399"/>
        <w:gridCol w:w="2149"/>
        <w:gridCol w:w="2840"/>
        <w:gridCol w:w="2840"/>
      </w:tblGrid>
      <w:tr w:rsidR="00C8422E" w:rsidRPr="00F94CE5" w14:paraId="484BC1FB" w14:textId="77777777" w:rsidTr="00C07E0D">
        <w:trPr>
          <w:ins w:id="760" w:author="Cuenta Microsoft" w:date="2025-09-30T13:47:00Z"/>
        </w:trPr>
        <w:tc>
          <w:tcPr>
            <w:tcW w:w="3378" w:type="dxa"/>
          </w:tcPr>
          <w:p w14:paraId="0888F9C5" w14:textId="77777777" w:rsidR="00C8422E" w:rsidRPr="00F94CE5" w:rsidRDefault="00C8422E" w:rsidP="00C07E0D">
            <w:pPr>
              <w:jc w:val="center"/>
              <w:rPr>
                <w:ins w:id="761" w:author="Cuenta Microsoft" w:date="2025-09-30T13:47:00Z"/>
                <w:b/>
                <w:color w:val="000000" w:themeColor="text1"/>
              </w:rPr>
            </w:pPr>
            <w:ins w:id="762" w:author="Cuenta Microsoft" w:date="2025-09-30T13:47:00Z">
              <w:r>
                <w:rPr>
                  <w:b/>
                  <w:color w:val="000000" w:themeColor="text1"/>
                </w:rPr>
                <w:lastRenderedPageBreak/>
                <w:t>Diagnostico</w:t>
              </w:r>
            </w:ins>
          </w:p>
        </w:tc>
        <w:tc>
          <w:tcPr>
            <w:tcW w:w="3399" w:type="dxa"/>
          </w:tcPr>
          <w:p w14:paraId="09E2A594" w14:textId="77777777" w:rsidR="00C8422E" w:rsidRPr="00F94CE5" w:rsidRDefault="00C8422E" w:rsidP="00C07E0D">
            <w:pPr>
              <w:jc w:val="center"/>
              <w:rPr>
                <w:ins w:id="763" w:author="Cuenta Microsoft" w:date="2025-09-30T13:47:00Z"/>
                <w:b/>
                <w:color w:val="000000" w:themeColor="text1"/>
              </w:rPr>
            </w:pPr>
            <w:ins w:id="764" w:author="Cuenta Microsoft" w:date="2025-09-30T13:47:00Z">
              <w:r>
                <w:rPr>
                  <w:b/>
                  <w:color w:val="000000" w:themeColor="text1"/>
                </w:rPr>
                <w:t>Estrategias y/o Acciones</w:t>
              </w:r>
            </w:ins>
          </w:p>
        </w:tc>
        <w:tc>
          <w:tcPr>
            <w:tcW w:w="2149" w:type="dxa"/>
          </w:tcPr>
          <w:p w14:paraId="56F6DC48" w14:textId="77777777" w:rsidR="00C8422E" w:rsidRPr="00F94CE5" w:rsidRDefault="00C8422E" w:rsidP="00C07E0D">
            <w:pPr>
              <w:jc w:val="center"/>
              <w:rPr>
                <w:ins w:id="765" w:author="Cuenta Microsoft" w:date="2025-09-30T13:47:00Z"/>
                <w:b/>
                <w:color w:val="000000" w:themeColor="text1"/>
              </w:rPr>
            </w:pPr>
            <w:ins w:id="766" w:author="Cuenta Microsoft" w:date="2025-09-30T13:47:00Z">
              <w:r>
                <w:rPr>
                  <w:b/>
                  <w:color w:val="000000" w:themeColor="text1"/>
                </w:rPr>
                <w:t xml:space="preserve">Responsable </w:t>
              </w:r>
            </w:ins>
          </w:p>
        </w:tc>
        <w:tc>
          <w:tcPr>
            <w:tcW w:w="2840" w:type="dxa"/>
          </w:tcPr>
          <w:p w14:paraId="576D94DD" w14:textId="77777777" w:rsidR="00C8422E" w:rsidRDefault="00C8422E" w:rsidP="00C07E0D">
            <w:pPr>
              <w:jc w:val="center"/>
              <w:rPr>
                <w:ins w:id="767" w:author="Cuenta Microsoft" w:date="2025-09-30T13:47:00Z"/>
                <w:b/>
                <w:color w:val="000000" w:themeColor="text1"/>
              </w:rPr>
            </w:pPr>
            <w:ins w:id="768" w:author="Cuenta Microsoft" w:date="2025-09-30T13:47:00Z">
              <w:r>
                <w:rPr>
                  <w:b/>
                  <w:color w:val="000000" w:themeColor="text1"/>
                </w:rPr>
                <w:t xml:space="preserve">Cronograma </w:t>
              </w:r>
            </w:ins>
          </w:p>
        </w:tc>
        <w:tc>
          <w:tcPr>
            <w:tcW w:w="2840" w:type="dxa"/>
          </w:tcPr>
          <w:p w14:paraId="21F4D2E8" w14:textId="77777777" w:rsidR="00C8422E" w:rsidRDefault="00C8422E" w:rsidP="00C07E0D">
            <w:pPr>
              <w:jc w:val="center"/>
              <w:rPr>
                <w:ins w:id="769" w:author="Cuenta Microsoft" w:date="2025-09-30T13:47:00Z"/>
                <w:b/>
                <w:color w:val="000000" w:themeColor="text1"/>
              </w:rPr>
            </w:pPr>
            <w:ins w:id="770" w:author="Cuenta Microsoft" w:date="2025-09-30T13:47:00Z">
              <w:r>
                <w:rPr>
                  <w:b/>
                  <w:color w:val="000000" w:themeColor="text1"/>
                </w:rPr>
                <w:t xml:space="preserve">Evidencia </w:t>
              </w:r>
            </w:ins>
          </w:p>
        </w:tc>
      </w:tr>
      <w:tr w:rsidR="00C8422E" w:rsidRPr="00F94CE5" w14:paraId="7BAED4BA" w14:textId="77777777" w:rsidTr="00C07E0D">
        <w:trPr>
          <w:trHeight w:val="2120"/>
          <w:ins w:id="771" w:author="Cuenta Microsoft" w:date="2025-09-30T13:47:00Z"/>
        </w:trPr>
        <w:tc>
          <w:tcPr>
            <w:tcW w:w="3378" w:type="dxa"/>
          </w:tcPr>
          <w:p w14:paraId="1D5DA0C3" w14:textId="77777777" w:rsidR="00C8422E" w:rsidRPr="00F94CE5" w:rsidRDefault="00C8422E" w:rsidP="00C07E0D">
            <w:pPr>
              <w:jc w:val="both"/>
              <w:rPr>
                <w:ins w:id="772" w:author="Cuenta Microsoft" w:date="2025-09-30T13:47:00Z"/>
                <w:color w:val="000000" w:themeColor="text1"/>
              </w:rPr>
            </w:pPr>
            <w:ins w:id="773" w:author="Cuenta Microsoft" w:date="2025-09-30T13:47:00Z">
              <w:r>
                <w:rPr>
                  <w:color w:val="000000" w:themeColor="text1"/>
                </w:rPr>
                <w:t>Se invito a los docentes a que continúen con su profesionalización a través de cursos que oferta la COSFAC para mejorar los servicios que ofrece la institución.</w:t>
              </w:r>
            </w:ins>
          </w:p>
        </w:tc>
        <w:tc>
          <w:tcPr>
            <w:tcW w:w="3399" w:type="dxa"/>
          </w:tcPr>
          <w:p w14:paraId="2BED25DE" w14:textId="77777777" w:rsidR="00C8422E" w:rsidRPr="000444D5" w:rsidRDefault="00C8422E" w:rsidP="00C07E0D">
            <w:pPr>
              <w:jc w:val="both"/>
              <w:rPr>
                <w:ins w:id="774" w:author="Cuenta Microsoft" w:date="2025-09-30T13:47:00Z"/>
                <w:color w:val="000000" w:themeColor="text1"/>
              </w:rPr>
            </w:pPr>
            <w:ins w:id="775" w:author="Cuenta Microsoft" w:date="2025-09-30T13:47:00Z">
              <w:r>
                <w:rPr>
                  <w:color w:val="000000" w:themeColor="text1"/>
                </w:rPr>
                <w:t xml:space="preserve">Se motivo a los maestros a </w:t>
              </w:r>
              <w:r w:rsidRPr="00352069">
                <w:rPr>
                  <w:color w:val="000000" w:themeColor="text1"/>
                </w:rPr>
                <w:t>Inscribirse, desarrollar y concluir los cursos satisfactoriamente.</w:t>
              </w:r>
            </w:ins>
          </w:p>
        </w:tc>
        <w:tc>
          <w:tcPr>
            <w:tcW w:w="2149" w:type="dxa"/>
          </w:tcPr>
          <w:p w14:paraId="43D284FF" w14:textId="77777777" w:rsidR="00C8422E" w:rsidRPr="00F94CE5" w:rsidRDefault="00C8422E" w:rsidP="00C07E0D">
            <w:pPr>
              <w:pBdr>
                <w:top w:val="nil"/>
                <w:left w:val="nil"/>
                <w:bottom w:val="nil"/>
                <w:right w:val="nil"/>
                <w:between w:val="nil"/>
              </w:pBdr>
              <w:rPr>
                <w:ins w:id="776" w:author="Cuenta Microsoft" w:date="2025-09-30T13:47:00Z"/>
                <w:color w:val="000000" w:themeColor="text1"/>
              </w:rPr>
            </w:pPr>
            <w:ins w:id="777" w:author="Cuenta Microsoft" w:date="2025-09-30T13:47:00Z">
              <w:r>
                <w:rPr>
                  <w:color w:val="000000" w:themeColor="text1"/>
                </w:rPr>
                <w:t xml:space="preserve">Director y docentes  </w:t>
              </w:r>
            </w:ins>
          </w:p>
        </w:tc>
        <w:tc>
          <w:tcPr>
            <w:tcW w:w="2840" w:type="dxa"/>
          </w:tcPr>
          <w:p w14:paraId="7E45122F" w14:textId="77777777" w:rsidR="00C8422E" w:rsidRPr="00F94CE5" w:rsidRDefault="00C8422E" w:rsidP="00C07E0D">
            <w:pPr>
              <w:rPr>
                <w:ins w:id="778" w:author="Cuenta Microsoft" w:date="2025-09-30T13:47:00Z"/>
                <w:color w:val="000000" w:themeColor="text1"/>
              </w:rPr>
            </w:pPr>
            <w:ins w:id="779" w:author="Cuenta Microsoft" w:date="2025-09-30T13:47:00Z">
              <w:r>
                <w:rPr>
                  <w:color w:val="000000" w:themeColor="text1"/>
                </w:rPr>
                <w:t>De acuerdo a la oferta de COSFAC.</w:t>
              </w:r>
            </w:ins>
          </w:p>
        </w:tc>
        <w:tc>
          <w:tcPr>
            <w:tcW w:w="2840" w:type="dxa"/>
          </w:tcPr>
          <w:p w14:paraId="3AD79653" w14:textId="77777777" w:rsidR="00C8422E" w:rsidRPr="00F94CE5" w:rsidRDefault="00C8422E" w:rsidP="00C07E0D">
            <w:pPr>
              <w:rPr>
                <w:ins w:id="780" w:author="Cuenta Microsoft" w:date="2025-09-30T13:47:00Z"/>
                <w:color w:val="000000" w:themeColor="text1"/>
              </w:rPr>
            </w:pPr>
            <w:ins w:id="781" w:author="Cuenta Microsoft" w:date="2025-09-30T13:47:00Z">
              <w:r>
                <w:rPr>
                  <w:color w:val="000000" w:themeColor="text1"/>
                </w:rPr>
                <w:t>Constancia de conclusión de los cursos.</w:t>
              </w:r>
            </w:ins>
          </w:p>
        </w:tc>
      </w:tr>
    </w:tbl>
    <w:p w14:paraId="368E1E3C" w14:textId="77777777" w:rsidR="00A94339" w:rsidRDefault="00A94339" w:rsidP="00C8422E">
      <w:pPr>
        <w:spacing w:after="160" w:line="256" w:lineRule="auto"/>
        <w:jc w:val="both"/>
        <w:rPr>
          <w:ins w:id="782" w:author="Cuenta Microsoft" w:date="2025-09-30T14:00:00Z"/>
          <w:rFonts w:ascii="Arial" w:eastAsia="Arial" w:hAnsi="Arial" w:cs="Arial"/>
          <w:b/>
          <w:color w:val="000000" w:themeColor="text1"/>
          <w:sz w:val="24"/>
          <w:szCs w:val="24"/>
        </w:rPr>
      </w:pPr>
    </w:p>
    <w:p w14:paraId="052AA1FE" w14:textId="77777777" w:rsidR="00A94339" w:rsidRDefault="00A94339" w:rsidP="00C8422E">
      <w:pPr>
        <w:spacing w:after="160" w:line="256" w:lineRule="auto"/>
        <w:jc w:val="both"/>
        <w:rPr>
          <w:ins w:id="783" w:author="Cuenta Microsoft" w:date="2025-09-30T14:01:00Z"/>
          <w:rFonts w:ascii="Arial" w:eastAsia="Arial" w:hAnsi="Arial" w:cs="Arial"/>
          <w:b/>
          <w:color w:val="000000" w:themeColor="text1"/>
          <w:sz w:val="24"/>
          <w:szCs w:val="24"/>
        </w:rPr>
      </w:pPr>
    </w:p>
    <w:p w14:paraId="4F95379B" w14:textId="77777777" w:rsidR="00A94339" w:rsidRDefault="00A94339" w:rsidP="00C8422E">
      <w:pPr>
        <w:spacing w:after="160" w:line="256" w:lineRule="auto"/>
        <w:jc w:val="both"/>
        <w:rPr>
          <w:ins w:id="784" w:author="Cuenta Microsoft" w:date="2025-09-30T14:01:00Z"/>
          <w:rFonts w:ascii="Arial" w:eastAsia="Arial" w:hAnsi="Arial" w:cs="Arial"/>
          <w:b/>
          <w:color w:val="000000" w:themeColor="text1"/>
          <w:sz w:val="24"/>
          <w:szCs w:val="24"/>
        </w:rPr>
      </w:pPr>
    </w:p>
    <w:p w14:paraId="2A832734" w14:textId="77777777" w:rsidR="00A94339" w:rsidRDefault="00A94339" w:rsidP="00C8422E">
      <w:pPr>
        <w:spacing w:after="160" w:line="256" w:lineRule="auto"/>
        <w:jc w:val="both"/>
        <w:rPr>
          <w:ins w:id="785" w:author="Cuenta Microsoft" w:date="2025-09-30T14:01:00Z"/>
          <w:rFonts w:ascii="Arial" w:eastAsia="Arial" w:hAnsi="Arial" w:cs="Arial"/>
          <w:b/>
          <w:color w:val="000000" w:themeColor="text1"/>
          <w:sz w:val="24"/>
          <w:szCs w:val="24"/>
        </w:rPr>
      </w:pPr>
    </w:p>
    <w:p w14:paraId="0483ACF8" w14:textId="77777777" w:rsidR="00A94339" w:rsidRDefault="00A94339" w:rsidP="00C8422E">
      <w:pPr>
        <w:spacing w:after="160" w:line="256" w:lineRule="auto"/>
        <w:jc w:val="both"/>
        <w:rPr>
          <w:ins w:id="786" w:author="Cuenta Microsoft" w:date="2025-09-30T14:01:00Z"/>
          <w:rFonts w:ascii="Arial" w:eastAsia="Arial" w:hAnsi="Arial" w:cs="Arial"/>
          <w:b/>
          <w:color w:val="000000" w:themeColor="text1"/>
          <w:sz w:val="24"/>
          <w:szCs w:val="24"/>
        </w:rPr>
      </w:pPr>
    </w:p>
    <w:p w14:paraId="67DA042B" w14:textId="77777777" w:rsidR="00A94339" w:rsidRDefault="00A94339" w:rsidP="00C8422E">
      <w:pPr>
        <w:spacing w:after="160" w:line="256" w:lineRule="auto"/>
        <w:jc w:val="both"/>
        <w:rPr>
          <w:ins w:id="787" w:author="Cuenta Microsoft" w:date="2025-09-30T14:01:00Z"/>
          <w:rFonts w:ascii="Arial" w:eastAsia="Arial" w:hAnsi="Arial" w:cs="Arial"/>
          <w:b/>
          <w:color w:val="000000" w:themeColor="text1"/>
          <w:sz w:val="24"/>
          <w:szCs w:val="24"/>
        </w:rPr>
      </w:pPr>
    </w:p>
    <w:p w14:paraId="31DEC827" w14:textId="77777777" w:rsidR="00A94339" w:rsidRDefault="00A94339" w:rsidP="00C8422E">
      <w:pPr>
        <w:spacing w:after="160" w:line="256" w:lineRule="auto"/>
        <w:jc w:val="both"/>
        <w:rPr>
          <w:ins w:id="788" w:author="Cuenta Microsoft" w:date="2025-09-30T14:01:00Z"/>
          <w:rFonts w:ascii="Arial" w:eastAsia="Arial" w:hAnsi="Arial" w:cs="Arial"/>
          <w:b/>
          <w:color w:val="000000" w:themeColor="text1"/>
          <w:sz w:val="24"/>
          <w:szCs w:val="24"/>
        </w:rPr>
      </w:pPr>
    </w:p>
    <w:p w14:paraId="4AB15489" w14:textId="77777777" w:rsidR="00A94339" w:rsidRDefault="00A94339" w:rsidP="00C8422E">
      <w:pPr>
        <w:spacing w:after="160" w:line="256" w:lineRule="auto"/>
        <w:jc w:val="both"/>
        <w:rPr>
          <w:ins w:id="789" w:author="Cuenta Microsoft" w:date="2025-09-30T14:01:00Z"/>
          <w:rFonts w:ascii="Arial" w:eastAsia="Arial" w:hAnsi="Arial" w:cs="Arial"/>
          <w:b/>
          <w:color w:val="000000" w:themeColor="text1"/>
          <w:sz w:val="24"/>
          <w:szCs w:val="24"/>
        </w:rPr>
      </w:pPr>
    </w:p>
    <w:p w14:paraId="1D24AAA3" w14:textId="77777777" w:rsidR="00E826F2" w:rsidRDefault="00E826F2" w:rsidP="00C8422E">
      <w:pPr>
        <w:spacing w:after="160" w:line="256" w:lineRule="auto"/>
        <w:jc w:val="both"/>
        <w:rPr>
          <w:ins w:id="790" w:author="Cuenta Microsoft" w:date="2025-10-01T08:29:00Z"/>
          <w:rFonts w:ascii="Arial" w:eastAsia="Arial" w:hAnsi="Arial" w:cs="Arial"/>
          <w:b/>
          <w:color w:val="000000" w:themeColor="text1"/>
          <w:sz w:val="24"/>
          <w:szCs w:val="24"/>
        </w:rPr>
      </w:pPr>
    </w:p>
    <w:p w14:paraId="22B2FFD7" w14:textId="77777777" w:rsidR="00E826F2" w:rsidRDefault="00E826F2" w:rsidP="00C8422E">
      <w:pPr>
        <w:spacing w:after="160" w:line="256" w:lineRule="auto"/>
        <w:jc w:val="both"/>
        <w:rPr>
          <w:ins w:id="791" w:author="Cuenta Microsoft" w:date="2025-10-01T08:29:00Z"/>
          <w:rFonts w:ascii="Arial" w:eastAsia="Arial" w:hAnsi="Arial" w:cs="Arial"/>
          <w:b/>
          <w:color w:val="000000" w:themeColor="text1"/>
          <w:sz w:val="24"/>
          <w:szCs w:val="24"/>
        </w:rPr>
      </w:pPr>
    </w:p>
    <w:p w14:paraId="480D9FAA" w14:textId="77777777" w:rsidR="00E826F2" w:rsidRDefault="00E826F2" w:rsidP="00C8422E">
      <w:pPr>
        <w:spacing w:after="160" w:line="256" w:lineRule="auto"/>
        <w:jc w:val="both"/>
        <w:rPr>
          <w:ins w:id="792" w:author="Cuenta Microsoft" w:date="2025-10-01T08:29:00Z"/>
          <w:rFonts w:ascii="Arial" w:eastAsia="Arial" w:hAnsi="Arial" w:cs="Arial"/>
          <w:b/>
          <w:color w:val="000000" w:themeColor="text1"/>
          <w:sz w:val="24"/>
          <w:szCs w:val="24"/>
        </w:rPr>
      </w:pPr>
    </w:p>
    <w:p w14:paraId="7D23D6F5" w14:textId="77777777" w:rsidR="00C8422E" w:rsidRPr="00352069" w:rsidRDefault="00C8422E" w:rsidP="00C8422E">
      <w:pPr>
        <w:spacing w:after="160" w:line="256" w:lineRule="auto"/>
        <w:jc w:val="both"/>
        <w:rPr>
          <w:ins w:id="793" w:author="Cuenta Microsoft" w:date="2025-09-30T13:47:00Z"/>
          <w:rFonts w:ascii="Arial" w:hAnsi="Arial" w:cs="Arial"/>
          <w:color w:val="000000" w:themeColor="text1"/>
          <w:sz w:val="24"/>
          <w:szCs w:val="24"/>
        </w:rPr>
      </w:pPr>
      <w:ins w:id="794" w:author="Cuenta Microsoft" w:date="2025-09-30T13:47:00Z">
        <w:r w:rsidRPr="00352069">
          <w:rPr>
            <w:rFonts w:ascii="Arial" w:eastAsia="Arial" w:hAnsi="Arial" w:cs="Arial"/>
            <w:b/>
            <w:color w:val="000000" w:themeColor="text1"/>
            <w:sz w:val="24"/>
            <w:szCs w:val="24"/>
          </w:rPr>
          <w:t>CATEGORIA 2:</w:t>
        </w:r>
        <w:r w:rsidRPr="00352069">
          <w:rPr>
            <w:rFonts w:ascii="Arial" w:eastAsia="Arial" w:hAnsi="Arial" w:cs="Arial"/>
            <w:color w:val="000000" w:themeColor="text1"/>
            <w:sz w:val="24"/>
            <w:szCs w:val="24"/>
          </w:rPr>
          <w:t xml:space="preserve">  Gestión y administración escolar</w:t>
        </w:r>
        <w:r w:rsidRPr="00352069">
          <w:rPr>
            <w:rFonts w:ascii="Arial" w:hAnsi="Arial" w:cs="Arial"/>
            <w:color w:val="000000" w:themeColor="text1"/>
            <w:sz w:val="24"/>
            <w:szCs w:val="24"/>
          </w:rPr>
          <w:t>.</w:t>
        </w:r>
      </w:ins>
    </w:p>
    <w:p w14:paraId="62FA6AB7" w14:textId="77777777" w:rsidR="00C8422E" w:rsidRPr="00352069" w:rsidRDefault="00C8422E" w:rsidP="00C8422E">
      <w:pPr>
        <w:spacing w:after="160" w:line="256" w:lineRule="auto"/>
        <w:jc w:val="both"/>
        <w:rPr>
          <w:ins w:id="795" w:author="Cuenta Microsoft" w:date="2025-09-30T13:47:00Z"/>
          <w:rFonts w:ascii="Arial" w:hAnsi="Arial" w:cs="Arial"/>
          <w:b/>
          <w:bCs/>
          <w:color w:val="000000" w:themeColor="text1"/>
          <w:sz w:val="24"/>
          <w:szCs w:val="24"/>
          <w:highlight w:val="yellow"/>
        </w:rPr>
      </w:pPr>
      <w:ins w:id="796" w:author="Cuenta Microsoft" w:date="2025-09-30T13:47:00Z">
        <w:r w:rsidRPr="00352069">
          <w:rPr>
            <w:rFonts w:ascii="Arial" w:hAnsi="Arial" w:cs="Arial"/>
            <w:b/>
            <w:bCs/>
            <w:color w:val="000000" w:themeColor="text1"/>
            <w:sz w:val="24"/>
            <w:szCs w:val="24"/>
          </w:rPr>
          <w:t xml:space="preserve">Tema: </w:t>
        </w:r>
        <w:r w:rsidRPr="00352069">
          <w:rPr>
            <w:rFonts w:ascii="Arial" w:hAnsi="Arial" w:cs="Arial"/>
            <w:color w:val="000000" w:themeColor="text1"/>
            <w:sz w:val="24"/>
            <w:szCs w:val="24"/>
          </w:rPr>
          <w:t>Seguimiento al desempeño docente en el aula</w:t>
        </w:r>
      </w:ins>
    </w:p>
    <w:p w14:paraId="3BDCD61B" w14:textId="77777777" w:rsidR="00C8422E" w:rsidRPr="00352069" w:rsidRDefault="00C8422E" w:rsidP="00C8422E">
      <w:pPr>
        <w:rPr>
          <w:ins w:id="797" w:author="Cuenta Microsoft" w:date="2025-09-30T13:47:00Z"/>
          <w:rFonts w:ascii="Arial" w:eastAsia="Arial" w:hAnsi="Arial" w:cs="Arial"/>
          <w:color w:val="000000" w:themeColor="text1"/>
          <w:sz w:val="24"/>
          <w:szCs w:val="24"/>
        </w:rPr>
      </w:pPr>
      <w:ins w:id="798" w:author="Cuenta Microsoft" w:date="2025-09-30T13:47:00Z">
        <w:r w:rsidRPr="00352069">
          <w:rPr>
            <w:rFonts w:ascii="Arial" w:eastAsia="Arial" w:hAnsi="Arial" w:cs="Arial"/>
            <w:b/>
            <w:color w:val="000000" w:themeColor="text1"/>
            <w:sz w:val="24"/>
            <w:szCs w:val="24"/>
          </w:rPr>
          <w:t>META:</w:t>
        </w:r>
        <w:r w:rsidRPr="00352069">
          <w:rPr>
            <w:rFonts w:ascii="Arial" w:eastAsia="Arial" w:hAnsi="Arial" w:cs="Arial"/>
            <w:color w:val="000000" w:themeColor="text1"/>
            <w:sz w:val="24"/>
            <w:szCs w:val="24"/>
          </w:rPr>
          <w:t xml:space="preserve"> </w:t>
        </w:r>
        <w:r>
          <w:rPr>
            <w:rFonts w:ascii="Arial" w:eastAsia="Arial" w:hAnsi="Arial" w:cs="Arial"/>
            <w:color w:val="000000" w:themeColor="text1"/>
            <w:sz w:val="24"/>
            <w:szCs w:val="24"/>
          </w:rPr>
          <w:t xml:space="preserve">Favorecer los hábitos de vida saludable de la comunidad escolar a través de </w:t>
        </w:r>
        <w:proofErr w:type="spellStart"/>
        <w:r>
          <w:rPr>
            <w:rFonts w:ascii="Arial" w:eastAsia="Arial" w:hAnsi="Arial" w:cs="Arial"/>
            <w:color w:val="000000" w:themeColor="text1"/>
            <w:sz w:val="24"/>
            <w:szCs w:val="24"/>
          </w:rPr>
          <w:t>platicas</w:t>
        </w:r>
        <w:proofErr w:type="spellEnd"/>
        <w:r>
          <w:rPr>
            <w:rFonts w:ascii="Arial" w:eastAsia="Arial" w:hAnsi="Arial" w:cs="Arial"/>
            <w:color w:val="000000" w:themeColor="text1"/>
            <w:sz w:val="24"/>
            <w:szCs w:val="24"/>
          </w:rPr>
          <w:t xml:space="preserve"> para evitar el consumo de sustancias psicotrópicas.</w:t>
        </w:r>
      </w:ins>
    </w:p>
    <w:tbl>
      <w:tblPr>
        <w:tblW w:w="14606" w:type="dxa"/>
        <w:tblInd w:w="-7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00" w:firstRow="0" w:lastRow="0" w:firstColumn="0" w:lastColumn="0" w:noHBand="0" w:noVBand="1"/>
      </w:tblPr>
      <w:tblGrid>
        <w:gridCol w:w="3378"/>
        <w:gridCol w:w="3399"/>
        <w:gridCol w:w="2149"/>
        <w:gridCol w:w="2840"/>
        <w:gridCol w:w="2840"/>
        <w:tblGridChange w:id="799">
          <w:tblGrid>
            <w:gridCol w:w="3378"/>
            <w:gridCol w:w="906"/>
            <w:gridCol w:w="2493"/>
            <w:gridCol w:w="885"/>
            <w:gridCol w:w="1264"/>
            <w:gridCol w:w="2135"/>
            <w:gridCol w:w="705"/>
            <w:gridCol w:w="1444"/>
            <w:gridCol w:w="1396"/>
            <w:gridCol w:w="1444"/>
            <w:gridCol w:w="2840"/>
          </w:tblGrid>
        </w:tblGridChange>
      </w:tblGrid>
      <w:tr w:rsidR="00C8422E" w:rsidRPr="00F94CE5" w14:paraId="48A954D3" w14:textId="77777777" w:rsidTr="00C07E0D">
        <w:trPr>
          <w:ins w:id="800" w:author="Cuenta Microsoft" w:date="2025-09-30T13:47:00Z"/>
        </w:trPr>
        <w:tc>
          <w:tcPr>
            <w:tcW w:w="3378" w:type="dxa"/>
          </w:tcPr>
          <w:p w14:paraId="220EABAB" w14:textId="77777777" w:rsidR="00C8422E" w:rsidRPr="00F94CE5" w:rsidRDefault="00C8422E" w:rsidP="00C07E0D">
            <w:pPr>
              <w:jc w:val="center"/>
              <w:rPr>
                <w:ins w:id="801" w:author="Cuenta Microsoft" w:date="2025-09-30T13:47:00Z"/>
                <w:b/>
                <w:color w:val="000000" w:themeColor="text1"/>
              </w:rPr>
            </w:pPr>
            <w:ins w:id="802" w:author="Cuenta Microsoft" w:date="2025-09-30T13:47:00Z">
              <w:r>
                <w:rPr>
                  <w:b/>
                  <w:color w:val="000000" w:themeColor="text1"/>
                </w:rPr>
                <w:lastRenderedPageBreak/>
                <w:t>Diagnostico</w:t>
              </w:r>
            </w:ins>
          </w:p>
        </w:tc>
        <w:tc>
          <w:tcPr>
            <w:tcW w:w="3399" w:type="dxa"/>
          </w:tcPr>
          <w:p w14:paraId="27DC7B24" w14:textId="77777777" w:rsidR="00C8422E" w:rsidRPr="00F94CE5" w:rsidRDefault="00C8422E" w:rsidP="00C07E0D">
            <w:pPr>
              <w:jc w:val="center"/>
              <w:rPr>
                <w:ins w:id="803" w:author="Cuenta Microsoft" w:date="2025-09-30T13:47:00Z"/>
                <w:b/>
                <w:color w:val="000000" w:themeColor="text1"/>
              </w:rPr>
            </w:pPr>
            <w:ins w:id="804" w:author="Cuenta Microsoft" w:date="2025-09-30T13:47:00Z">
              <w:r>
                <w:rPr>
                  <w:b/>
                  <w:color w:val="000000" w:themeColor="text1"/>
                </w:rPr>
                <w:t>Estrategias y/o Acciones</w:t>
              </w:r>
            </w:ins>
          </w:p>
        </w:tc>
        <w:tc>
          <w:tcPr>
            <w:tcW w:w="2149" w:type="dxa"/>
          </w:tcPr>
          <w:p w14:paraId="506CDA83" w14:textId="77777777" w:rsidR="00C8422E" w:rsidRPr="00F94CE5" w:rsidRDefault="00C8422E" w:rsidP="00C07E0D">
            <w:pPr>
              <w:jc w:val="center"/>
              <w:rPr>
                <w:ins w:id="805" w:author="Cuenta Microsoft" w:date="2025-09-30T13:47:00Z"/>
                <w:b/>
                <w:color w:val="000000" w:themeColor="text1"/>
              </w:rPr>
            </w:pPr>
            <w:ins w:id="806" w:author="Cuenta Microsoft" w:date="2025-09-30T13:47:00Z">
              <w:r>
                <w:rPr>
                  <w:b/>
                  <w:color w:val="000000" w:themeColor="text1"/>
                </w:rPr>
                <w:t xml:space="preserve">Responsable </w:t>
              </w:r>
            </w:ins>
          </w:p>
        </w:tc>
        <w:tc>
          <w:tcPr>
            <w:tcW w:w="2840" w:type="dxa"/>
          </w:tcPr>
          <w:p w14:paraId="7B07A389" w14:textId="77777777" w:rsidR="00C8422E" w:rsidRDefault="00C8422E" w:rsidP="00C07E0D">
            <w:pPr>
              <w:jc w:val="center"/>
              <w:rPr>
                <w:ins w:id="807" w:author="Cuenta Microsoft" w:date="2025-09-30T13:47:00Z"/>
                <w:b/>
                <w:color w:val="000000" w:themeColor="text1"/>
              </w:rPr>
            </w:pPr>
            <w:ins w:id="808" w:author="Cuenta Microsoft" w:date="2025-09-30T13:47:00Z">
              <w:r>
                <w:rPr>
                  <w:b/>
                  <w:color w:val="000000" w:themeColor="text1"/>
                </w:rPr>
                <w:t xml:space="preserve">Cronograma </w:t>
              </w:r>
            </w:ins>
          </w:p>
        </w:tc>
        <w:tc>
          <w:tcPr>
            <w:tcW w:w="2840" w:type="dxa"/>
          </w:tcPr>
          <w:p w14:paraId="6F19B7B4" w14:textId="77777777" w:rsidR="00C8422E" w:rsidRDefault="00C8422E" w:rsidP="00C07E0D">
            <w:pPr>
              <w:jc w:val="center"/>
              <w:rPr>
                <w:ins w:id="809" w:author="Cuenta Microsoft" w:date="2025-09-30T13:47:00Z"/>
                <w:b/>
                <w:color w:val="000000" w:themeColor="text1"/>
              </w:rPr>
            </w:pPr>
            <w:ins w:id="810" w:author="Cuenta Microsoft" w:date="2025-09-30T13:47:00Z">
              <w:r>
                <w:rPr>
                  <w:b/>
                  <w:color w:val="000000" w:themeColor="text1"/>
                </w:rPr>
                <w:t xml:space="preserve">Evidencia </w:t>
              </w:r>
            </w:ins>
          </w:p>
        </w:tc>
      </w:tr>
      <w:tr w:rsidR="00C8422E" w:rsidRPr="00F94CE5" w14:paraId="665E1C32" w14:textId="77777777" w:rsidTr="00A94339">
        <w:tblPrEx>
          <w:tblW w:w="14606" w:type="dxa"/>
          <w:tblInd w:w="-7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00" w:firstRow="0" w:lastRow="0" w:firstColumn="0" w:lastColumn="0" w:noHBand="0" w:noVBand="1"/>
          <w:tblPrExChange w:id="811" w:author="Cuenta Microsoft" w:date="2025-09-30T14:02:00Z">
            <w:tblPrEx>
              <w:tblW w:w="14606" w:type="dxa"/>
              <w:tblInd w:w="-7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00" w:firstRow="0" w:lastRow="0" w:firstColumn="0" w:lastColumn="0" w:noHBand="0" w:noVBand="1"/>
            </w:tblPrEx>
          </w:tblPrExChange>
        </w:tblPrEx>
        <w:trPr>
          <w:trHeight w:val="127"/>
          <w:ins w:id="812" w:author="Cuenta Microsoft" w:date="2025-09-30T13:47:00Z"/>
          <w:trPrChange w:id="813" w:author="Cuenta Microsoft" w:date="2025-09-30T14:02:00Z">
            <w:trPr>
              <w:gridBefore w:val="2"/>
              <w:trHeight w:val="1997"/>
            </w:trPr>
          </w:trPrChange>
        </w:trPr>
        <w:tc>
          <w:tcPr>
            <w:tcW w:w="3378" w:type="dxa"/>
            <w:tcPrChange w:id="814" w:author="Cuenta Microsoft" w:date="2025-09-30T14:02:00Z">
              <w:tcPr>
                <w:tcW w:w="3378" w:type="dxa"/>
                <w:gridSpan w:val="2"/>
              </w:tcPr>
            </w:tcPrChange>
          </w:tcPr>
          <w:p w14:paraId="2327F3CD" w14:textId="77777777" w:rsidR="00C8422E" w:rsidRPr="00F94CE5" w:rsidRDefault="00C8422E" w:rsidP="00C07E0D">
            <w:pPr>
              <w:jc w:val="both"/>
              <w:rPr>
                <w:ins w:id="815" w:author="Cuenta Microsoft" w:date="2025-09-30T13:47:00Z"/>
                <w:color w:val="000000" w:themeColor="text1"/>
              </w:rPr>
            </w:pPr>
            <w:ins w:id="816" w:author="Cuenta Microsoft" w:date="2025-09-30T13:47:00Z">
              <w:r>
                <w:rPr>
                  <w:color w:val="000000" w:themeColor="text1"/>
                </w:rPr>
                <w:t xml:space="preserve">En la comunidad se </w:t>
              </w:r>
              <w:proofErr w:type="spellStart"/>
              <w:r>
                <w:rPr>
                  <w:color w:val="000000" w:themeColor="text1"/>
                </w:rPr>
                <w:t>detecto</w:t>
              </w:r>
              <w:proofErr w:type="spellEnd"/>
              <w:r>
                <w:rPr>
                  <w:color w:val="000000" w:themeColor="text1"/>
                </w:rPr>
                <w:t xml:space="preserve"> un alto </w:t>
              </w:r>
              <w:proofErr w:type="spellStart"/>
              <w:r>
                <w:rPr>
                  <w:color w:val="000000" w:themeColor="text1"/>
                </w:rPr>
                <w:t>numero</w:t>
              </w:r>
              <w:proofErr w:type="spellEnd"/>
              <w:r>
                <w:rPr>
                  <w:color w:val="000000" w:themeColor="text1"/>
                </w:rPr>
                <w:t xml:space="preserve"> de adolescentes que consumen sustancias psicotrópicas.</w:t>
              </w:r>
            </w:ins>
          </w:p>
        </w:tc>
        <w:tc>
          <w:tcPr>
            <w:tcW w:w="3399" w:type="dxa"/>
            <w:tcPrChange w:id="817" w:author="Cuenta Microsoft" w:date="2025-09-30T14:02:00Z">
              <w:tcPr>
                <w:tcW w:w="3399" w:type="dxa"/>
                <w:gridSpan w:val="2"/>
              </w:tcPr>
            </w:tcPrChange>
          </w:tcPr>
          <w:p w14:paraId="4EC0CE72" w14:textId="77777777" w:rsidR="00C8422E" w:rsidRDefault="00C8422E" w:rsidP="00C07E0D">
            <w:pPr>
              <w:jc w:val="both"/>
              <w:rPr>
                <w:ins w:id="818" w:author="Cuenta Microsoft" w:date="2025-09-30T13:47:00Z"/>
                <w:color w:val="000000" w:themeColor="text1"/>
              </w:rPr>
            </w:pPr>
            <w:ins w:id="819" w:author="Cuenta Microsoft" w:date="2025-09-30T13:47:00Z">
              <w:r>
                <w:rPr>
                  <w:color w:val="000000" w:themeColor="text1"/>
                </w:rPr>
                <w:t>En trabajo colegiado se comprometió:</w:t>
              </w:r>
            </w:ins>
          </w:p>
          <w:p w14:paraId="55BCD67C" w14:textId="77777777" w:rsidR="00C8422E" w:rsidRDefault="00C8422E" w:rsidP="00C07E0D">
            <w:pPr>
              <w:jc w:val="both"/>
              <w:rPr>
                <w:ins w:id="820" w:author="Cuenta Microsoft" w:date="2025-09-30T13:47:00Z"/>
                <w:color w:val="000000" w:themeColor="text1"/>
              </w:rPr>
            </w:pPr>
            <w:ins w:id="821" w:author="Cuenta Microsoft" w:date="2025-09-30T13:47:00Z">
              <w:r>
                <w:rPr>
                  <w:color w:val="000000" w:themeColor="text1"/>
                </w:rPr>
                <w:t>1.- Buscar la vinculación hacia la comunidad en la resolución de los problemas de consumos de sustancias psicotrópicas.</w:t>
              </w:r>
            </w:ins>
          </w:p>
          <w:p w14:paraId="487D428A" w14:textId="77777777" w:rsidR="00C8422E" w:rsidRDefault="00C8422E" w:rsidP="00C07E0D">
            <w:pPr>
              <w:jc w:val="both"/>
              <w:rPr>
                <w:ins w:id="822" w:author="Cuenta Microsoft" w:date="2025-09-30T13:47:00Z"/>
                <w:color w:val="000000" w:themeColor="text1"/>
              </w:rPr>
            </w:pPr>
            <w:ins w:id="823" w:author="Cuenta Microsoft" w:date="2025-09-30T13:47:00Z">
              <w:r>
                <w:rPr>
                  <w:color w:val="000000" w:themeColor="text1"/>
                </w:rPr>
                <w:t>2.- Convocar a reunión a la comunidad escolar y autoridades del lugar.</w:t>
              </w:r>
            </w:ins>
          </w:p>
          <w:p w14:paraId="086E8CC4" w14:textId="77777777" w:rsidR="00C8422E" w:rsidRDefault="00C8422E" w:rsidP="00C07E0D">
            <w:pPr>
              <w:jc w:val="both"/>
              <w:rPr>
                <w:ins w:id="824" w:author="Cuenta Microsoft" w:date="2025-09-30T13:47:00Z"/>
                <w:color w:val="000000" w:themeColor="text1"/>
              </w:rPr>
            </w:pPr>
            <w:ins w:id="825" w:author="Cuenta Microsoft" w:date="2025-09-30T13:47:00Z">
              <w:r>
                <w:rPr>
                  <w:color w:val="000000" w:themeColor="text1"/>
                </w:rPr>
                <w:t>3.- Planteamiento del problema.</w:t>
              </w:r>
            </w:ins>
          </w:p>
          <w:p w14:paraId="141AEC82" w14:textId="77777777" w:rsidR="00C8422E" w:rsidRDefault="00C8422E" w:rsidP="00C07E0D">
            <w:pPr>
              <w:jc w:val="both"/>
              <w:rPr>
                <w:ins w:id="826" w:author="Cuenta Microsoft" w:date="2025-09-30T13:47:00Z"/>
                <w:color w:val="000000" w:themeColor="text1"/>
              </w:rPr>
            </w:pPr>
            <w:ins w:id="827" w:author="Cuenta Microsoft" w:date="2025-09-30T13:47:00Z">
              <w:r>
                <w:rPr>
                  <w:color w:val="000000" w:themeColor="text1"/>
                </w:rPr>
                <w:t>4.- Tomar acuerdo de acciones a realizar con apoyo del sector salud.</w:t>
              </w:r>
            </w:ins>
          </w:p>
          <w:p w14:paraId="67EFFEA2" w14:textId="77777777" w:rsidR="00C8422E" w:rsidRDefault="00C8422E" w:rsidP="00C07E0D">
            <w:pPr>
              <w:jc w:val="both"/>
              <w:rPr>
                <w:ins w:id="828" w:author="Cuenta Microsoft" w:date="2025-09-30T13:47:00Z"/>
                <w:color w:val="000000" w:themeColor="text1"/>
              </w:rPr>
            </w:pPr>
            <w:ins w:id="829" w:author="Cuenta Microsoft" w:date="2025-09-30T13:47:00Z">
              <w:r>
                <w:rPr>
                  <w:color w:val="000000" w:themeColor="text1"/>
                </w:rPr>
                <w:t xml:space="preserve">5.- Elaborar un cronograma para realizar el plan de acción. </w:t>
              </w:r>
            </w:ins>
          </w:p>
          <w:p w14:paraId="7D086AA9" w14:textId="77777777" w:rsidR="00C8422E" w:rsidRPr="000444D5" w:rsidRDefault="00C8422E" w:rsidP="00C07E0D">
            <w:pPr>
              <w:jc w:val="both"/>
              <w:rPr>
                <w:ins w:id="830" w:author="Cuenta Microsoft" w:date="2025-09-30T13:47:00Z"/>
                <w:color w:val="000000" w:themeColor="text1"/>
              </w:rPr>
            </w:pPr>
            <w:ins w:id="831" w:author="Cuenta Microsoft" w:date="2025-09-30T13:47:00Z">
              <w:r>
                <w:rPr>
                  <w:color w:val="000000" w:themeColor="text1"/>
                </w:rPr>
                <w:t>6.- Evaluación de resultados.</w:t>
              </w:r>
            </w:ins>
          </w:p>
        </w:tc>
        <w:tc>
          <w:tcPr>
            <w:tcW w:w="2149" w:type="dxa"/>
            <w:tcPrChange w:id="832" w:author="Cuenta Microsoft" w:date="2025-09-30T14:02:00Z">
              <w:tcPr>
                <w:tcW w:w="2149" w:type="dxa"/>
                <w:gridSpan w:val="2"/>
              </w:tcPr>
            </w:tcPrChange>
          </w:tcPr>
          <w:p w14:paraId="7382DD18" w14:textId="77777777" w:rsidR="00E826F2" w:rsidRDefault="00E826F2" w:rsidP="00C07E0D">
            <w:pPr>
              <w:pBdr>
                <w:top w:val="nil"/>
                <w:left w:val="nil"/>
                <w:bottom w:val="nil"/>
                <w:right w:val="nil"/>
                <w:between w:val="nil"/>
              </w:pBdr>
              <w:rPr>
                <w:ins w:id="833" w:author="Cuenta Microsoft" w:date="2025-10-01T08:30:00Z"/>
                <w:color w:val="000000" w:themeColor="text1"/>
              </w:rPr>
            </w:pPr>
          </w:p>
          <w:p w14:paraId="164E87E7" w14:textId="77777777" w:rsidR="00E826F2" w:rsidRDefault="00E826F2" w:rsidP="00C07E0D">
            <w:pPr>
              <w:pBdr>
                <w:top w:val="nil"/>
                <w:left w:val="nil"/>
                <w:bottom w:val="nil"/>
                <w:right w:val="nil"/>
                <w:between w:val="nil"/>
              </w:pBdr>
              <w:rPr>
                <w:ins w:id="834" w:author="Cuenta Microsoft" w:date="2025-10-01T08:30:00Z"/>
                <w:color w:val="000000" w:themeColor="text1"/>
              </w:rPr>
            </w:pPr>
          </w:p>
          <w:p w14:paraId="7643FFAC" w14:textId="77777777" w:rsidR="00C8422E" w:rsidRDefault="00C8422E" w:rsidP="00C07E0D">
            <w:pPr>
              <w:pBdr>
                <w:top w:val="nil"/>
                <w:left w:val="nil"/>
                <w:bottom w:val="nil"/>
                <w:right w:val="nil"/>
                <w:between w:val="nil"/>
              </w:pBdr>
              <w:rPr>
                <w:ins w:id="835" w:author="Cuenta Microsoft" w:date="2025-09-30T13:47:00Z"/>
                <w:color w:val="000000" w:themeColor="text1"/>
              </w:rPr>
            </w:pPr>
            <w:ins w:id="836" w:author="Cuenta Microsoft" w:date="2025-09-30T13:47:00Z">
              <w:r>
                <w:rPr>
                  <w:color w:val="000000" w:themeColor="text1"/>
                </w:rPr>
                <w:t>Director y docentes</w:t>
              </w:r>
            </w:ins>
          </w:p>
          <w:p w14:paraId="1CF95EF6" w14:textId="77777777" w:rsidR="00C8422E" w:rsidRDefault="00C8422E" w:rsidP="00C07E0D">
            <w:pPr>
              <w:pBdr>
                <w:top w:val="nil"/>
                <w:left w:val="nil"/>
                <w:bottom w:val="nil"/>
                <w:right w:val="nil"/>
                <w:between w:val="nil"/>
              </w:pBdr>
              <w:rPr>
                <w:ins w:id="837" w:author="Cuenta Microsoft" w:date="2025-10-01T08:30:00Z"/>
                <w:color w:val="000000" w:themeColor="text1"/>
              </w:rPr>
            </w:pPr>
          </w:p>
          <w:p w14:paraId="5DC05A4B" w14:textId="77777777" w:rsidR="00E826F2" w:rsidRDefault="00E826F2" w:rsidP="00C07E0D">
            <w:pPr>
              <w:pBdr>
                <w:top w:val="nil"/>
                <w:left w:val="nil"/>
                <w:bottom w:val="nil"/>
                <w:right w:val="nil"/>
                <w:between w:val="nil"/>
              </w:pBdr>
              <w:rPr>
                <w:ins w:id="838" w:author="Cuenta Microsoft" w:date="2025-09-30T13:47:00Z"/>
                <w:color w:val="000000" w:themeColor="text1"/>
              </w:rPr>
            </w:pPr>
          </w:p>
          <w:p w14:paraId="25BCB2A6" w14:textId="77777777" w:rsidR="00C8422E" w:rsidRDefault="00C8422E" w:rsidP="00C07E0D">
            <w:pPr>
              <w:pBdr>
                <w:top w:val="nil"/>
                <w:left w:val="nil"/>
                <w:bottom w:val="nil"/>
                <w:right w:val="nil"/>
                <w:between w:val="nil"/>
              </w:pBdr>
              <w:rPr>
                <w:ins w:id="839" w:author="Cuenta Microsoft" w:date="2025-09-30T13:47:00Z"/>
                <w:color w:val="000000" w:themeColor="text1"/>
              </w:rPr>
            </w:pPr>
            <w:ins w:id="840" w:author="Cuenta Microsoft" w:date="2025-09-30T13:47:00Z">
              <w:r>
                <w:rPr>
                  <w:color w:val="000000" w:themeColor="text1"/>
                </w:rPr>
                <w:t>Director y docentes</w:t>
              </w:r>
            </w:ins>
          </w:p>
          <w:p w14:paraId="531E5562" w14:textId="77777777" w:rsidR="00C8422E" w:rsidRDefault="00C8422E" w:rsidP="00C07E0D">
            <w:pPr>
              <w:pBdr>
                <w:top w:val="nil"/>
                <w:left w:val="nil"/>
                <w:bottom w:val="nil"/>
                <w:right w:val="nil"/>
                <w:between w:val="nil"/>
              </w:pBdr>
              <w:rPr>
                <w:ins w:id="841" w:author="Cuenta Microsoft" w:date="2025-09-30T13:47:00Z"/>
                <w:color w:val="000000" w:themeColor="text1"/>
              </w:rPr>
            </w:pPr>
          </w:p>
          <w:p w14:paraId="1D0C0277" w14:textId="77777777" w:rsidR="00C8422E" w:rsidRDefault="00C8422E" w:rsidP="00C07E0D">
            <w:pPr>
              <w:pBdr>
                <w:top w:val="nil"/>
                <w:left w:val="nil"/>
                <w:bottom w:val="nil"/>
                <w:right w:val="nil"/>
                <w:between w:val="nil"/>
              </w:pBdr>
              <w:rPr>
                <w:ins w:id="842" w:author="Cuenta Microsoft" w:date="2025-09-30T13:47:00Z"/>
                <w:color w:val="000000" w:themeColor="text1"/>
              </w:rPr>
            </w:pPr>
            <w:ins w:id="843" w:author="Cuenta Microsoft" w:date="2025-09-30T13:47:00Z">
              <w:r>
                <w:rPr>
                  <w:color w:val="000000" w:themeColor="text1"/>
                </w:rPr>
                <w:t xml:space="preserve">Director y docentes </w:t>
              </w:r>
            </w:ins>
          </w:p>
          <w:p w14:paraId="70C76060" w14:textId="77777777" w:rsidR="00C8422E" w:rsidRDefault="00C8422E" w:rsidP="00C07E0D">
            <w:pPr>
              <w:pBdr>
                <w:top w:val="nil"/>
                <w:left w:val="nil"/>
                <w:bottom w:val="nil"/>
                <w:right w:val="nil"/>
                <w:between w:val="nil"/>
              </w:pBdr>
              <w:rPr>
                <w:ins w:id="844" w:author="Cuenta Microsoft" w:date="2025-09-30T13:47:00Z"/>
                <w:color w:val="000000" w:themeColor="text1"/>
              </w:rPr>
            </w:pPr>
            <w:ins w:id="845" w:author="Cuenta Microsoft" w:date="2025-09-30T13:47:00Z">
              <w:r>
                <w:rPr>
                  <w:color w:val="000000" w:themeColor="text1"/>
                </w:rPr>
                <w:t>Director y docentes</w:t>
              </w:r>
            </w:ins>
          </w:p>
          <w:p w14:paraId="617E5AD6" w14:textId="77777777" w:rsidR="00C8422E" w:rsidRDefault="00C8422E" w:rsidP="00C07E0D">
            <w:pPr>
              <w:pBdr>
                <w:top w:val="nil"/>
                <w:left w:val="nil"/>
                <w:bottom w:val="nil"/>
                <w:right w:val="nil"/>
                <w:between w:val="nil"/>
              </w:pBdr>
              <w:rPr>
                <w:ins w:id="846" w:author="Cuenta Microsoft" w:date="2025-09-30T13:47:00Z"/>
                <w:color w:val="000000" w:themeColor="text1"/>
              </w:rPr>
            </w:pPr>
          </w:p>
          <w:p w14:paraId="476FC12C" w14:textId="77777777" w:rsidR="00C8422E" w:rsidRDefault="00C8422E" w:rsidP="00C07E0D">
            <w:pPr>
              <w:pBdr>
                <w:top w:val="nil"/>
                <w:left w:val="nil"/>
                <w:bottom w:val="nil"/>
                <w:right w:val="nil"/>
                <w:between w:val="nil"/>
              </w:pBdr>
              <w:rPr>
                <w:ins w:id="847" w:author="Cuenta Microsoft" w:date="2025-09-30T13:47:00Z"/>
                <w:color w:val="000000" w:themeColor="text1"/>
              </w:rPr>
            </w:pPr>
            <w:ins w:id="848" w:author="Cuenta Microsoft" w:date="2025-09-30T13:47:00Z">
              <w:r>
                <w:rPr>
                  <w:color w:val="000000" w:themeColor="text1"/>
                </w:rPr>
                <w:t xml:space="preserve">Director y docentes </w:t>
              </w:r>
            </w:ins>
          </w:p>
          <w:p w14:paraId="2552915F" w14:textId="77777777" w:rsidR="00C8422E" w:rsidRPr="00F94CE5" w:rsidRDefault="00C8422E" w:rsidP="00C07E0D">
            <w:pPr>
              <w:pBdr>
                <w:top w:val="nil"/>
                <w:left w:val="nil"/>
                <w:bottom w:val="nil"/>
                <w:right w:val="nil"/>
                <w:between w:val="nil"/>
              </w:pBdr>
              <w:rPr>
                <w:ins w:id="849" w:author="Cuenta Microsoft" w:date="2025-09-30T13:47:00Z"/>
                <w:color w:val="000000" w:themeColor="text1"/>
              </w:rPr>
            </w:pPr>
          </w:p>
        </w:tc>
        <w:tc>
          <w:tcPr>
            <w:tcW w:w="2840" w:type="dxa"/>
            <w:tcPrChange w:id="850" w:author="Cuenta Microsoft" w:date="2025-09-30T14:02:00Z">
              <w:tcPr>
                <w:tcW w:w="2840" w:type="dxa"/>
                <w:gridSpan w:val="2"/>
              </w:tcPr>
            </w:tcPrChange>
          </w:tcPr>
          <w:p w14:paraId="6B9FC1ED" w14:textId="54D204FA" w:rsidR="00C8422E" w:rsidRDefault="00A94339" w:rsidP="00C07E0D">
            <w:pPr>
              <w:rPr>
                <w:ins w:id="851" w:author="Cuenta Microsoft" w:date="2025-09-30T13:47:00Z"/>
                <w:color w:val="000000" w:themeColor="text1"/>
              </w:rPr>
            </w:pPr>
            <w:ins w:id="852" w:author="Cuenta Microsoft" w:date="2025-09-30T13:47:00Z">
              <w:r>
                <w:rPr>
                  <w:color w:val="000000" w:themeColor="text1"/>
                </w:rPr>
                <w:t xml:space="preserve"> Enero 2026</w:t>
              </w:r>
            </w:ins>
          </w:p>
          <w:p w14:paraId="6ADF87D2" w14:textId="77777777" w:rsidR="00C8422E" w:rsidRDefault="00C8422E" w:rsidP="00C07E0D">
            <w:pPr>
              <w:rPr>
                <w:ins w:id="853" w:author="Cuenta Microsoft" w:date="2025-09-30T13:47:00Z"/>
                <w:color w:val="000000" w:themeColor="text1"/>
              </w:rPr>
            </w:pPr>
          </w:p>
          <w:p w14:paraId="1C6A84B1" w14:textId="14EFE709" w:rsidR="00C8422E" w:rsidRDefault="00A94339" w:rsidP="00C07E0D">
            <w:pPr>
              <w:rPr>
                <w:ins w:id="854" w:author="Cuenta Microsoft" w:date="2025-09-30T13:47:00Z"/>
                <w:color w:val="000000" w:themeColor="text1"/>
              </w:rPr>
            </w:pPr>
            <w:ins w:id="855" w:author="Cuenta Microsoft" w:date="2025-09-30T13:47:00Z">
              <w:r>
                <w:rPr>
                  <w:color w:val="000000" w:themeColor="text1"/>
                </w:rPr>
                <w:t xml:space="preserve"> Enero 2026</w:t>
              </w:r>
            </w:ins>
          </w:p>
          <w:p w14:paraId="3D714874" w14:textId="77777777" w:rsidR="00C8422E" w:rsidRDefault="00C8422E" w:rsidP="00C07E0D">
            <w:pPr>
              <w:rPr>
                <w:ins w:id="856" w:author="Cuenta Microsoft" w:date="2025-09-30T13:47:00Z"/>
                <w:color w:val="000000" w:themeColor="text1"/>
              </w:rPr>
            </w:pPr>
          </w:p>
          <w:p w14:paraId="3DF54EED" w14:textId="77777777" w:rsidR="00C8422E" w:rsidRDefault="00C8422E" w:rsidP="00C07E0D">
            <w:pPr>
              <w:rPr>
                <w:ins w:id="857" w:author="Cuenta Microsoft" w:date="2025-09-30T13:47:00Z"/>
                <w:color w:val="000000" w:themeColor="text1"/>
              </w:rPr>
            </w:pPr>
          </w:p>
          <w:p w14:paraId="06E1AA33" w14:textId="77777777" w:rsidR="00C8422E" w:rsidRDefault="00C8422E" w:rsidP="00C07E0D">
            <w:pPr>
              <w:rPr>
                <w:ins w:id="858" w:author="Cuenta Microsoft" w:date="2025-09-30T13:47:00Z"/>
                <w:color w:val="000000" w:themeColor="text1"/>
              </w:rPr>
            </w:pPr>
          </w:p>
          <w:p w14:paraId="1A4B20AD" w14:textId="77777777" w:rsidR="00C8422E" w:rsidRDefault="00C8422E" w:rsidP="00C07E0D">
            <w:pPr>
              <w:rPr>
                <w:ins w:id="859" w:author="Cuenta Microsoft" w:date="2025-09-30T13:47:00Z"/>
                <w:color w:val="000000" w:themeColor="text1"/>
              </w:rPr>
            </w:pPr>
          </w:p>
          <w:p w14:paraId="4F313E86" w14:textId="6F574500" w:rsidR="00C8422E" w:rsidRPr="00F94CE5" w:rsidRDefault="00A94339" w:rsidP="00C07E0D">
            <w:pPr>
              <w:rPr>
                <w:ins w:id="860" w:author="Cuenta Microsoft" w:date="2025-09-30T13:47:00Z"/>
                <w:color w:val="000000" w:themeColor="text1"/>
              </w:rPr>
            </w:pPr>
            <w:ins w:id="861" w:author="Cuenta Microsoft" w:date="2025-09-30T13:47:00Z">
              <w:r>
                <w:rPr>
                  <w:color w:val="000000" w:themeColor="text1"/>
                </w:rPr>
                <w:t>Junio 2026</w:t>
              </w:r>
            </w:ins>
          </w:p>
        </w:tc>
        <w:tc>
          <w:tcPr>
            <w:tcW w:w="2840" w:type="dxa"/>
            <w:tcPrChange w:id="862" w:author="Cuenta Microsoft" w:date="2025-09-30T14:02:00Z">
              <w:tcPr>
                <w:tcW w:w="2840" w:type="dxa"/>
              </w:tcPr>
            </w:tcPrChange>
          </w:tcPr>
          <w:p w14:paraId="2F3884EE" w14:textId="77777777" w:rsidR="00C8422E" w:rsidRDefault="00C8422E" w:rsidP="00C07E0D">
            <w:pPr>
              <w:rPr>
                <w:ins w:id="863" w:author="Cuenta Microsoft" w:date="2025-09-30T13:47:00Z"/>
                <w:color w:val="000000" w:themeColor="text1"/>
              </w:rPr>
            </w:pPr>
          </w:p>
          <w:p w14:paraId="265067AB" w14:textId="77777777" w:rsidR="00C8422E" w:rsidRDefault="00C8422E" w:rsidP="00C07E0D">
            <w:pPr>
              <w:rPr>
                <w:ins w:id="864" w:author="Cuenta Microsoft" w:date="2025-09-30T13:47:00Z"/>
                <w:color w:val="000000" w:themeColor="text1"/>
              </w:rPr>
            </w:pPr>
          </w:p>
          <w:p w14:paraId="75A5D05A" w14:textId="77777777" w:rsidR="00C8422E" w:rsidRDefault="00C8422E" w:rsidP="00C07E0D">
            <w:pPr>
              <w:rPr>
                <w:ins w:id="865" w:author="Cuenta Microsoft" w:date="2025-09-30T13:47:00Z"/>
                <w:color w:val="000000" w:themeColor="text1"/>
              </w:rPr>
            </w:pPr>
          </w:p>
          <w:p w14:paraId="7537069A" w14:textId="77777777" w:rsidR="00C8422E" w:rsidRDefault="00C8422E" w:rsidP="00C07E0D">
            <w:pPr>
              <w:rPr>
                <w:ins w:id="866" w:author="Cuenta Microsoft" w:date="2025-09-30T13:47:00Z"/>
                <w:color w:val="000000" w:themeColor="text1"/>
              </w:rPr>
            </w:pPr>
          </w:p>
          <w:p w14:paraId="5B05302A" w14:textId="77777777" w:rsidR="00C8422E" w:rsidRDefault="00C8422E" w:rsidP="00C07E0D">
            <w:pPr>
              <w:rPr>
                <w:ins w:id="867" w:author="Cuenta Microsoft" w:date="2025-09-30T13:47:00Z"/>
                <w:color w:val="000000" w:themeColor="text1"/>
              </w:rPr>
            </w:pPr>
          </w:p>
          <w:p w14:paraId="71159C96" w14:textId="77777777" w:rsidR="00C8422E" w:rsidRDefault="00C8422E" w:rsidP="00C07E0D">
            <w:pPr>
              <w:rPr>
                <w:ins w:id="868" w:author="Cuenta Microsoft" w:date="2025-09-30T13:47:00Z"/>
                <w:color w:val="000000" w:themeColor="text1"/>
              </w:rPr>
            </w:pPr>
            <w:ins w:id="869" w:author="Cuenta Microsoft" w:date="2025-09-30T13:47:00Z">
              <w:r>
                <w:rPr>
                  <w:color w:val="000000" w:themeColor="text1"/>
                </w:rPr>
                <w:t xml:space="preserve">Fotografía </w:t>
              </w:r>
            </w:ins>
          </w:p>
          <w:p w14:paraId="652524D2" w14:textId="77777777" w:rsidR="00C8422E" w:rsidRDefault="00C8422E" w:rsidP="00C07E0D">
            <w:pPr>
              <w:rPr>
                <w:ins w:id="870" w:author="Cuenta Microsoft" w:date="2025-09-30T13:47:00Z"/>
                <w:color w:val="000000" w:themeColor="text1"/>
              </w:rPr>
            </w:pPr>
          </w:p>
          <w:p w14:paraId="5D026FB8" w14:textId="77777777" w:rsidR="00C8422E" w:rsidRDefault="00C8422E" w:rsidP="00C07E0D">
            <w:pPr>
              <w:rPr>
                <w:ins w:id="871" w:author="Cuenta Microsoft" w:date="2025-09-30T13:47:00Z"/>
                <w:color w:val="000000" w:themeColor="text1"/>
              </w:rPr>
            </w:pPr>
          </w:p>
          <w:p w14:paraId="4184C11B" w14:textId="77777777" w:rsidR="00C8422E" w:rsidRDefault="00C8422E" w:rsidP="00C07E0D">
            <w:pPr>
              <w:rPr>
                <w:ins w:id="872" w:author="Cuenta Microsoft" w:date="2025-09-30T13:47:00Z"/>
                <w:color w:val="000000" w:themeColor="text1"/>
              </w:rPr>
            </w:pPr>
          </w:p>
          <w:p w14:paraId="1CF10BCB" w14:textId="77777777" w:rsidR="00C8422E" w:rsidRPr="00F94CE5" w:rsidRDefault="00C8422E" w:rsidP="00C07E0D">
            <w:pPr>
              <w:rPr>
                <w:ins w:id="873" w:author="Cuenta Microsoft" w:date="2025-09-30T13:47:00Z"/>
                <w:color w:val="000000" w:themeColor="text1"/>
              </w:rPr>
            </w:pPr>
            <w:ins w:id="874" w:author="Cuenta Microsoft" w:date="2025-09-30T13:47:00Z">
              <w:r>
                <w:rPr>
                  <w:color w:val="000000" w:themeColor="text1"/>
                </w:rPr>
                <w:t xml:space="preserve"> </w:t>
              </w:r>
            </w:ins>
          </w:p>
        </w:tc>
      </w:tr>
    </w:tbl>
    <w:p w14:paraId="34930378" w14:textId="77777777" w:rsidR="00A94339" w:rsidRDefault="00A94339" w:rsidP="00C8422E">
      <w:pPr>
        <w:spacing w:after="160" w:line="256" w:lineRule="auto"/>
        <w:jc w:val="both"/>
        <w:rPr>
          <w:ins w:id="875" w:author="Cuenta Microsoft" w:date="2025-09-30T13:59:00Z"/>
          <w:rFonts w:ascii="Arial" w:eastAsia="Arial" w:hAnsi="Arial" w:cs="Arial"/>
          <w:b/>
          <w:color w:val="000000" w:themeColor="text1"/>
          <w:sz w:val="24"/>
          <w:szCs w:val="24"/>
        </w:rPr>
      </w:pPr>
    </w:p>
    <w:p w14:paraId="0FEDF2F3" w14:textId="77777777" w:rsidR="00A94339" w:rsidRDefault="00A94339" w:rsidP="00C8422E">
      <w:pPr>
        <w:spacing w:after="160" w:line="256" w:lineRule="auto"/>
        <w:jc w:val="both"/>
        <w:rPr>
          <w:ins w:id="876" w:author="Cuenta Microsoft" w:date="2025-09-30T13:59:00Z"/>
          <w:rFonts w:ascii="Arial" w:eastAsia="Arial" w:hAnsi="Arial" w:cs="Arial"/>
          <w:b/>
          <w:color w:val="000000" w:themeColor="text1"/>
          <w:sz w:val="24"/>
          <w:szCs w:val="24"/>
        </w:rPr>
      </w:pPr>
    </w:p>
    <w:p w14:paraId="436CA5DF" w14:textId="77777777" w:rsidR="00C8422E" w:rsidRPr="00D074B9" w:rsidRDefault="00C8422E" w:rsidP="00C8422E">
      <w:pPr>
        <w:spacing w:after="160" w:line="256" w:lineRule="auto"/>
        <w:jc w:val="both"/>
        <w:rPr>
          <w:ins w:id="877" w:author="Cuenta Microsoft" w:date="2025-09-30T13:47:00Z"/>
          <w:rFonts w:ascii="Arial" w:hAnsi="Arial" w:cs="Arial"/>
          <w:bCs/>
          <w:color w:val="000000" w:themeColor="text1"/>
          <w:sz w:val="24"/>
          <w:szCs w:val="24"/>
        </w:rPr>
      </w:pPr>
      <w:ins w:id="878" w:author="Cuenta Microsoft" w:date="2025-09-30T13:47:00Z">
        <w:r w:rsidRPr="00D074B9">
          <w:rPr>
            <w:rFonts w:ascii="Arial" w:eastAsia="Arial" w:hAnsi="Arial" w:cs="Arial"/>
            <w:b/>
            <w:color w:val="000000" w:themeColor="text1"/>
            <w:sz w:val="24"/>
            <w:szCs w:val="24"/>
          </w:rPr>
          <w:t>CATEGORIA 2:</w:t>
        </w:r>
        <w:r w:rsidRPr="00D074B9">
          <w:rPr>
            <w:rFonts w:ascii="Arial" w:eastAsia="Arial" w:hAnsi="Arial" w:cs="Arial"/>
            <w:bCs/>
            <w:color w:val="000000" w:themeColor="text1"/>
            <w:sz w:val="24"/>
            <w:szCs w:val="24"/>
          </w:rPr>
          <w:t xml:space="preserve">  Gestión y administración escolar</w:t>
        </w:r>
        <w:r w:rsidRPr="00D074B9">
          <w:rPr>
            <w:rFonts w:ascii="Arial" w:hAnsi="Arial" w:cs="Arial"/>
            <w:bCs/>
            <w:color w:val="000000" w:themeColor="text1"/>
            <w:sz w:val="24"/>
            <w:szCs w:val="24"/>
          </w:rPr>
          <w:t>.</w:t>
        </w:r>
      </w:ins>
    </w:p>
    <w:p w14:paraId="3A243195" w14:textId="77777777" w:rsidR="00C8422E" w:rsidRPr="00D074B9" w:rsidRDefault="00C8422E" w:rsidP="00C8422E">
      <w:pPr>
        <w:spacing w:after="160" w:line="256" w:lineRule="auto"/>
        <w:jc w:val="both"/>
        <w:rPr>
          <w:ins w:id="879" w:author="Cuenta Microsoft" w:date="2025-09-30T13:47:00Z"/>
          <w:rFonts w:ascii="Arial" w:hAnsi="Arial" w:cs="Arial"/>
          <w:bCs/>
          <w:color w:val="000000" w:themeColor="text1"/>
          <w:sz w:val="24"/>
          <w:szCs w:val="24"/>
          <w:highlight w:val="yellow"/>
        </w:rPr>
      </w:pPr>
      <w:ins w:id="880" w:author="Cuenta Microsoft" w:date="2025-09-30T13:47:00Z">
        <w:r w:rsidRPr="00D074B9">
          <w:rPr>
            <w:rFonts w:ascii="Arial" w:hAnsi="Arial" w:cs="Arial"/>
            <w:b/>
            <w:color w:val="000000" w:themeColor="text1"/>
            <w:sz w:val="24"/>
            <w:szCs w:val="24"/>
          </w:rPr>
          <w:t>Tema:</w:t>
        </w:r>
        <w:r w:rsidRPr="00D074B9">
          <w:rPr>
            <w:rFonts w:ascii="Arial" w:hAnsi="Arial" w:cs="Arial"/>
            <w:bCs/>
            <w:color w:val="000000" w:themeColor="text1"/>
            <w:sz w:val="24"/>
            <w:szCs w:val="24"/>
          </w:rPr>
          <w:t xml:space="preserve"> Seguimiento a</w:t>
        </w:r>
        <w:r w:rsidRPr="00D074B9">
          <w:rPr>
            <w:rFonts w:ascii="Segoe UI" w:hAnsi="Segoe UI" w:cs="Segoe UI"/>
            <w:bCs/>
            <w:color w:val="000000" w:themeColor="text1"/>
            <w:sz w:val="26"/>
            <w:szCs w:val="26"/>
          </w:rPr>
          <w:t xml:space="preserve"> egresados</w:t>
        </w:r>
      </w:ins>
    </w:p>
    <w:p w14:paraId="198EE53E" w14:textId="5CE851C6" w:rsidR="00C8422E" w:rsidRPr="00D074B9" w:rsidRDefault="00C8422E" w:rsidP="00C8422E">
      <w:pPr>
        <w:rPr>
          <w:ins w:id="881" w:author="Cuenta Microsoft" w:date="2025-09-30T13:47:00Z"/>
          <w:rFonts w:ascii="Arial" w:eastAsia="Arial" w:hAnsi="Arial" w:cs="Arial"/>
          <w:bCs/>
          <w:color w:val="000000" w:themeColor="text1"/>
          <w:sz w:val="24"/>
          <w:szCs w:val="24"/>
        </w:rPr>
      </w:pPr>
      <w:ins w:id="882" w:author="Cuenta Microsoft" w:date="2025-09-30T13:47:00Z">
        <w:r w:rsidRPr="00D074B9">
          <w:rPr>
            <w:rFonts w:ascii="Arial" w:eastAsia="Arial" w:hAnsi="Arial" w:cs="Arial"/>
            <w:b/>
            <w:color w:val="000000" w:themeColor="text1"/>
            <w:sz w:val="24"/>
            <w:szCs w:val="24"/>
          </w:rPr>
          <w:t>META:</w:t>
        </w:r>
        <w:r w:rsidRPr="00D074B9">
          <w:rPr>
            <w:rFonts w:ascii="Arial" w:eastAsia="Arial" w:hAnsi="Arial" w:cs="Arial"/>
            <w:bCs/>
            <w:color w:val="000000" w:themeColor="text1"/>
            <w:sz w:val="24"/>
            <w:szCs w:val="24"/>
          </w:rPr>
          <w:t xml:space="preserve"> </w:t>
        </w:r>
      </w:ins>
      <w:proofErr w:type="spellStart"/>
      <w:ins w:id="883" w:author="Cuenta Microsoft" w:date="2025-09-30T14:39:00Z">
        <w:r w:rsidR="00C07E0D">
          <w:rPr>
            <w:rFonts w:ascii="Arial" w:eastAsia="Arial" w:hAnsi="Arial" w:cs="Arial"/>
            <w:bCs/>
            <w:color w:val="000000" w:themeColor="text1"/>
            <w:sz w:val="24"/>
            <w:szCs w:val="24"/>
          </w:rPr>
          <w:t>Adolecentes</w:t>
        </w:r>
        <w:proofErr w:type="spellEnd"/>
        <w:r w:rsidR="00C07E0D">
          <w:rPr>
            <w:rFonts w:ascii="Arial" w:eastAsia="Arial" w:hAnsi="Arial" w:cs="Arial"/>
            <w:bCs/>
            <w:color w:val="000000" w:themeColor="text1"/>
            <w:sz w:val="24"/>
            <w:szCs w:val="24"/>
          </w:rPr>
          <w:t xml:space="preserve"> </w:t>
        </w:r>
      </w:ins>
      <w:ins w:id="884" w:author="Cuenta Microsoft" w:date="2025-09-30T14:40:00Z">
        <w:r w:rsidR="00C07E0D">
          <w:rPr>
            <w:rFonts w:ascii="Arial" w:eastAsia="Arial" w:hAnsi="Arial" w:cs="Arial"/>
            <w:bCs/>
            <w:color w:val="000000" w:themeColor="text1"/>
            <w:sz w:val="24"/>
            <w:szCs w:val="24"/>
          </w:rPr>
          <w:t>Embarazadas</w:t>
        </w:r>
      </w:ins>
    </w:p>
    <w:tbl>
      <w:tblPr>
        <w:tblW w:w="14606" w:type="dxa"/>
        <w:tblInd w:w="-7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00" w:firstRow="0" w:lastRow="0" w:firstColumn="0" w:lastColumn="0" w:noHBand="0" w:noVBand="1"/>
      </w:tblPr>
      <w:tblGrid>
        <w:gridCol w:w="3378"/>
        <w:gridCol w:w="3399"/>
        <w:gridCol w:w="2149"/>
        <w:gridCol w:w="2840"/>
        <w:gridCol w:w="2840"/>
        <w:tblGridChange w:id="885">
          <w:tblGrid>
            <w:gridCol w:w="3378"/>
            <w:gridCol w:w="906"/>
            <w:gridCol w:w="2493"/>
            <w:gridCol w:w="885"/>
            <w:gridCol w:w="1264"/>
            <w:gridCol w:w="2135"/>
            <w:gridCol w:w="705"/>
            <w:gridCol w:w="1444"/>
            <w:gridCol w:w="1396"/>
            <w:gridCol w:w="1444"/>
            <w:gridCol w:w="2840"/>
          </w:tblGrid>
        </w:tblGridChange>
      </w:tblGrid>
      <w:tr w:rsidR="00C8422E" w:rsidRPr="00F94CE5" w14:paraId="6C095DAB" w14:textId="77777777" w:rsidTr="00C07E0D">
        <w:trPr>
          <w:ins w:id="886" w:author="Cuenta Microsoft" w:date="2025-09-30T13:47:00Z"/>
        </w:trPr>
        <w:tc>
          <w:tcPr>
            <w:tcW w:w="3378" w:type="dxa"/>
          </w:tcPr>
          <w:p w14:paraId="19FD3346" w14:textId="77777777" w:rsidR="00C8422E" w:rsidRPr="00F94CE5" w:rsidRDefault="00C8422E" w:rsidP="00C07E0D">
            <w:pPr>
              <w:jc w:val="center"/>
              <w:rPr>
                <w:ins w:id="887" w:author="Cuenta Microsoft" w:date="2025-09-30T13:47:00Z"/>
                <w:b/>
                <w:color w:val="000000" w:themeColor="text1"/>
              </w:rPr>
            </w:pPr>
            <w:ins w:id="888" w:author="Cuenta Microsoft" w:date="2025-09-30T13:47:00Z">
              <w:r>
                <w:rPr>
                  <w:b/>
                  <w:color w:val="000000" w:themeColor="text1"/>
                </w:rPr>
                <w:lastRenderedPageBreak/>
                <w:t>Diagnostico</w:t>
              </w:r>
            </w:ins>
          </w:p>
        </w:tc>
        <w:tc>
          <w:tcPr>
            <w:tcW w:w="3399" w:type="dxa"/>
          </w:tcPr>
          <w:p w14:paraId="21A4BD4D" w14:textId="77777777" w:rsidR="00C8422E" w:rsidRPr="00F94CE5" w:rsidRDefault="00C8422E" w:rsidP="00C07E0D">
            <w:pPr>
              <w:jc w:val="center"/>
              <w:rPr>
                <w:ins w:id="889" w:author="Cuenta Microsoft" w:date="2025-09-30T13:47:00Z"/>
                <w:b/>
                <w:color w:val="000000" w:themeColor="text1"/>
              </w:rPr>
            </w:pPr>
            <w:ins w:id="890" w:author="Cuenta Microsoft" w:date="2025-09-30T13:47:00Z">
              <w:r>
                <w:rPr>
                  <w:b/>
                  <w:color w:val="000000" w:themeColor="text1"/>
                </w:rPr>
                <w:t>Estrategias y/o Acciones</w:t>
              </w:r>
            </w:ins>
          </w:p>
        </w:tc>
        <w:tc>
          <w:tcPr>
            <w:tcW w:w="2149" w:type="dxa"/>
          </w:tcPr>
          <w:p w14:paraId="47FF07A4" w14:textId="77777777" w:rsidR="00C8422E" w:rsidRPr="00F94CE5" w:rsidRDefault="00C8422E" w:rsidP="00C07E0D">
            <w:pPr>
              <w:jc w:val="center"/>
              <w:rPr>
                <w:ins w:id="891" w:author="Cuenta Microsoft" w:date="2025-09-30T13:47:00Z"/>
                <w:b/>
                <w:color w:val="000000" w:themeColor="text1"/>
              </w:rPr>
            </w:pPr>
            <w:ins w:id="892" w:author="Cuenta Microsoft" w:date="2025-09-30T13:47:00Z">
              <w:r>
                <w:rPr>
                  <w:b/>
                  <w:color w:val="000000" w:themeColor="text1"/>
                </w:rPr>
                <w:t xml:space="preserve">Responsable </w:t>
              </w:r>
            </w:ins>
          </w:p>
        </w:tc>
        <w:tc>
          <w:tcPr>
            <w:tcW w:w="2840" w:type="dxa"/>
          </w:tcPr>
          <w:p w14:paraId="1DD50229" w14:textId="77777777" w:rsidR="00C8422E" w:rsidRDefault="00C8422E" w:rsidP="00C07E0D">
            <w:pPr>
              <w:jc w:val="center"/>
              <w:rPr>
                <w:ins w:id="893" w:author="Cuenta Microsoft" w:date="2025-09-30T13:47:00Z"/>
                <w:b/>
                <w:color w:val="000000" w:themeColor="text1"/>
              </w:rPr>
            </w:pPr>
            <w:ins w:id="894" w:author="Cuenta Microsoft" w:date="2025-09-30T13:47:00Z">
              <w:r>
                <w:rPr>
                  <w:b/>
                  <w:color w:val="000000" w:themeColor="text1"/>
                </w:rPr>
                <w:t xml:space="preserve">Cronograma </w:t>
              </w:r>
            </w:ins>
          </w:p>
        </w:tc>
        <w:tc>
          <w:tcPr>
            <w:tcW w:w="2840" w:type="dxa"/>
          </w:tcPr>
          <w:p w14:paraId="0FC0A1BC" w14:textId="77777777" w:rsidR="00C8422E" w:rsidRDefault="00C8422E" w:rsidP="00C07E0D">
            <w:pPr>
              <w:jc w:val="center"/>
              <w:rPr>
                <w:ins w:id="895" w:author="Cuenta Microsoft" w:date="2025-09-30T13:47:00Z"/>
                <w:b/>
                <w:color w:val="000000" w:themeColor="text1"/>
              </w:rPr>
            </w:pPr>
            <w:ins w:id="896" w:author="Cuenta Microsoft" w:date="2025-09-30T13:47:00Z">
              <w:r>
                <w:rPr>
                  <w:b/>
                  <w:color w:val="000000" w:themeColor="text1"/>
                </w:rPr>
                <w:t xml:space="preserve">Evidencia </w:t>
              </w:r>
            </w:ins>
          </w:p>
        </w:tc>
      </w:tr>
      <w:tr w:rsidR="00C8422E" w:rsidRPr="00F94CE5" w14:paraId="7C3A9509" w14:textId="77777777" w:rsidTr="004960F7">
        <w:tblPrEx>
          <w:tblW w:w="14606" w:type="dxa"/>
          <w:tblInd w:w="-7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00" w:firstRow="0" w:lastRow="0" w:firstColumn="0" w:lastColumn="0" w:noHBand="0" w:noVBand="1"/>
          <w:tblPrExChange w:id="897" w:author="Cuenta Microsoft" w:date="2025-09-30T14:05:00Z">
            <w:tblPrEx>
              <w:tblW w:w="14606" w:type="dxa"/>
              <w:tblInd w:w="-7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00" w:firstRow="0" w:lastRow="0" w:firstColumn="0" w:lastColumn="0" w:noHBand="0" w:noVBand="1"/>
            </w:tblPrEx>
          </w:tblPrExChange>
        </w:tblPrEx>
        <w:trPr>
          <w:trHeight w:val="269"/>
          <w:ins w:id="898" w:author="Cuenta Microsoft" w:date="2025-09-30T13:47:00Z"/>
          <w:trPrChange w:id="899" w:author="Cuenta Microsoft" w:date="2025-09-30T14:05:00Z">
            <w:trPr>
              <w:gridBefore w:val="2"/>
              <w:trHeight w:val="4071"/>
            </w:trPr>
          </w:trPrChange>
        </w:trPr>
        <w:tc>
          <w:tcPr>
            <w:tcW w:w="3378" w:type="dxa"/>
            <w:tcPrChange w:id="900" w:author="Cuenta Microsoft" w:date="2025-09-30T14:05:00Z">
              <w:tcPr>
                <w:tcW w:w="3378" w:type="dxa"/>
                <w:gridSpan w:val="2"/>
              </w:tcPr>
            </w:tcPrChange>
          </w:tcPr>
          <w:p w14:paraId="3E5B680D" w14:textId="77777777" w:rsidR="00C8422E" w:rsidRPr="00F94CE5" w:rsidRDefault="00C8422E" w:rsidP="00C07E0D">
            <w:pPr>
              <w:jc w:val="both"/>
              <w:rPr>
                <w:ins w:id="901" w:author="Cuenta Microsoft" w:date="2025-09-30T13:47:00Z"/>
                <w:color w:val="000000" w:themeColor="text1"/>
              </w:rPr>
            </w:pPr>
            <w:ins w:id="902" w:author="Cuenta Microsoft" w:date="2025-09-30T13:47:00Z">
              <w:r>
                <w:rPr>
                  <w:color w:val="000000" w:themeColor="text1"/>
                </w:rPr>
                <w:t xml:space="preserve">En la comunidad escolar existe un alto </w:t>
              </w:r>
              <w:proofErr w:type="spellStart"/>
              <w:r>
                <w:rPr>
                  <w:color w:val="000000" w:themeColor="text1"/>
                </w:rPr>
                <w:t>numero</w:t>
              </w:r>
              <w:proofErr w:type="spellEnd"/>
              <w:r>
                <w:rPr>
                  <w:color w:val="000000" w:themeColor="text1"/>
                </w:rPr>
                <w:t xml:space="preserve"> de embarazos en las adolescentes.</w:t>
              </w:r>
            </w:ins>
          </w:p>
        </w:tc>
        <w:tc>
          <w:tcPr>
            <w:tcW w:w="3399" w:type="dxa"/>
            <w:tcPrChange w:id="903" w:author="Cuenta Microsoft" w:date="2025-09-30T14:05:00Z">
              <w:tcPr>
                <w:tcW w:w="3399" w:type="dxa"/>
                <w:gridSpan w:val="2"/>
              </w:tcPr>
            </w:tcPrChange>
          </w:tcPr>
          <w:p w14:paraId="53B3892C" w14:textId="77777777" w:rsidR="00C8422E" w:rsidRDefault="00C8422E" w:rsidP="00C07E0D">
            <w:pPr>
              <w:jc w:val="both"/>
              <w:rPr>
                <w:ins w:id="904" w:author="Cuenta Microsoft" w:date="2025-09-30T13:47:00Z"/>
                <w:color w:val="000000" w:themeColor="text1"/>
              </w:rPr>
            </w:pPr>
            <w:ins w:id="905" w:author="Cuenta Microsoft" w:date="2025-09-30T13:47:00Z">
              <w:r>
                <w:rPr>
                  <w:color w:val="000000" w:themeColor="text1"/>
                </w:rPr>
                <w:t xml:space="preserve">En reunión colaborativa se acordó: </w:t>
              </w:r>
            </w:ins>
          </w:p>
          <w:p w14:paraId="29A23DA5" w14:textId="77777777" w:rsidR="00C8422E" w:rsidRDefault="00C8422E" w:rsidP="00C07E0D">
            <w:pPr>
              <w:jc w:val="both"/>
              <w:rPr>
                <w:ins w:id="906" w:author="Cuenta Microsoft" w:date="2025-09-30T13:47:00Z"/>
                <w:color w:val="000000" w:themeColor="text1"/>
              </w:rPr>
            </w:pPr>
          </w:p>
          <w:p w14:paraId="5023A28E" w14:textId="77777777" w:rsidR="00C8422E" w:rsidRDefault="00C8422E" w:rsidP="00C07E0D">
            <w:pPr>
              <w:jc w:val="both"/>
              <w:rPr>
                <w:ins w:id="907" w:author="Cuenta Microsoft" w:date="2025-09-30T13:47:00Z"/>
                <w:color w:val="000000" w:themeColor="text1"/>
              </w:rPr>
            </w:pPr>
            <w:ins w:id="908" w:author="Cuenta Microsoft" w:date="2025-09-30T13:47:00Z">
              <w:r>
                <w:rPr>
                  <w:color w:val="000000" w:themeColor="text1"/>
                </w:rPr>
                <w:t>1.- Efectuar reuniones participativas para solicitar la intervención del centro de salud, DIF municipal u otras instituciones.</w:t>
              </w:r>
            </w:ins>
          </w:p>
          <w:p w14:paraId="02200399" w14:textId="77777777" w:rsidR="00C8422E" w:rsidRDefault="00C8422E" w:rsidP="00C07E0D">
            <w:pPr>
              <w:jc w:val="both"/>
              <w:rPr>
                <w:ins w:id="909" w:author="Cuenta Microsoft" w:date="2025-09-30T13:47:00Z"/>
                <w:color w:val="000000" w:themeColor="text1"/>
              </w:rPr>
            </w:pPr>
            <w:ins w:id="910" w:author="Cuenta Microsoft" w:date="2025-09-30T13:47:00Z">
              <w:r>
                <w:rPr>
                  <w:color w:val="000000" w:themeColor="text1"/>
                </w:rPr>
                <w:t>2.- Realizar la gestión por parte del director al centro de salud u otra institución, para dar conferencia con la finalidad de evitar embarazos no deseados.</w:t>
              </w:r>
            </w:ins>
          </w:p>
          <w:p w14:paraId="2136A82D" w14:textId="77777777" w:rsidR="00C8422E" w:rsidRDefault="00C8422E" w:rsidP="00C07E0D">
            <w:pPr>
              <w:jc w:val="both"/>
              <w:rPr>
                <w:ins w:id="911" w:author="Cuenta Microsoft" w:date="2025-09-30T13:47:00Z"/>
                <w:color w:val="000000" w:themeColor="text1"/>
              </w:rPr>
            </w:pPr>
            <w:ins w:id="912" w:author="Cuenta Microsoft" w:date="2025-09-30T13:47:00Z">
              <w:r>
                <w:rPr>
                  <w:color w:val="000000" w:themeColor="text1"/>
                </w:rPr>
                <w:t>3.- Implementar la intervención en la fecha señalada.</w:t>
              </w:r>
            </w:ins>
          </w:p>
          <w:p w14:paraId="48DE848A" w14:textId="15AA9E18" w:rsidR="00C8422E" w:rsidRPr="000444D5" w:rsidRDefault="00C8422E" w:rsidP="00C07E0D">
            <w:pPr>
              <w:jc w:val="both"/>
              <w:rPr>
                <w:ins w:id="913" w:author="Cuenta Microsoft" w:date="2025-09-30T13:47:00Z"/>
                <w:color w:val="000000" w:themeColor="text1"/>
              </w:rPr>
            </w:pPr>
            <w:ins w:id="914" w:author="Cuenta Microsoft" w:date="2025-09-30T13:47:00Z">
              <w:r>
                <w:rPr>
                  <w:color w:val="000000" w:themeColor="text1"/>
                </w:rPr>
                <w:t>4.- Recuperar los resultados y reportar en c</w:t>
              </w:r>
              <w:r w:rsidR="004960F7">
                <w:rPr>
                  <w:color w:val="000000" w:themeColor="text1"/>
                </w:rPr>
                <w:t>olegiado.</w:t>
              </w:r>
            </w:ins>
          </w:p>
        </w:tc>
        <w:tc>
          <w:tcPr>
            <w:tcW w:w="2149" w:type="dxa"/>
            <w:tcPrChange w:id="915" w:author="Cuenta Microsoft" w:date="2025-09-30T14:05:00Z">
              <w:tcPr>
                <w:tcW w:w="2149" w:type="dxa"/>
                <w:gridSpan w:val="2"/>
              </w:tcPr>
            </w:tcPrChange>
          </w:tcPr>
          <w:p w14:paraId="1B8F89D6" w14:textId="77777777" w:rsidR="00C8422E" w:rsidRDefault="00C8422E" w:rsidP="00C07E0D">
            <w:pPr>
              <w:pBdr>
                <w:top w:val="nil"/>
                <w:left w:val="nil"/>
                <w:bottom w:val="nil"/>
                <w:right w:val="nil"/>
                <w:between w:val="nil"/>
              </w:pBdr>
              <w:rPr>
                <w:ins w:id="916" w:author="Cuenta Microsoft" w:date="2025-09-30T13:47:00Z"/>
                <w:color w:val="000000" w:themeColor="text1"/>
              </w:rPr>
            </w:pPr>
            <w:ins w:id="917" w:author="Cuenta Microsoft" w:date="2025-09-30T13:47:00Z">
              <w:r>
                <w:rPr>
                  <w:color w:val="000000" w:themeColor="text1"/>
                </w:rPr>
                <w:t>Director y docentes</w:t>
              </w:r>
            </w:ins>
          </w:p>
          <w:p w14:paraId="6CA79934" w14:textId="77777777" w:rsidR="00C8422E" w:rsidRDefault="00C8422E" w:rsidP="00C07E0D">
            <w:pPr>
              <w:pBdr>
                <w:top w:val="nil"/>
                <w:left w:val="nil"/>
                <w:bottom w:val="nil"/>
                <w:right w:val="nil"/>
                <w:between w:val="nil"/>
              </w:pBdr>
              <w:rPr>
                <w:ins w:id="918" w:author="Cuenta Microsoft" w:date="2025-09-30T13:47:00Z"/>
                <w:color w:val="000000" w:themeColor="text1"/>
              </w:rPr>
            </w:pPr>
          </w:p>
          <w:p w14:paraId="74AD3E26" w14:textId="77777777" w:rsidR="00C8422E" w:rsidRDefault="00C8422E" w:rsidP="00C07E0D">
            <w:pPr>
              <w:pBdr>
                <w:top w:val="nil"/>
                <w:left w:val="nil"/>
                <w:bottom w:val="nil"/>
                <w:right w:val="nil"/>
                <w:between w:val="nil"/>
              </w:pBdr>
              <w:rPr>
                <w:ins w:id="919" w:author="Cuenta Microsoft" w:date="2025-09-30T13:47:00Z"/>
                <w:color w:val="000000" w:themeColor="text1"/>
              </w:rPr>
            </w:pPr>
            <w:ins w:id="920" w:author="Cuenta Microsoft" w:date="2025-09-30T13:47:00Z">
              <w:r>
                <w:rPr>
                  <w:color w:val="000000" w:themeColor="text1"/>
                </w:rPr>
                <w:t>Docentes</w:t>
              </w:r>
            </w:ins>
          </w:p>
          <w:p w14:paraId="35362520" w14:textId="77777777" w:rsidR="00C8422E" w:rsidRDefault="00C8422E" w:rsidP="00C07E0D">
            <w:pPr>
              <w:pBdr>
                <w:top w:val="nil"/>
                <w:left w:val="nil"/>
                <w:bottom w:val="nil"/>
                <w:right w:val="nil"/>
                <w:between w:val="nil"/>
              </w:pBdr>
              <w:rPr>
                <w:ins w:id="921" w:author="Cuenta Microsoft" w:date="2025-09-30T13:47:00Z"/>
                <w:color w:val="000000" w:themeColor="text1"/>
              </w:rPr>
            </w:pPr>
          </w:p>
          <w:p w14:paraId="793B170F" w14:textId="77777777" w:rsidR="00C8422E" w:rsidRDefault="00C8422E" w:rsidP="00C07E0D">
            <w:pPr>
              <w:pBdr>
                <w:top w:val="nil"/>
                <w:left w:val="nil"/>
                <w:bottom w:val="nil"/>
                <w:right w:val="nil"/>
                <w:between w:val="nil"/>
              </w:pBdr>
              <w:rPr>
                <w:ins w:id="922" w:author="Cuenta Microsoft" w:date="2025-09-30T13:47:00Z"/>
                <w:color w:val="000000" w:themeColor="text1"/>
              </w:rPr>
            </w:pPr>
          </w:p>
          <w:p w14:paraId="6AF0A3DE" w14:textId="77777777" w:rsidR="00C8422E" w:rsidRDefault="00C8422E" w:rsidP="00C07E0D">
            <w:pPr>
              <w:pBdr>
                <w:top w:val="nil"/>
                <w:left w:val="nil"/>
                <w:bottom w:val="nil"/>
                <w:right w:val="nil"/>
                <w:between w:val="nil"/>
              </w:pBdr>
              <w:rPr>
                <w:ins w:id="923" w:author="Cuenta Microsoft" w:date="2025-09-30T13:47:00Z"/>
                <w:color w:val="000000" w:themeColor="text1"/>
              </w:rPr>
            </w:pPr>
          </w:p>
          <w:p w14:paraId="2391F575" w14:textId="61791BC6" w:rsidR="00C8422E" w:rsidRDefault="00A94339" w:rsidP="00C07E0D">
            <w:pPr>
              <w:pBdr>
                <w:top w:val="nil"/>
                <w:left w:val="nil"/>
                <w:bottom w:val="nil"/>
                <w:right w:val="nil"/>
                <w:between w:val="nil"/>
              </w:pBdr>
              <w:rPr>
                <w:ins w:id="924" w:author="Cuenta Microsoft" w:date="2025-09-30T13:47:00Z"/>
                <w:color w:val="000000" w:themeColor="text1"/>
              </w:rPr>
            </w:pPr>
            <w:ins w:id="925" w:author="Cuenta Microsoft" w:date="2025-09-30T13:47:00Z">
              <w:r>
                <w:rPr>
                  <w:color w:val="000000" w:themeColor="text1"/>
                </w:rPr>
                <w:t xml:space="preserve">Director </w:t>
              </w:r>
            </w:ins>
          </w:p>
          <w:p w14:paraId="318246B9" w14:textId="77777777" w:rsidR="00C8422E" w:rsidRDefault="00C8422E" w:rsidP="00C07E0D">
            <w:pPr>
              <w:pBdr>
                <w:top w:val="nil"/>
                <w:left w:val="nil"/>
                <w:bottom w:val="nil"/>
                <w:right w:val="nil"/>
                <w:between w:val="nil"/>
              </w:pBdr>
              <w:rPr>
                <w:ins w:id="926" w:author="Cuenta Microsoft" w:date="2025-09-30T13:47:00Z"/>
                <w:color w:val="000000" w:themeColor="text1"/>
              </w:rPr>
            </w:pPr>
          </w:p>
          <w:p w14:paraId="6DDFEA0A" w14:textId="77777777" w:rsidR="00C8422E" w:rsidRDefault="00C8422E" w:rsidP="00C07E0D">
            <w:pPr>
              <w:pBdr>
                <w:top w:val="nil"/>
                <w:left w:val="nil"/>
                <w:bottom w:val="nil"/>
                <w:right w:val="nil"/>
                <w:between w:val="nil"/>
              </w:pBdr>
              <w:rPr>
                <w:ins w:id="927" w:author="Cuenta Microsoft" w:date="2025-09-30T13:47:00Z"/>
                <w:color w:val="000000" w:themeColor="text1"/>
              </w:rPr>
            </w:pPr>
          </w:p>
          <w:p w14:paraId="422282BC" w14:textId="63CF4827" w:rsidR="00C8422E" w:rsidRDefault="00A94339" w:rsidP="00C07E0D">
            <w:pPr>
              <w:pBdr>
                <w:top w:val="nil"/>
                <w:left w:val="nil"/>
                <w:bottom w:val="nil"/>
                <w:right w:val="nil"/>
                <w:between w:val="nil"/>
              </w:pBdr>
              <w:rPr>
                <w:ins w:id="928" w:author="Cuenta Microsoft" w:date="2025-09-30T13:47:00Z"/>
                <w:color w:val="000000" w:themeColor="text1"/>
              </w:rPr>
            </w:pPr>
            <w:ins w:id="929" w:author="Cuenta Microsoft" w:date="2025-09-30T13:47:00Z">
              <w:r>
                <w:rPr>
                  <w:color w:val="000000" w:themeColor="text1"/>
                </w:rPr>
                <w:t>Docentes y director</w:t>
              </w:r>
            </w:ins>
          </w:p>
          <w:p w14:paraId="40FE3EF0" w14:textId="77777777" w:rsidR="00C8422E" w:rsidRDefault="00C8422E" w:rsidP="00C07E0D">
            <w:pPr>
              <w:pBdr>
                <w:top w:val="nil"/>
                <w:left w:val="nil"/>
                <w:bottom w:val="nil"/>
                <w:right w:val="nil"/>
                <w:between w:val="nil"/>
              </w:pBdr>
              <w:rPr>
                <w:ins w:id="930" w:author="Cuenta Microsoft" w:date="2025-09-30T13:47:00Z"/>
                <w:color w:val="000000" w:themeColor="text1"/>
              </w:rPr>
            </w:pPr>
          </w:p>
          <w:p w14:paraId="74C15274" w14:textId="4D7FAF1F" w:rsidR="00C8422E" w:rsidRPr="00F94CE5" w:rsidRDefault="00C8422E" w:rsidP="00C07E0D">
            <w:pPr>
              <w:pBdr>
                <w:top w:val="nil"/>
                <w:left w:val="nil"/>
                <w:bottom w:val="nil"/>
                <w:right w:val="nil"/>
                <w:between w:val="nil"/>
              </w:pBdr>
              <w:rPr>
                <w:ins w:id="931" w:author="Cuenta Microsoft" w:date="2025-09-30T13:47:00Z"/>
                <w:color w:val="000000" w:themeColor="text1"/>
              </w:rPr>
            </w:pPr>
          </w:p>
        </w:tc>
        <w:tc>
          <w:tcPr>
            <w:tcW w:w="2840" w:type="dxa"/>
            <w:tcPrChange w:id="932" w:author="Cuenta Microsoft" w:date="2025-09-30T14:05:00Z">
              <w:tcPr>
                <w:tcW w:w="2840" w:type="dxa"/>
                <w:gridSpan w:val="2"/>
              </w:tcPr>
            </w:tcPrChange>
          </w:tcPr>
          <w:p w14:paraId="3785211B" w14:textId="77777777" w:rsidR="00C8422E" w:rsidRDefault="00C8422E" w:rsidP="00C07E0D">
            <w:pPr>
              <w:rPr>
                <w:ins w:id="933" w:author="Cuenta Microsoft" w:date="2025-09-30T13:47:00Z"/>
                <w:color w:val="000000" w:themeColor="text1"/>
              </w:rPr>
            </w:pPr>
          </w:p>
          <w:p w14:paraId="0953D11E" w14:textId="77777777" w:rsidR="00C8422E" w:rsidRDefault="00C8422E" w:rsidP="00C07E0D">
            <w:pPr>
              <w:rPr>
                <w:ins w:id="934" w:author="Cuenta Microsoft" w:date="2025-09-30T13:47:00Z"/>
                <w:color w:val="000000" w:themeColor="text1"/>
              </w:rPr>
            </w:pPr>
          </w:p>
          <w:p w14:paraId="6F8A2A3C" w14:textId="77777777" w:rsidR="00C8422E" w:rsidRDefault="00C8422E" w:rsidP="00C07E0D">
            <w:pPr>
              <w:rPr>
                <w:ins w:id="935" w:author="Cuenta Microsoft" w:date="2025-09-30T13:47:00Z"/>
                <w:color w:val="000000" w:themeColor="text1"/>
              </w:rPr>
            </w:pPr>
          </w:p>
          <w:p w14:paraId="228344CC" w14:textId="77777777" w:rsidR="00C8422E" w:rsidRDefault="00C8422E" w:rsidP="00C07E0D">
            <w:pPr>
              <w:rPr>
                <w:ins w:id="936" w:author="Cuenta Microsoft" w:date="2025-09-30T13:47:00Z"/>
                <w:color w:val="000000" w:themeColor="text1"/>
              </w:rPr>
            </w:pPr>
          </w:p>
          <w:p w14:paraId="20F30979" w14:textId="77777777" w:rsidR="00C8422E" w:rsidRDefault="00C8422E" w:rsidP="00C07E0D">
            <w:pPr>
              <w:rPr>
                <w:ins w:id="937" w:author="Cuenta Microsoft" w:date="2025-09-30T13:47:00Z"/>
                <w:color w:val="000000" w:themeColor="text1"/>
              </w:rPr>
            </w:pPr>
          </w:p>
          <w:p w14:paraId="26BF25C0" w14:textId="0527C339" w:rsidR="00C8422E" w:rsidRPr="00F94CE5" w:rsidRDefault="00A94339" w:rsidP="00C07E0D">
            <w:pPr>
              <w:rPr>
                <w:ins w:id="938" w:author="Cuenta Microsoft" w:date="2025-09-30T13:47:00Z"/>
                <w:color w:val="000000" w:themeColor="text1"/>
              </w:rPr>
            </w:pPr>
            <w:ins w:id="939" w:author="Cuenta Microsoft" w:date="2025-09-30T13:47:00Z">
              <w:r>
                <w:rPr>
                  <w:color w:val="000000" w:themeColor="text1"/>
                </w:rPr>
                <w:t>Febrero 2026</w:t>
              </w:r>
            </w:ins>
          </w:p>
        </w:tc>
        <w:tc>
          <w:tcPr>
            <w:tcW w:w="2840" w:type="dxa"/>
            <w:tcPrChange w:id="940" w:author="Cuenta Microsoft" w:date="2025-09-30T14:05:00Z">
              <w:tcPr>
                <w:tcW w:w="2840" w:type="dxa"/>
              </w:tcPr>
            </w:tcPrChange>
          </w:tcPr>
          <w:p w14:paraId="0E17F279" w14:textId="77777777" w:rsidR="00C8422E" w:rsidRDefault="00C8422E" w:rsidP="00C07E0D">
            <w:pPr>
              <w:rPr>
                <w:ins w:id="941" w:author="Cuenta Microsoft" w:date="2025-09-30T13:47:00Z"/>
                <w:color w:val="000000" w:themeColor="text1"/>
              </w:rPr>
            </w:pPr>
            <w:ins w:id="942" w:author="Cuenta Microsoft" w:date="2025-09-30T13:47:00Z">
              <w:r>
                <w:rPr>
                  <w:color w:val="000000" w:themeColor="text1"/>
                </w:rPr>
                <w:t xml:space="preserve">Minuta de acuerdo </w:t>
              </w:r>
            </w:ins>
          </w:p>
          <w:p w14:paraId="47BDB684" w14:textId="77777777" w:rsidR="00C8422E" w:rsidRDefault="00C8422E" w:rsidP="00C07E0D">
            <w:pPr>
              <w:rPr>
                <w:ins w:id="943" w:author="Cuenta Microsoft" w:date="2025-09-30T13:47:00Z"/>
                <w:color w:val="000000" w:themeColor="text1"/>
              </w:rPr>
            </w:pPr>
          </w:p>
          <w:p w14:paraId="540FC663" w14:textId="77777777" w:rsidR="00C8422E" w:rsidRPr="00F94CE5" w:rsidRDefault="00C8422E" w:rsidP="00C07E0D">
            <w:pPr>
              <w:rPr>
                <w:ins w:id="944" w:author="Cuenta Microsoft" w:date="2025-09-30T13:47:00Z"/>
                <w:color w:val="000000" w:themeColor="text1"/>
              </w:rPr>
            </w:pPr>
            <w:ins w:id="945" w:author="Cuenta Microsoft" w:date="2025-09-30T13:47:00Z">
              <w:r>
                <w:rPr>
                  <w:color w:val="000000" w:themeColor="text1"/>
                </w:rPr>
                <w:t xml:space="preserve">Reporte de atención o resultados que serán entregados a quien corresponda. </w:t>
              </w:r>
            </w:ins>
          </w:p>
        </w:tc>
      </w:tr>
    </w:tbl>
    <w:p w14:paraId="7933E177" w14:textId="77777777" w:rsidR="00C8422E" w:rsidRDefault="00C8422E" w:rsidP="00C8422E">
      <w:pPr>
        <w:spacing w:after="160" w:line="256" w:lineRule="auto"/>
        <w:jc w:val="both"/>
        <w:rPr>
          <w:ins w:id="946" w:author="Cuenta Microsoft" w:date="2025-09-30T13:47:00Z"/>
          <w:rFonts w:ascii="Arial" w:eastAsia="Arial" w:hAnsi="Arial" w:cs="Arial"/>
          <w:b/>
          <w:color w:val="000000" w:themeColor="text1"/>
          <w:sz w:val="24"/>
          <w:szCs w:val="24"/>
        </w:rPr>
      </w:pPr>
    </w:p>
    <w:p w14:paraId="15F6BD06" w14:textId="77777777" w:rsidR="004960F7" w:rsidRDefault="004960F7" w:rsidP="00C8422E">
      <w:pPr>
        <w:spacing w:after="160" w:line="256" w:lineRule="auto"/>
        <w:jc w:val="both"/>
        <w:rPr>
          <w:ins w:id="947" w:author="Cuenta Microsoft" w:date="2025-09-30T14:06:00Z"/>
          <w:rFonts w:ascii="Arial" w:eastAsia="Arial" w:hAnsi="Arial" w:cs="Arial"/>
          <w:b/>
          <w:color w:val="000000" w:themeColor="text1"/>
          <w:sz w:val="24"/>
          <w:szCs w:val="24"/>
        </w:rPr>
      </w:pPr>
    </w:p>
    <w:p w14:paraId="35BE4FC5" w14:textId="77777777" w:rsidR="004960F7" w:rsidRDefault="004960F7" w:rsidP="00C8422E">
      <w:pPr>
        <w:spacing w:after="160" w:line="256" w:lineRule="auto"/>
        <w:jc w:val="both"/>
        <w:rPr>
          <w:ins w:id="948" w:author="Cuenta Microsoft" w:date="2025-09-30T14:06:00Z"/>
          <w:rFonts w:ascii="Arial" w:eastAsia="Arial" w:hAnsi="Arial" w:cs="Arial"/>
          <w:b/>
          <w:color w:val="000000" w:themeColor="text1"/>
          <w:sz w:val="24"/>
          <w:szCs w:val="24"/>
        </w:rPr>
      </w:pPr>
    </w:p>
    <w:p w14:paraId="565D91C2" w14:textId="77777777" w:rsidR="00C8422E" w:rsidRPr="00D074B9" w:rsidRDefault="00C8422E" w:rsidP="00C8422E">
      <w:pPr>
        <w:spacing w:after="160" w:line="256" w:lineRule="auto"/>
        <w:jc w:val="both"/>
        <w:rPr>
          <w:ins w:id="949" w:author="Cuenta Microsoft" w:date="2025-09-30T13:47:00Z"/>
          <w:rFonts w:ascii="Arial" w:hAnsi="Arial" w:cs="Arial"/>
          <w:bCs/>
          <w:color w:val="000000" w:themeColor="text1"/>
          <w:sz w:val="24"/>
          <w:szCs w:val="24"/>
        </w:rPr>
      </w:pPr>
      <w:ins w:id="950" w:author="Cuenta Microsoft" w:date="2025-09-30T13:47:00Z">
        <w:r w:rsidRPr="00D074B9">
          <w:rPr>
            <w:rFonts w:ascii="Arial" w:eastAsia="Arial" w:hAnsi="Arial" w:cs="Arial"/>
            <w:b/>
            <w:color w:val="000000" w:themeColor="text1"/>
            <w:sz w:val="24"/>
            <w:szCs w:val="24"/>
          </w:rPr>
          <w:t>CATEGORIA 2:</w:t>
        </w:r>
        <w:r w:rsidRPr="00D074B9">
          <w:rPr>
            <w:rFonts w:ascii="Arial" w:eastAsia="Arial" w:hAnsi="Arial" w:cs="Arial"/>
            <w:bCs/>
            <w:color w:val="000000" w:themeColor="text1"/>
            <w:sz w:val="24"/>
            <w:szCs w:val="24"/>
          </w:rPr>
          <w:t xml:space="preserve">  Gestión y administración escolar</w:t>
        </w:r>
        <w:r w:rsidRPr="00D074B9">
          <w:rPr>
            <w:rFonts w:ascii="Arial" w:hAnsi="Arial" w:cs="Arial"/>
            <w:bCs/>
            <w:color w:val="000000" w:themeColor="text1"/>
            <w:sz w:val="24"/>
            <w:szCs w:val="24"/>
          </w:rPr>
          <w:t>.</w:t>
        </w:r>
      </w:ins>
    </w:p>
    <w:p w14:paraId="189A9C5E" w14:textId="77777777" w:rsidR="004960F7" w:rsidRDefault="004960F7" w:rsidP="00C8422E">
      <w:pPr>
        <w:spacing w:after="160" w:line="256" w:lineRule="auto"/>
        <w:jc w:val="both"/>
        <w:rPr>
          <w:ins w:id="951" w:author="Cuenta Microsoft" w:date="2025-09-30T14:06:00Z"/>
          <w:rFonts w:ascii="Arial" w:hAnsi="Arial" w:cs="Arial"/>
          <w:b/>
          <w:color w:val="000000" w:themeColor="text1"/>
          <w:sz w:val="24"/>
          <w:szCs w:val="24"/>
        </w:rPr>
      </w:pPr>
    </w:p>
    <w:p w14:paraId="5EAD9F4F" w14:textId="77777777" w:rsidR="00C8422E" w:rsidRPr="00D074B9" w:rsidRDefault="00C8422E" w:rsidP="00C8422E">
      <w:pPr>
        <w:spacing w:after="160" w:line="256" w:lineRule="auto"/>
        <w:jc w:val="both"/>
        <w:rPr>
          <w:ins w:id="952" w:author="Cuenta Microsoft" w:date="2025-09-30T13:47:00Z"/>
          <w:rFonts w:ascii="Arial" w:hAnsi="Arial" w:cs="Arial"/>
          <w:bCs/>
          <w:color w:val="000000" w:themeColor="text1"/>
          <w:sz w:val="24"/>
          <w:szCs w:val="24"/>
          <w:highlight w:val="yellow"/>
        </w:rPr>
      </w:pPr>
      <w:ins w:id="953" w:author="Cuenta Microsoft" w:date="2025-09-30T13:47:00Z">
        <w:r w:rsidRPr="00D074B9">
          <w:rPr>
            <w:rFonts w:ascii="Arial" w:hAnsi="Arial" w:cs="Arial"/>
            <w:b/>
            <w:color w:val="000000" w:themeColor="text1"/>
            <w:sz w:val="24"/>
            <w:szCs w:val="24"/>
          </w:rPr>
          <w:t>Tema:</w:t>
        </w:r>
        <w:r w:rsidRPr="00D074B9">
          <w:rPr>
            <w:rFonts w:ascii="Arial" w:hAnsi="Arial" w:cs="Arial"/>
            <w:bCs/>
            <w:color w:val="000000" w:themeColor="text1"/>
            <w:sz w:val="24"/>
            <w:szCs w:val="24"/>
          </w:rPr>
          <w:t xml:space="preserve"> Seguimiento a</w:t>
        </w:r>
        <w:r w:rsidRPr="00D074B9">
          <w:rPr>
            <w:rFonts w:ascii="Segoe UI" w:hAnsi="Segoe UI" w:cs="Segoe UI"/>
            <w:bCs/>
            <w:color w:val="000000" w:themeColor="text1"/>
            <w:sz w:val="26"/>
            <w:szCs w:val="26"/>
          </w:rPr>
          <w:t xml:space="preserve"> egresados</w:t>
        </w:r>
      </w:ins>
    </w:p>
    <w:p w14:paraId="64E74DA5" w14:textId="77777777" w:rsidR="004960F7" w:rsidRDefault="004960F7" w:rsidP="00C8422E">
      <w:pPr>
        <w:rPr>
          <w:ins w:id="954" w:author="Cuenta Microsoft" w:date="2025-09-30T14:06:00Z"/>
          <w:rFonts w:ascii="Arial" w:eastAsia="Arial" w:hAnsi="Arial" w:cs="Arial"/>
          <w:b/>
          <w:color w:val="000000" w:themeColor="text1"/>
          <w:sz w:val="24"/>
          <w:szCs w:val="24"/>
        </w:rPr>
      </w:pPr>
    </w:p>
    <w:p w14:paraId="45C57FC0" w14:textId="0490C535" w:rsidR="00C8422E" w:rsidRPr="00D074B9" w:rsidRDefault="00C8422E" w:rsidP="00C8422E">
      <w:pPr>
        <w:rPr>
          <w:ins w:id="955" w:author="Cuenta Microsoft" w:date="2025-09-30T13:47:00Z"/>
          <w:rFonts w:ascii="Arial" w:eastAsia="Arial" w:hAnsi="Arial" w:cs="Arial"/>
          <w:bCs/>
          <w:color w:val="000000" w:themeColor="text1"/>
          <w:sz w:val="24"/>
          <w:szCs w:val="24"/>
        </w:rPr>
      </w:pPr>
      <w:ins w:id="956" w:author="Cuenta Microsoft" w:date="2025-09-30T13:47:00Z">
        <w:r w:rsidRPr="00D074B9">
          <w:rPr>
            <w:rFonts w:ascii="Arial" w:eastAsia="Arial" w:hAnsi="Arial" w:cs="Arial"/>
            <w:b/>
            <w:color w:val="000000" w:themeColor="text1"/>
            <w:sz w:val="24"/>
            <w:szCs w:val="24"/>
          </w:rPr>
          <w:t>META:</w:t>
        </w:r>
        <w:r w:rsidRPr="00D074B9">
          <w:rPr>
            <w:rFonts w:ascii="Arial" w:eastAsia="Arial" w:hAnsi="Arial" w:cs="Arial"/>
            <w:bCs/>
            <w:color w:val="000000" w:themeColor="text1"/>
            <w:sz w:val="24"/>
            <w:szCs w:val="24"/>
          </w:rPr>
          <w:t xml:space="preserve"> Investigar la situac</w:t>
        </w:r>
        <w:r w:rsidR="00C07E0D">
          <w:rPr>
            <w:rFonts w:ascii="Arial" w:eastAsia="Arial" w:hAnsi="Arial" w:cs="Arial"/>
            <w:bCs/>
            <w:color w:val="000000" w:themeColor="text1"/>
            <w:sz w:val="24"/>
            <w:szCs w:val="24"/>
          </w:rPr>
          <w:t>ión actual de la generación 2024-2025</w:t>
        </w:r>
      </w:ins>
    </w:p>
    <w:tbl>
      <w:tblPr>
        <w:tblW w:w="14606" w:type="dxa"/>
        <w:tblInd w:w="-7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00" w:firstRow="0" w:lastRow="0" w:firstColumn="0" w:lastColumn="0" w:noHBand="0" w:noVBand="1"/>
      </w:tblPr>
      <w:tblGrid>
        <w:gridCol w:w="3378"/>
        <w:gridCol w:w="3399"/>
        <w:gridCol w:w="2149"/>
        <w:gridCol w:w="2840"/>
        <w:gridCol w:w="2840"/>
      </w:tblGrid>
      <w:tr w:rsidR="00C8422E" w:rsidRPr="00F94CE5" w14:paraId="489B961D" w14:textId="77777777" w:rsidTr="00C07E0D">
        <w:trPr>
          <w:ins w:id="957" w:author="Cuenta Microsoft" w:date="2025-09-30T13:47:00Z"/>
        </w:trPr>
        <w:tc>
          <w:tcPr>
            <w:tcW w:w="3378" w:type="dxa"/>
          </w:tcPr>
          <w:p w14:paraId="44C2D1B9" w14:textId="77777777" w:rsidR="00C8422E" w:rsidRPr="00F94CE5" w:rsidRDefault="00C8422E" w:rsidP="00C07E0D">
            <w:pPr>
              <w:jc w:val="center"/>
              <w:rPr>
                <w:ins w:id="958" w:author="Cuenta Microsoft" w:date="2025-09-30T13:47:00Z"/>
                <w:b/>
                <w:color w:val="000000" w:themeColor="text1"/>
              </w:rPr>
            </w:pPr>
            <w:ins w:id="959" w:author="Cuenta Microsoft" w:date="2025-09-30T13:47:00Z">
              <w:r>
                <w:rPr>
                  <w:b/>
                  <w:color w:val="000000" w:themeColor="text1"/>
                </w:rPr>
                <w:t>Diagnostico</w:t>
              </w:r>
            </w:ins>
          </w:p>
        </w:tc>
        <w:tc>
          <w:tcPr>
            <w:tcW w:w="3399" w:type="dxa"/>
          </w:tcPr>
          <w:p w14:paraId="00F49268" w14:textId="77777777" w:rsidR="00C8422E" w:rsidRPr="00F94CE5" w:rsidRDefault="00C8422E" w:rsidP="00C07E0D">
            <w:pPr>
              <w:jc w:val="center"/>
              <w:rPr>
                <w:ins w:id="960" w:author="Cuenta Microsoft" w:date="2025-09-30T13:47:00Z"/>
                <w:b/>
                <w:color w:val="000000" w:themeColor="text1"/>
              </w:rPr>
            </w:pPr>
            <w:ins w:id="961" w:author="Cuenta Microsoft" w:date="2025-09-30T13:47:00Z">
              <w:r>
                <w:rPr>
                  <w:b/>
                  <w:color w:val="000000" w:themeColor="text1"/>
                </w:rPr>
                <w:t>Estrategias y/o Acciones</w:t>
              </w:r>
            </w:ins>
          </w:p>
        </w:tc>
        <w:tc>
          <w:tcPr>
            <w:tcW w:w="2149" w:type="dxa"/>
          </w:tcPr>
          <w:p w14:paraId="41A15E59" w14:textId="77777777" w:rsidR="00C8422E" w:rsidRPr="00F94CE5" w:rsidRDefault="00C8422E" w:rsidP="00C07E0D">
            <w:pPr>
              <w:jc w:val="center"/>
              <w:rPr>
                <w:ins w:id="962" w:author="Cuenta Microsoft" w:date="2025-09-30T13:47:00Z"/>
                <w:b/>
                <w:color w:val="000000" w:themeColor="text1"/>
              </w:rPr>
            </w:pPr>
            <w:ins w:id="963" w:author="Cuenta Microsoft" w:date="2025-09-30T13:47:00Z">
              <w:r>
                <w:rPr>
                  <w:b/>
                  <w:color w:val="000000" w:themeColor="text1"/>
                </w:rPr>
                <w:t xml:space="preserve">Responsable </w:t>
              </w:r>
            </w:ins>
          </w:p>
        </w:tc>
        <w:tc>
          <w:tcPr>
            <w:tcW w:w="2840" w:type="dxa"/>
          </w:tcPr>
          <w:p w14:paraId="66AD4982" w14:textId="77777777" w:rsidR="00C8422E" w:rsidRDefault="00C8422E" w:rsidP="00C07E0D">
            <w:pPr>
              <w:jc w:val="center"/>
              <w:rPr>
                <w:ins w:id="964" w:author="Cuenta Microsoft" w:date="2025-09-30T13:47:00Z"/>
                <w:b/>
                <w:color w:val="000000" w:themeColor="text1"/>
              </w:rPr>
            </w:pPr>
            <w:ins w:id="965" w:author="Cuenta Microsoft" w:date="2025-09-30T13:47:00Z">
              <w:r>
                <w:rPr>
                  <w:b/>
                  <w:color w:val="000000" w:themeColor="text1"/>
                </w:rPr>
                <w:t xml:space="preserve">Cronograma </w:t>
              </w:r>
            </w:ins>
          </w:p>
        </w:tc>
        <w:tc>
          <w:tcPr>
            <w:tcW w:w="2840" w:type="dxa"/>
          </w:tcPr>
          <w:p w14:paraId="20E9E8FB" w14:textId="77777777" w:rsidR="00C8422E" w:rsidRDefault="00C8422E" w:rsidP="00C07E0D">
            <w:pPr>
              <w:jc w:val="center"/>
              <w:rPr>
                <w:ins w:id="966" w:author="Cuenta Microsoft" w:date="2025-09-30T13:47:00Z"/>
                <w:b/>
                <w:color w:val="000000" w:themeColor="text1"/>
              </w:rPr>
            </w:pPr>
            <w:ins w:id="967" w:author="Cuenta Microsoft" w:date="2025-09-30T13:47:00Z">
              <w:r>
                <w:rPr>
                  <w:b/>
                  <w:color w:val="000000" w:themeColor="text1"/>
                </w:rPr>
                <w:t xml:space="preserve">Evidencia </w:t>
              </w:r>
            </w:ins>
          </w:p>
        </w:tc>
      </w:tr>
      <w:tr w:rsidR="00C8422E" w:rsidRPr="00F94CE5" w14:paraId="2E1ED996" w14:textId="77777777" w:rsidTr="00C07E0D">
        <w:trPr>
          <w:trHeight w:val="1483"/>
          <w:ins w:id="968" w:author="Cuenta Microsoft" w:date="2025-09-30T13:47:00Z"/>
        </w:trPr>
        <w:tc>
          <w:tcPr>
            <w:tcW w:w="3378" w:type="dxa"/>
          </w:tcPr>
          <w:p w14:paraId="13DAA177" w14:textId="77777777" w:rsidR="00C8422E" w:rsidRPr="00F94CE5" w:rsidRDefault="00C8422E" w:rsidP="00C07E0D">
            <w:pPr>
              <w:jc w:val="both"/>
              <w:rPr>
                <w:ins w:id="969" w:author="Cuenta Microsoft" w:date="2025-09-30T13:47:00Z"/>
                <w:color w:val="000000" w:themeColor="text1"/>
              </w:rPr>
            </w:pPr>
            <w:ins w:id="970" w:author="Cuenta Microsoft" w:date="2025-09-30T13:47:00Z">
              <w:r>
                <w:rPr>
                  <w:color w:val="000000" w:themeColor="text1"/>
                </w:rPr>
                <w:t xml:space="preserve">Se </w:t>
              </w:r>
              <w:proofErr w:type="spellStart"/>
              <w:r>
                <w:rPr>
                  <w:color w:val="000000" w:themeColor="text1"/>
                </w:rPr>
                <w:t>a</w:t>
              </w:r>
              <w:proofErr w:type="spellEnd"/>
              <w:r>
                <w:rPr>
                  <w:color w:val="000000" w:themeColor="text1"/>
                </w:rPr>
                <w:t xml:space="preserve"> notado que la mayoría de los alumnos que terminan su nivel medio superior ya no continúan con su preparación a nivel superior por diferentes causas.</w:t>
              </w:r>
            </w:ins>
          </w:p>
        </w:tc>
        <w:tc>
          <w:tcPr>
            <w:tcW w:w="3399" w:type="dxa"/>
          </w:tcPr>
          <w:p w14:paraId="45711E48" w14:textId="77777777" w:rsidR="00C8422E" w:rsidRPr="000444D5" w:rsidRDefault="00C8422E" w:rsidP="00C07E0D">
            <w:pPr>
              <w:jc w:val="both"/>
              <w:rPr>
                <w:ins w:id="971" w:author="Cuenta Microsoft" w:date="2025-09-30T13:47:00Z"/>
                <w:color w:val="000000" w:themeColor="text1"/>
              </w:rPr>
            </w:pPr>
            <w:ins w:id="972" w:author="Cuenta Microsoft" w:date="2025-09-30T13:47:00Z">
              <w:r w:rsidRPr="00D074B9">
                <w:rPr>
                  <w:color w:val="000000" w:themeColor="text1"/>
                </w:rPr>
                <w:t>Establecer un directorio</w:t>
              </w:r>
              <w:r>
                <w:rPr>
                  <w:color w:val="000000" w:themeColor="text1"/>
                </w:rPr>
                <w:t xml:space="preserve"> para </w:t>
              </w:r>
              <w:r w:rsidRPr="00D074B9">
                <w:rPr>
                  <w:color w:val="000000" w:themeColor="text1"/>
                </w:rPr>
                <w:t>visita a padres de familia para monitorear el estatus de los alumnos egresados</w:t>
              </w:r>
              <w:r>
                <w:rPr>
                  <w:color w:val="000000" w:themeColor="text1"/>
                </w:rPr>
                <w:t>.</w:t>
              </w:r>
            </w:ins>
          </w:p>
        </w:tc>
        <w:tc>
          <w:tcPr>
            <w:tcW w:w="2149" w:type="dxa"/>
          </w:tcPr>
          <w:p w14:paraId="1FA39802" w14:textId="77777777" w:rsidR="00C8422E" w:rsidRDefault="00C8422E" w:rsidP="00C07E0D">
            <w:pPr>
              <w:pBdr>
                <w:top w:val="nil"/>
                <w:left w:val="nil"/>
                <w:bottom w:val="nil"/>
                <w:right w:val="nil"/>
                <w:between w:val="nil"/>
              </w:pBdr>
              <w:rPr>
                <w:ins w:id="973" w:author="Cuenta Microsoft" w:date="2025-09-30T13:47:00Z"/>
                <w:color w:val="000000" w:themeColor="text1"/>
              </w:rPr>
            </w:pPr>
            <w:ins w:id="974" w:author="Cuenta Microsoft" w:date="2025-09-30T13:47:00Z">
              <w:r>
                <w:rPr>
                  <w:color w:val="000000" w:themeColor="text1"/>
                </w:rPr>
                <w:t>Director y docentes</w:t>
              </w:r>
            </w:ins>
          </w:p>
          <w:p w14:paraId="620B551F" w14:textId="77777777" w:rsidR="00C8422E" w:rsidRDefault="00C8422E" w:rsidP="00C07E0D">
            <w:pPr>
              <w:pBdr>
                <w:top w:val="nil"/>
                <w:left w:val="nil"/>
                <w:bottom w:val="nil"/>
                <w:right w:val="nil"/>
                <w:between w:val="nil"/>
              </w:pBdr>
              <w:rPr>
                <w:ins w:id="975" w:author="Cuenta Microsoft" w:date="2025-09-30T13:47:00Z"/>
                <w:color w:val="000000" w:themeColor="text1"/>
              </w:rPr>
            </w:pPr>
          </w:p>
          <w:p w14:paraId="67CD82A4" w14:textId="77777777" w:rsidR="00C8422E" w:rsidRPr="00F94CE5" w:rsidRDefault="00C8422E" w:rsidP="00C07E0D">
            <w:pPr>
              <w:pBdr>
                <w:top w:val="nil"/>
                <w:left w:val="nil"/>
                <w:bottom w:val="nil"/>
                <w:right w:val="nil"/>
                <w:between w:val="nil"/>
              </w:pBdr>
              <w:rPr>
                <w:ins w:id="976" w:author="Cuenta Microsoft" w:date="2025-09-30T13:47:00Z"/>
                <w:color w:val="000000" w:themeColor="text1"/>
              </w:rPr>
            </w:pPr>
            <w:ins w:id="977" w:author="Cuenta Microsoft" w:date="2025-09-30T13:47:00Z">
              <w:r>
                <w:rPr>
                  <w:color w:val="000000" w:themeColor="text1"/>
                </w:rPr>
                <w:t xml:space="preserve"> </w:t>
              </w:r>
            </w:ins>
          </w:p>
        </w:tc>
        <w:tc>
          <w:tcPr>
            <w:tcW w:w="2840" w:type="dxa"/>
          </w:tcPr>
          <w:p w14:paraId="5219BB7F" w14:textId="55527297" w:rsidR="00C8422E" w:rsidRPr="00F94CE5" w:rsidRDefault="004960F7" w:rsidP="00C07E0D">
            <w:pPr>
              <w:rPr>
                <w:ins w:id="978" w:author="Cuenta Microsoft" w:date="2025-09-30T13:47:00Z"/>
                <w:color w:val="000000" w:themeColor="text1"/>
              </w:rPr>
            </w:pPr>
            <w:ins w:id="979" w:author="Cuenta Microsoft" w:date="2025-09-30T13:47:00Z">
              <w:r>
                <w:rPr>
                  <w:color w:val="000000" w:themeColor="text1"/>
                </w:rPr>
                <w:t>Durante el ciclo escolar 2025-2026</w:t>
              </w:r>
            </w:ins>
          </w:p>
        </w:tc>
        <w:tc>
          <w:tcPr>
            <w:tcW w:w="2840" w:type="dxa"/>
          </w:tcPr>
          <w:p w14:paraId="403AE2E2" w14:textId="77777777" w:rsidR="00C8422E" w:rsidRPr="00F94CE5" w:rsidRDefault="00C8422E" w:rsidP="00C07E0D">
            <w:pPr>
              <w:rPr>
                <w:ins w:id="980" w:author="Cuenta Microsoft" w:date="2025-09-30T13:47:00Z"/>
                <w:color w:val="000000" w:themeColor="text1"/>
              </w:rPr>
            </w:pPr>
            <w:ins w:id="981" w:author="Cuenta Microsoft" w:date="2025-09-30T13:47:00Z">
              <w:r>
                <w:rPr>
                  <w:color w:val="000000" w:themeColor="text1"/>
                </w:rPr>
                <w:t xml:space="preserve">Seguimiento a través de una base de datos previamente diseñada. </w:t>
              </w:r>
            </w:ins>
          </w:p>
        </w:tc>
      </w:tr>
    </w:tbl>
    <w:p w14:paraId="5702F481" w14:textId="77777777" w:rsidR="004960F7" w:rsidRDefault="004960F7" w:rsidP="00C8422E">
      <w:pPr>
        <w:spacing w:after="160" w:line="256" w:lineRule="auto"/>
        <w:jc w:val="both"/>
        <w:rPr>
          <w:ins w:id="982" w:author="Cuenta Microsoft" w:date="2025-09-30T13:47:00Z"/>
          <w:rFonts w:ascii="Arial" w:eastAsia="Arial" w:hAnsi="Arial" w:cs="Arial"/>
          <w:b/>
          <w:color w:val="000000" w:themeColor="text1"/>
          <w:sz w:val="24"/>
          <w:szCs w:val="24"/>
          <w:u w:val="single"/>
        </w:rPr>
      </w:pPr>
    </w:p>
    <w:p w14:paraId="276AD70D" w14:textId="77777777" w:rsidR="004960F7" w:rsidRDefault="004960F7" w:rsidP="00C8422E">
      <w:pPr>
        <w:spacing w:after="160" w:line="256" w:lineRule="auto"/>
        <w:jc w:val="both"/>
        <w:rPr>
          <w:ins w:id="983" w:author="Cuenta Microsoft" w:date="2025-09-30T14:06:00Z"/>
          <w:rFonts w:ascii="Arial" w:eastAsia="Arial" w:hAnsi="Arial" w:cs="Arial"/>
          <w:b/>
          <w:color w:val="000000" w:themeColor="text1"/>
          <w:sz w:val="24"/>
          <w:szCs w:val="24"/>
          <w:u w:val="single"/>
        </w:rPr>
      </w:pPr>
    </w:p>
    <w:p w14:paraId="48C8CD90" w14:textId="77777777" w:rsidR="004960F7" w:rsidRDefault="004960F7" w:rsidP="00C8422E">
      <w:pPr>
        <w:spacing w:after="160" w:line="256" w:lineRule="auto"/>
        <w:jc w:val="both"/>
        <w:rPr>
          <w:ins w:id="984" w:author="Cuenta Microsoft" w:date="2025-09-30T14:06:00Z"/>
          <w:rFonts w:ascii="Arial" w:eastAsia="Arial" w:hAnsi="Arial" w:cs="Arial"/>
          <w:b/>
          <w:color w:val="000000" w:themeColor="text1"/>
          <w:sz w:val="24"/>
          <w:szCs w:val="24"/>
          <w:u w:val="single"/>
        </w:rPr>
      </w:pPr>
    </w:p>
    <w:p w14:paraId="5A82DDDC" w14:textId="77777777" w:rsidR="004960F7" w:rsidRDefault="004960F7" w:rsidP="00C8422E">
      <w:pPr>
        <w:spacing w:after="160" w:line="256" w:lineRule="auto"/>
        <w:jc w:val="both"/>
        <w:rPr>
          <w:ins w:id="985" w:author="Cuenta Microsoft" w:date="2025-10-01T08:32:00Z"/>
          <w:rFonts w:ascii="Arial" w:eastAsia="Arial" w:hAnsi="Arial" w:cs="Arial"/>
          <w:b/>
          <w:color w:val="000000" w:themeColor="text1"/>
          <w:sz w:val="24"/>
          <w:szCs w:val="24"/>
          <w:u w:val="single"/>
        </w:rPr>
      </w:pPr>
    </w:p>
    <w:p w14:paraId="7F4A6CE2" w14:textId="77777777" w:rsidR="00E826F2" w:rsidRDefault="00E826F2" w:rsidP="00C8422E">
      <w:pPr>
        <w:spacing w:after="160" w:line="256" w:lineRule="auto"/>
        <w:jc w:val="both"/>
        <w:rPr>
          <w:ins w:id="986" w:author="Cuenta Microsoft" w:date="2025-10-01T08:32:00Z"/>
          <w:rFonts w:ascii="Arial" w:eastAsia="Arial" w:hAnsi="Arial" w:cs="Arial"/>
          <w:b/>
          <w:color w:val="000000" w:themeColor="text1"/>
          <w:sz w:val="24"/>
          <w:szCs w:val="24"/>
          <w:u w:val="single"/>
        </w:rPr>
      </w:pPr>
    </w:p>
    <w:p w14:paraId="6540058C" w14:textId="77777777" w:rsidR="00E826F2" w:rsidRDefault="00E826F2" w:rsidP="00C8422E">
      <w:pPr>
        <w:spacing w:after="160" w:line="256" w:lineRule="auto"/>
        <w:jc w:val="both"/>
        <w:rPr>
          <w:ins w:id="987" w:author="Cuenta Microsoft" w:date="2025-10-01T08:32:00Z"/>
          <w:rFonts w:ascii="Arial" w:eastAsia="Arial" w:hAnsi="Arial" w:cs="Arial"/>
          <w:b/>
          <w:color w:val="000000" w:themeColor="text1"/>
          <w:sz w:val="24"/>
          <w:szCs w:val="24"/>
          <w:u w:val="single"/>
        </w:rPr>
      </w:pPr>
    </w:p>
    <w:p w14:paraId="6421B7FB" w14:textId="77777777" w:rsidR="00E826F2" w:rsidRDefault="00E826F2" w:rsidP="00C8422E">
      <w:pPr>
        <w:spacing w:after="160" w:line="256" w:lineRule="auto"/>
        <w:jc w:val="both"/>
        <w:rPr>
          <w:ins w:id="988" w:author="Cuenta Microsoft" w:date="2025-10-01T08:32:00Z"/>
          <w:rFonts w:ascii="Arial" w:eastAsia="Arial" w:hAnsi="Arial" w:cs="Arial"/>
          <w:b/>
          <w:color w:val="000000" w:themeColor="text1"/>
          <w:sz w:val="24"/>
          <w:szCs w:val="24"/>
          <w:u w:val="single"/>
        </w:rPr>
      </w:pPr>
    </w:p>
    <w:p w14:paraId="7C9BF624" w14:textId="77777777" w:rsidR="00E826F2" w:rsidRDefault="00E826F2" w:rsidP="00C8422E">
      <w:pPr>
        <w:spacing w:after="160" w:line="256" w:lineRule="auto"/>
        <w:jc w:val="both"/>
        <w:rPr>
          <w:ins w:id="989" w:author="Cuenta Microsoft" w:date="2025-10-01T08:32:00Z"/>
          <w:rFonts w:ascii="Arial" w:eastAsia="Arial" w:hAnsi="Arial" w:cs="Arial"/>
          <w:b/>
          <w:color w:val="000000" w:themeColor="text1"/>
          <w:sz w:val="24"/>
          <w:szCs w:val="24"/>
          <w:u w:val="single"/>
        </w:rPr>
      </w:pPr>
    </w:p>
    <w:p w14:paraId="063EBABE" w14:textId="77777777" w:rsidR="00E826F2" w:rsidRDefault="00E826F2" w:rsidP="00C8422E">
      <w:pPr>
        <w:spacing w:after="160" w:line="256" w:lineRule="auto"/>
        <w:jc w:val="both"/>
        <w:rPr>
          <w:ins w:id="990" w:author="Cuenta Microsoft" w:date="2025-09-30T14:06:00Z"/>
          <w:rFonts w:ascii="Arial" w:eastAsia="Arial" w:hAnsi="Arial" w:cs="Arial"/>
          <w:b/>
          <w:color w:val="000000" w:themeColor="text1"/>
          <w:sz w:val="24"/>
          <w:szCs w:val="24"/>
          <w:u w:val="single"/>
        </w:rPr>
      </w:pPr>
    </w:p>
    <w:p w14:paraId="6BA137E6" w14:textId="77777777" w:rsidR="004960F7" w:rsidRDefault="004960F7" w:rsidP="00C8422E">
      <w:pPr>
        <w:spacing w:after="160" w:line="256" w:lineRule="auto"/>
        <w:jc w:val="both"/>
        <w:rPr>
          <w:ins w:id="991" w:author="Cuenta Microsoft" w:date="2025-09-30T14:06:00Z"/>
          <w:rFonts w:ascii="Arial" w:eastAsia="Arial" w:hAnsi="Arial" w:cs="Arial"/>
          <w:b/>
          <w:color w:val="000000" w:themeColor="text1"/>
          <w:sz w:val="24"/>
          <w:szCs w:val="24"/>
          <w:u w:val="single"/>
        </w:rPr>
      </w:pPr>
    </w:p>
    <w:p w14:paraId="14E380F2" w14:textId="77777777" w:rsidR="00C8422E" w:rsidRPr="00D074B9" w:rsidRDefault="00C8422E" w:rsidP="00C8422E">
      <w:pPr>
        <w:spacing w:after="160" w:line="256" w:lineRule="auto"/>
        <w:jc w:val="both"/>
        <w:rPr>
          <w:ins w:id="992" w:author="Cuenta Microsoft" w:date="2025-09-30T13:47:00Z"/>
          <w:rFonts w:ascii="Arial" w:hAnsi="Arial" w:cs="Arial"/>
          <w:bCs/>
          <w:color w:val="000000" w:themeColor="text1"/>
          <w:sz w:val="24"/>
          <w:szCs w:val="24"/>
        </w:rPr>
      </w:pPr>
      <w:ins w:id="993" w:author="Cuenta Microsoft" w:date="2025-09-30T13:47:00Z">
        <w:r w:rsidRPr="00D074B9">
          <w:rPr>
            <w:rFonts w:ascii="Arial" w:eastAsia="Arial" w:hAnsi="Arial" w:cs="Arial"/>
            <w:b/>
            <w:color w:val="000000" w:themeColor="text1"/>
            <w:sz w:val="24"/>
            <w:szCs w:val="24"/>
          </w:rPr>
          <w:t xml:space="preserve">CATEGORIA </w:t>
        </w:r>
        <w:r>
          <w:rPr>
            <w:rFonts w:ascii="Arial" w:eastAsia="Arial" w:hAnsi="Arial" w:cs="Arial"/>
            <w:b/>
            <w:color w:val="000000" w:themeColor="text1"/>
            <w:sz w:val="24"/>
            <w:szCs w:val="24"/>
          </w:rPr>
          <w:t>3</w:t>
        </w:r>
        <w:r w:rsidRPr="00D074B9">
          <w:rPr>
            <w:rFonts w:ascii="Arial" w:eastAsia="Arial" w:hAnsi="Arial" w:cs="Arial"/>
            <w:b/>
            <w:color w:val="000000" w:themeColor="text1"/>
            <w:sz w:val="24"/>
            <w:szCs w:val="24"/>
          </w:rPr>
          <w:t>:</w:t>
        </w:r>
        <w:r w:rsidRPr="00D074B9">
          <w:rPr>
            <w:rFonts w:ascii="Arial" w:eastAsia="Arial" w:hAnsi="Arial" w:cs="Arial"/>
            <w:bCs/>
            <w:color w:val="000000" w:themeColor="text1"/>
            <w:sz w:val="24"/>
            <w:szCs w:val="24"/>
          </w:rPr>
          <w:t xml:space="preserve">  </w:t>
        </w:r>
        <w:r w:rsidRPr="00944CFB">
          <w:rPr>
            <w:rFonts w:ascii="Arial" w:eastAsia="Arial" w:hAnsi="Arial" w:cs="Arial"/>
            <w:bCs/>
            <w:color w:val="000000" w:themeColor="text1"/>
            <w:sz w:val="24"/>
            <w:szCs w:val="24"/>
          </w:rPr>
          <w:t>Desarrollo socioemocional y prevención de la violencia en la escuela</w:t>
        </w:r>
      </w:ins>
    </w:p>
    <w:p w14:paraId="76D69210" w14:textId="77777777" w:rsidR="00C8422E" w:rsidRPr="00D074B9" w:rsidRDefault="00C8422E" w:rsidP="00C8422E">
      <w:pPr>
        <w:spacing w:after="160" w:line="256" w:lineRule="auto"/>
        <w:jc w:val="both"/>
        <w:rPr>
          <w:ins w:id="994" w:author="Cuenta Microsoft" w:date="2025-09-30T13:47:00Z"/>
          <w:rFonts w:ascii="Arial" w:hAnsi="Arial" w:cs="Arial"/>
          <w:bCs/>
          <w:color w:val="000000" w:themeColor="text1"/>
          <w:sz w:val="24"/>
          <w:szCs w:val="24"/>
          <w:highlight w:val="yellow"/>
        </w:rPr>
      </w:pPr>
      <w:ins w:id="995" w:author="Cuenta Microsoft" w:date="2025-09-30T13:47:00Z">
        <w:r w:rsidRPr="00D074B9">
          <w:rPr>
            <w:rFonts w:ascii="Arial" w:hAnsi="Arial" w:cs="Arial"/>
            <w:b/>
            <w:color w:val="000000" w:themeColor="text1"/>
            <w:sz w:val="24"/>
            <w:szCs w:val="24"/>
          </w:rPr>
          <w:t>Tema:</w:t>
        </w:r>
        <w:r w:rsidRPr="00D074B9">
          <w:rPr>
            <w:rFonts w:ascii="Arial" w:hAnsi="Arial" w:cs="Arial"/>
            <w:bCs/>
            <w:color w:val="000000" w:themeColor="text1"/>
            <w:sz w:val="24"/>
            <w:szCs w:val="24"/>
          </w:rPr>
          <w:t xml:space="preserve"> </w:t>
        </w:r>
        <w:r w:rsidRPr="00944CFB">
          <w:rPr>
            <w:rFonts w:ascii="Arial" w:hAnsi="Arial" w:cs="Arial"/>
            <w:bCs/>
            <w:color w:val="000000" w:themeColor="text1"/>
            <w:sz w:val="24"/>
            <w:szCs w:val="24"/>
          </w:rPr>
          <w:t>Ámbitos de formación socioemocional (Currículum Ampliado)</w:t>
        </w:r>
        <w:r>
          <w:rPr>
            <w:rFonts w:ascii="Arial" w:hAnsi="Arial" w:cs="Arial"/>
            <w:bCs/>
            <w:color w:val="000000" w:themeColor="text1"/>
            <w:sz w:val="24"/>
            <w:szCs w:val="24"/>
          </w:rPr>
          <w:t>.</w:t>
        </w:r>
      </w:ins>
    </w:p>
    <w:p w14:paraId="20AE5AF6" w14:textId="77777777" w:rsidR="00C8422E" w:rsidRPr="00D074B9" w:rsidRDefault="00C8422E" w:rsidP="00C8422E">
      <w:pPr>
        <w:rPr>
          <w:ins w:id="996" w:author="Cuenta Microsoft" w:date="2025-09-30T13:47:00Z"/>
          <w:rFonts w:ascii="Arial" w:eastAsia="Arial" w:hAnsi="Arial" w:cs="Arial"/>
          <w:bCs/>
          <w:color w:val="000000" w:themeColor="text1"/>
          <w:sz w:val="24"/>
          <w:szCs w:val="24"/>
        </w:rPr>
      </w:pPr>
      <w:ins w:id="997" w:author="Cuenta Microsoft" w:date="2025-09-30T13:47:00Z">
        <w:r w:rsidRPr="00D074B9">
          <w:rPr>
            <w:rFonts w:ascii="Arial" w:eastAsia="Arial" w:hAnsi="Arial" w:cs="Arial"/>
            <w:b/>
            <w:color w:val="000000" w:themeColor="text1"/>
            <w:sz w:val="24"/>
            <w:szCs w:val="24"/>
          </w:rPr>
          <w:t>META:</w:t>
        </w:r>
        <w:r w:rsidRPr="00D074B9">
          <w:rPr>
            <w:rFonts w:ascii="Arial" w:eastAsia="Arial" w:hAnsi="Arial" w:cs="Arial"/>
            <w:bCs/>
            <w:color w:val="000000" w:themeColor="text1"/>
            <w:sz w:val="24"/>
            <w:szCs w:val="24"/>
          </w:rPr>
          <w:t xml:space="preserve"> </w:t>
        </w:r>
        <w:r>
          <w:rPr>
            <w:rFonts w:ascii="Arial" w:eastAsia="Arial" w:hAnsi="Arial" w:cs="Arial"/>
            <w:bCs/>
            <w:color w:val="000000" w:themeColor="text1"/>
            <w:sz w:val="24"/>
            <w:szCs w:val="24"/>
          </w:rPr>
          <w:t>M</w:t>
        </w:r>
        <w:r w:rsidRPr="00944CFB">
          <w:rPr>
            <w:rFonts w:ascii="Arial" w:eastAsia="Arial" w:hAnsi="Arial" w:cs="Arial"/>
            <w:bCs/>
            <w:color w:val="000000" w:themeColor="text1"/>
            <w:sz w:val="24"/>
            <w:szCs w:val="24"/>
          </w:rPr>
          <w:t>ejo</w:t>
        </w:r>
        <w:r>
          <w:rPr>
            <w:rFonts w:ascii="Arial" w:eastAsia="Arial" w:hAnsi="Arial" w:cs="Arial"/>
            <w:bCs/>
            <w:color w:val="000000" w:themeColor="text1"/>
            <w:sz w:val="24"/>
            <w:szCs w:val="24"/>
          </w:rPr>
          <w:t>rar la salud, disminuyendo del 30</w:t>
        </w:r>
        <w:r w:rsidRPr="00944CFB">
          <w:rPr>
            <w:rFonts w:ascii="Arial" w:eastAsia="Arial" w:hAnsi="Arial" w:cs="Arial"/>
            <w:bCs/>
            <w:color w:val="000000" w:themeColor="text1"/>
            <w:sz w:val="24"/>
            <w:szCs w:val="24"/>
          </w:rPr>
          <w:t>% de alumnos con</w:t>
        </w:r>
        <w:r>
          <w:rPr>
            <w:rFonts w:ascii="Arial" w:eastAsia="Arial" w:hAnsi="Arial" w:cs="Arial"/>
            <w:bCs/>
            <w:color w:val="000000" w:themeColor="text1"/>
            <w:sz w:val="24"/>
            <w:szCs w:val="24"/>
          </w:rPr>
          <w:t xml:space="preserve"> problemas socioemocionales al 10</w:t>
        </w:r>
        <w:r w:rsidRPr="00944CFB">
          <w:rPr>
            <w:rFonts w:ascii="Arial" w:eastAsia="Arial" w:hAnsi="Arial" w:cs="Arial"/>
            <w:bCs/>
            <w:color w:val="000000" w:themeColor="text1"/>
            <w:sz w:val="24"/>
            <w:szCs w:val="24"/>
          </w:rPr>
          <w:t>%.</w:t>
        </w:r>
      </w:ins>
    </w:p>
    <w:tbl>
      <w:tblPr>
        <w:tblW w:w="14606" w:type="dxa"/>
        <w:tblInd w:w="-7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00" w:firstRow="0" w:lastRow="0" w:firstColumn="0" w:lastColumn="0" w:noHBand="0" w:noVBand="1"/>
      </w:tblPr>
      <w:tblGrid>
        <w:gridCol w:w="3378"/>
        <w:gridCol w:w="3399"/>
        <w:gridCol w:w="2149"/>
        <w:gridCol w:w="2840"/>
        <w:gridCol w:w="2840"/>
      </w:tblGrid>
      <w:tr w:rsidR="00C8422E" w:rsidRPr="00F94CE5" w14:paraId="70F8EA0C" w14:textId="77777777" w:rsidTr="00C07E0D">
        <w:trPr>
          <w:ins w:id="998" w:author="Cuenta Microsoft" w:date="2025-09-30T13:47:00Z"/>
        </w:trPr>
        <w:tc>
          <w:tcPr>
            <w:tcW w:w="3378" w:type="dxa"/>
          </w:tcPr>
          <w:p w14:paraId="5BE45F9D" w14:textId="77777777" w:rsidR="00C8422E" w:rsidRPr="00F94CE5" w:rsidRDefault="00C8422E" w:rsidP="00C07E0D">
            <w:pPr>
              <w:jc w:val="center"/>
              <w:rPr>
                <w:ins w:id="999" w:author="Cuenta Microsoft" w:date="2025-09-30T13:47:00Z"/>
                <w:b/>
                <w:color w:val="000000" w:themeColor="text1"/>
              </w:rPr>
            </w:pPr>
            <w:ins w:id="1000" w:author="Cuenta Microsoft" w:date="2025-09-30T13:47:00Z">
              <w:r>
                <w:rPr>
                  <w:b/>
                  <w:color w:val="000000" w:themeColor="text1"/>
                </w:rPr>
                <w:lastRenderedPageBreak/>
                <w:t>Diagnostico</w:t>
              </w:r>
            </w:ins>
          </w:p>
        </w:tc>
        <w:tc>
          <w:tcPr>
            <w:tcW w:w="3399" w:type="dxa"/>
          </w:tcPr>
          <w:p w14:paraId="6334F87A" w14:textId="77777777" w:rsidR="00C8422E" w:rsidRPr="00F94CE5" w:rsidRDefault="00C8422E" w:rsidP="00C07E0D">
            <w:pPr>
              <w:jc w:val="center"/>
              <w:rPr>
                <w:ins w:id="1001" w:author="Cuenta Microsoft" w:date="2025-09-30T13:47:00Z"/>
                <w:b/>
                <w:color w:val="000000" w:themeColor="text1"/>
              </w:rPr>
            </w:pPr>
            <w:ins w:id="1002" w:author="Cuenta Microsoft" w:date="2025-09-30T13:47:00Z">
              <w:r>
                <w:rPr>
                  <w:b/>
                  <w:color w:val="000000" w:themeColor="text1"/>
                </w:rPr>
                <w:t>Estrategias y/o Acciones</w:t>
              </w:r>
            </w:ins>
          </w:p>
        </w:tc>
        <w:tc>
          <w:tcPr>
            <w:tcW w:w="2149" w:type="dxa"/>
          </w:tcPr>
          <w:p w14:paraId="022D567C" w14:textId="77777777" w:rsidR="00C8422E" w:rsidRPr="00F94CE5" w:rsidRDefault="00C8422E" w:rsidP="00C07E0D">
            <w:pPr>
              <w:jc w:val="center"/>
              <w:rPr>
                <w:ins w:id="1003" w:author="Cuenta Microsoft" w:date="2025-09-30T13:47:00Z"/>
                <w:b/>
                <w:color w:val="000000" w:themeColor="text1"/>
              </w:rPr>
            </w:pPr>
            <w:ins w:id="1004" w:author="Cuenta Microsoft" w:date="2025-09-30T13:47:00Z">
              <w:r>
                <w:rPr>
                  <w:b/>
                  <w:color w:val="000000" w:themeColor="text1"/>
                </w:rPr>
                <w:t xml:space="preserve">Responsable </w:t>
              </w:r>
            </w:ins>
          </w:p>
        </w:tc>
        <w:tc>
          <w:tcPr>
            <w:tcW w:w="2840" w:type="dxa"/>
          </w:tcPr>
          <w:p w14:paraId="205B97AF" w14:textId="77777777" w:rsidR="00C8422E" w:rsidRDefault="00C8422E" w:rsidP="00C07E0D">
            <w:pPr>
              <w:jc w:val="center"/>
              <w:rPr>
                <w:ins w:id="1005" w:author="Cuenta Microsoft" w:date="2025-09-30T13:47:00Z"/>
                <w:b/>
                <w:color w:val="000000" w:themeColor="text1"/>
              </w:rPr>
            </w:pPr>
            <w:ins w:id="1006" w:author="Cuenta Microsoft" w:date="2025-09-30T13:47:00Z">
              <w:r>
                <w:rPr>
                  <w:b/>
                  <w:color w:val="000000" w:themeColor="text1"/>
                </w:rPr>
                <w:t xml:space="preserve">Cronograma </w:t>
              </w:r>
            </w:ins>
          </w:p>
        </w:tc>
        <w:tc>
          <w:tcPr>
            <w:tcW w:w="2840" w:type="dxa"/>
          </w:tcPr>
          <w:p w14:paraId="74D6D6BC" w14:textId="77777777" w:rsidR="00C8422E" w:rsidRDefault="00C8422E" w:rsidP="00C07E0D">
            <w:pPr>
              <w:jc w:val="center"/>
              <w:rPr>
                <w:ins w:id="1007" w:author="Cuenta Microsoft" w:date="2025-09-30T13:47:00Z"/>
                <w:b/>
                <w:color w:val="000000" w:themeColor="text1"/>
              </w:rPr>
            </w:pPr>
            <w:ins w:id="1008" w:author="Cuenta Microsoft" w:date="2025-09-30T13:47:00Z">
              <w:r>
                <w:rPr>
                  <w:b/>
                  <w:color w:val="000000" w:themeColor="text1"/>
                </w:rPr>
                <w:t xml:space="preserve">Evidencia </w:t>
              </w:r>
            </w:ins>
          </w:p>
        </w:tc>
      </w:tr>
      <w:tr w:rsidR="00C8422E" w:rsidRPr="00F94CE5" w14:paraId="47B63500" w14:textId="77777777" w:rsidTr="00C07E0D">
        <w:trPr>
          <w:trHeight w:val="4071"/>
          <w:ins w:id="1009" w:author="Cuenta Microsoft" w:date="2025-09-30T13:47:00Z"/>
        </w:trPr>
        <w:tc>
          <w:tcPr>
            <w:tcW w:w="3378" w:type="dxa"/>
          </w:tcPr>
          <w:p w14:paraId="1837C307" w14:textId="77777777" w:rsidR="00C8422E" w:rsidRPr="00F94CE5" w:rsidRDefault="00C8422E" w:rsidP="00C07E0D">
            <w:pPr>
              <w:jc w:val="both"/>
              <w:rPr>
                <w:ins w:id="1010" w:author="Cuenta Microsoft" w:date="2025-09-30T13:47:00Z"/>
                <w:color w:val="000000" w:themeColor="text1"/>
              </w:rPr>
            </w:pPr>
            <w:ins w:id="1011" w:author="Cuenta Microsoft" w:date="2025-09-30T13:47:00Z">
              <w:r>
                <w:rPr>
                  <w:color w:val="000000" w:themeColor="text1"/>
                </w:rPr>
                <w:t>En la institución el tutor escolar general reporta un 8% de alumnos con baja autoestima, falta de interés por el estudio y apatía por el trabajo.</w:t>
              </w:r>
            </w:ins>
          </w:p>
        </w:tc>
        <w:tc>
          <w:tcPr>
            <w:tcW w:w="3399" w:type="dxa"/>
          </w:tcPr>
          <w:p w14:paraId="243D38A6" w14:textId="4B8AC72A" w:rsidR="00C8422E" w:rsidRDefault="00C8422E" w:rsidP="00C07E0D">
            <w:pPr>
              <w:jc w:val="both"/>
              <w:rPr>
                <w:ins w:id="1012" w:author="Cuenta Microsoft" w:date="2025-09-30T13:47:00Z"/>
                <w:color w:val="000000" w:themeColor="text1"/>
              </w:rPr>
            </w:pPr>
            <w:ins w:id="1013" w:author="Cuenta Microsoft" w:date="2025-09-30T13:47:00Z">
              <w:r>
                <w:rPr>
                  <w:color w:val="000000" w:themeColor="text1"/>
                </w:rPr>
                <w:t>En trabajo colegiado se acordó:</w:t>
              </w:r>
            </w:ins>
          </w:p>
          <w:p w14:paraId="5BB2EF13" w14:textId="77777777" w:rsidR="00C8422E" w:rsidRDefault="00C8422E" w:rsidP="00C07E0D">
            <w:pPr>
              <w:jc w:val="both"/>
              <w:rPr>
                <w:ins w:id="1014" w:author="Cuenta Microsoft" w:date="2025-09-30T14:10:00Z"/>
                <w:color w:val="000000" w:themeColor="text1"/>
              </w:rPr>
            </w:pPr>
            <w:ins w:id="1015" w:author="Cuenta Microsoft" w:date="2025-09-30T13:47:00Z">
              <w:r>
                <w:rPr>
                  <w:color w:val="000000" w:themeColor="text1"/>
                </w:rPr>
                <w:t>1.- El personal del Centro de Trabajo se compromete a una comunicación asertiva y efectiva, así como ser colaborativos y participativos para generar un ambiente de bienestar con los alumnos, generando confianza con la comunidad escolar.</w:t>
              </w:r>
            </w:ins>
          </w:p>
          <w:p w14:paraId="3D6EB55F" w14:textId="77777777" w:rsidR="004960F7" w:rsidRDefault="004960F7" w:rsidP="00C07E0D">
            <w:pPr>
              <w:jc w:val="both"/>
              <w:rPr>
                <w:ins w:id="1016" w:author="Cuenta Microsoft" w:date="2025-09-30T14:10:00Z"/>
                <w:color w:val="000000" w:themeColor="text1"/>
              </w:rPr>
            </w:pPr>
          </w:p>
          <w:p w14:paraId="5B30DF11" w14:textId="77777777" w:rsidR="004960F7" w:rsidRDefault="004960F7" w:rsidP="00C07E0D">
            <w:pPr>
              <w:jc w:val="both"/>
              <w:rPr>
                <w:ins w:id="1017" w:author="Cuenta Microsoft" w:date="2025-09-30T13:47:00Z"/>
                <w:color w:val="000000" w:themeColor="text1"/>
              </w:rPr>
            </w:pPr>
          </w:p>
          <w:p w14:paraId="7A8AA3A2" w14:textId="77777777" w:rsidR="00C8422E" w:rsidRDefault="00C8422E" w:rsidP="00C07E0D">
            <w:pPr>
              <w:jc w:val="both"/>
              <w:rPr>
                <w:ins w:id="1018" w:author="Cuenta Microsoft" w:date="2025-09-30T13:47:00Z"/>
                <w:color w:val="000000" w:themeColor="text1"/>
              </w:rPr>
            </w:pPr>
            <w:ins w:id="1019" w:author="Cuenta Microsoft" w:date="2025-09-30T13:47:00Z">
              <w:r>
                <w:rPr>
                  <w:color w:val="000000" w:themeColor="text1"/>
                </w:rPr>
                <w:t>2.- Monitorear y reportar a los estudiantes que presentan problemas emocionales.</w:t>
              </w:r>
            </w:ins>
          </w:p>
          <w:p w14:paraId="6CCFFC2E" w14:textId="77777777" w:rsidR="004960F7" w:rsidRDefault="004960F7" w:rsidP="00C07E0D">
            <w:pPr>
              <w:jc w:val="both"/>
              <w:rPr>
                <w:ins w:id="1020" w:author="Cuenta Microsoft" w:date="2025-09-30T14:10:00Z"/>
                <w:color w:val="000000" w:themeColor="text1"/>
              </w:rPr>
            </w:pPr>
          </w:p>
          <w:p w14:paraId="020A56B1" w14:textId="77777777" w:rsidR="004960F7" w:rsidRDefault="004960F7" w:rsidP="00C07E0D">
            <w:pPr>
              <w:jc w:val="both"/>
              <w:rPr>
                <w:ins w:id="1021" w:author="Cuenta Microsoft" w:date="2025-09-30T14:10:00Z"/>
                <w:color w:val="000000" w:themeColor="text1"/>
              </w:rPr>
            </w:pPr>
          </w:p>
          <w:p w14:paraId="33B48818" w14:textId="61AC8004" w:rsidR="00C8422E" w:rsidRDefault="004960F7" w:rsidP="00C07E0D">
            <w:pPr>
              <w:jc w:val="both"/>
              <w:rPr>
                <w:ins w:id="1022" w:author="Cuenta Microsoft" w:date="2025-09-30T14:10:00Z"/>
                <w:color w:val="000000" w:themeColor="text1"/>
              </w:rPr>
            </w:pPr>
            <w:ins w:id="1023" w:author="Cuenta Microsoft" w:date="2025-09-30T14:10:00Z">
              <w:r>
                <w:rPr>
                  <w:color w:val="000000" w:themeColor="text1"/>
                </w:rPr>
                <w:t>3</w:t>
              </w:r>
            </w:ins>
            <w:ins w:id="1024" w:author="Cuenta Microsoft" w:date="2025-09-30T13:47:00Z">
              <w:r w:rsidR="00C8422E">
                <w:rPr>
                  <w:color w:val="000000" w:themeColor="text1"/>
                </w:rPr>
                <w:t xml:space="preserve">- Informar al padre o tutor </w:t>
              </w:r>
            </w:ins>
          </w:p>
          <w:p w14:paraId="7CEA7C0B" w14:textId="77777777" w:rsidR="004960F7" w:rsidRDefault="004960F7" w:rsidP="00C07E0D">
            <w:pPr>
              <w:jc w:val="both"/>
              <w:rPr>
                <w:ins w:id="1025" w:author="Cuenta Microsoft" w:date="2025-09-30T14:10:00Z"/>
                <w:color w:val="000000" w:themeColor="text1"/>
              </w:rPr>
            </w:pPr>
          </w:p>
          <w:p w14:paraId="4AA5AF47" w14:textId="77777777" w:rsidR="004960F7" w:rsidRDefault="004960F7" w:rsidP="00C07E0D">
            <w:pPr>
              <w:jc w:val="both"/>
              <w:rPr>
                <w:ins w:id="1026" w:author="Cuenta Microsoft" w:date="2025-09-30T13:47:00Z"/>
                <w:color w:val="000000" w:themeColor="text1"/>
              </w:rPr>
            </w:pPr>
          </w:p>
          <w:p w14:paraId="3AEC2916" w14:textId="0B6F0710" w:rsidR="00C8422E" w:rsidRDefault="00C8422E" w:rsidP="00C07E0D">
            <w:pPr>
              <w:jc w:val="both"/>
              <w:rPr>
                <w:ins w:id="1027" w:author="Cuenta Microsoft" w:date="2025-09-30T13:47:00Z"/>
                <w:color w:val="000000" w:themeColor="text1"/>
              </w:rPr>
            </w:pPr>
            <w:ins w:id="1028" w:author="Cuenta Microsoft" w:date="2025-09-30T13:47:00Z">
              <w:r>
                <w:rPr>
                  <w:color w:val="000000" w:themeColor="text1"/>
                </w:rPr>
                <w:t xml:space="preserve">4.- Canalizar a la institución correspondiente los casos que </w:t>
              </w:r>
              <w:r>
                <w:rPr>
                  <w:color w:val="000000" w:themeColor="text1"/>
                </w:rPr>
                <w:lastRenderedPageBreak/>
                <w:t>necesiten atención inmediata (s</w:t>
              </w:r>
              <w:r w:rsidR="004960F7">
                <w:rPr>
                  <w:color w:val="000000" w:themeColor="text1"/>
                </w:rPr>
                <w:t xml:space="preserve">i el padre o tutor lo acepta). </w:t>
              </w:r>
              <w:r>
                <w:rPr>
                  <w:color w:val="000000" w:themeColor="text1"/>
                </w:rPr>
                <w:t xml:space="preserve">5.- Ser flexibles y comprensibles en los casos que lo requieran, motivando así el mejoramiento de nuestros estudiantes. </w:t>
              </w:r>
            </w:ins>
          </w:p>
          <w:p w14:paraId="10F106F0" w14:textId="77777777" w:rsidR="00C8422E" w:rsidRPr="000444D5" w:rsidRDefault="00C8422E" w:rsidP="00C07E0D">
            <w:pPr>
              <w:jc w:val="both"/>
              <w:rPr>
                <w:ins w:id="1029" w:author="Cuenta Microsoft" w:date="2025-09-30T13:47:00Z"/>
                <w:color w:val="000000" w:themeColor="text1"/>
              </w:rPr>
            </w:pPr>
            <w:ins w:id="1030" w:author="Cuenta Microsoft" w:date="2025-09-30T13:47:00Z">
              <w:r>
                <w:rPr>
                  <w:color w:val="000000" w:themeColor="text1"/>
                </w:rPr>
                <w:t>6.- Evaluar su mejoramiento.</w:t>
              </w:r>
            </w:ins>
          </w:p>
        </w:tc>
        <w:tc>
          <w:tcPr>
            <w:tcW w:w="2149" w:type="dxa"/>
          </w:tcPr>
          <w:p w14:paraId="09A3E5C8" w14:textId="77777777" w:rsidR="00C8422E" w:rsidRDefault="00C8422E" w:rsidP="00C07E0D">
            <w:pPr>
              <w:pBdr>
                <w:top w:val="nil"/>
                <w:left w:val="nil"/>
                <w:bottom w:val="nil"/>
                <w:right w:val="nil"/>
                <w:between w:val="nil"/>
              </w:pBdr>
              <w:rPr>
                <w:ins w:id="1031" w:author="Cuenta Microsoft" w:date="2025-09-30T13:47:00Z"/>
                <w:color w:val="000000" w:themeColor="text1"/>
              </w:rPr>
            </w:pPr>
          </w:p>
          <w:p w14:paraId="6FB2CCCC" w14:textId="77777777" w:rsidR="00C8422E" w:rsidRDefault="00C8422E" w:rsidP="00C07E0D">
            <w:pPr>
              <w:pBdr>
                <w:top w:val="nil"/>
                <w:left w:val="nil"/>
                <w:bottom w:val="nil"/>
                <w:right w:val="nil"/>
                <w:between w:val="nil"/>
              </w:pBdr>
              <w:rPr>
                <w:ins w:id="1032" w:author="Cuenta Microsoft" w:date="2025-09-30T13:47:00Z"/>
                <w:color w:val="000000" w:themeColor="text1"/>
              </w:rPr>
            </w:pPr>
          </w:p>
          <w:p w14:paraId="39678F38" w14:textId="77777777" w:rsidR="00C8422E" w:rsidRDefault="00C8422E" w:rsidP="00C07E0D">
            <w:pPr>
              <w:pBdr>
                <w:top w:val="nil"/>
                <w:left w:val="nil"/>
                <w:bottom w:val="nil"/>
                <w:right w:val="nil"/>
                <w:between w:val="nil"/>
              </w:pBdr>
              <w:rPr>
                <w:ins w:id="1033" w:author="Cuenta Microsoft" w:date="2025-09-30T13:47:00Z"/>
                <w:color w:val="000000" w:themeColor="text1"/>
              </w:rPr>
            </w:pPr>
            <w:ins w:id="1034" w:author="Cuenta Microsoft" w:date="2025-09-30T13:47:00Z">
              <w:r>
                <w:rPr>
                  <w:color w:val="000000" w:themeColor="text1"/>
                </w:rPr>
                <w:t>Director y docentes</w:t>
              </w:r>
            </w:ins>
          </w:p>
          <w:p w14:paraId="54EE1A67" w14:textId="77777777" w:rsidR="00C8422E" w:rsidRDefault="00C8422E" w:rsidP="00C07E0D">
            <w:pPr>
              <w:pBdr>
                <w:top w:val="nil"/>
                <w:left w:val="nil"/>
                <w:bottom w:val="nil"/>
                <w:right w:val="nil"/>
                <w:between w:val="nil"/>
              </w:pBdr>
              <w:rPr>
                <w:ins w:id="1035" w:author="Cuenta Microsoft" w:date="2025-09-30T13:47:00Z"/>
                <w:color w:val="000000" w:themeColor="text1"/>
              </w:rPr>
            </w:pPr>
          </w:p>
          <w:p w14:paraId="4D77D110" w14:textId="77777777" w:rsidR="00C8422E" w:rsidRDefault="00C8422E" w:rsidP="00C07E0D">
            <w:pPr>
              <w:pBdr>
                <w:top w:val="nil"/>
                <w:left w:val="nil"/>
                <w:bottom w:val="nil"/>
                <w:right w:val="nil"/>
                <w:between w:val="nil"/>
              </w:pBdr>
              <w:rPr>
                <w:ins w:id="1036" w:author="Cuenta Microsoft" w:date="2025-09-30T13:47:00Z"/>
                <w:color w:val="000000" w:themeColor="text1"/>
              </w:rPr>
            </w:pPr>
          </w:p>
          <w:p w14:paraId="089C1F05" w14:textId="77777777" w:rsidR="00C8422E" w:rsidRDefault="00C8422E" w:rsidP="00C07E0D">
            <w:pPr>
              <w:pBdr>
                <w:top w:val="nil"/>
                <w:left w:val="nil"/>
                <w:bottom w:val="nil"/>
                <w:right w:val="nil"/>
                <w:between w:val="nil"/>
              </w:pBdr>
              <w:rPr>
                <w:ins w:id="1037" w:author="Cuenta Microsoft" w:date="2025-09-30T13:47:00Z"/>
                <w:color w:val="000000" w:themeColor="text1"/>
              </w:rPr>
            </w:pPr>
          </w:p>
          <w:p w14:paraId="685EABE0" w14:textId="77777777" w:rsidR="00C8422E" w:rsidRDefault="00C8422E" w:rsidP="00C07E0D">
            <w:pPr>
              <w:pBdr>
                <w:top w:val="nil"/>
                <w:left w:val="nil"/>
                <w:bottom w:val="nil"/>
                <w:right w:val="nil"/>
                <w:between w:val="nil"/>
              </w:pBdr>
              <w:rPr>
                <w:ins w:id="1038" w:author="Cuenta Microsoft" w:date="2025-09-30T13:47:00Z"/>
                <w:color w:val="000000" w:themeColor="text1"/>
              </w:rPr>
            </w:pPr>
          </w:p>
          <w:p w14:paraId="12F49EE6" w14:textId="77777777" w:rsidR="00C8422E" w:rsidRDefault="00C8422E" w:rsidP="00C07E0D">
            <w:pPr>
              <w:pBdr>
                <w:top w:val="nil"/>
                <w:left w:val="nil"/>
                <w:bottom w:val="nil"/>
                <w:right w:val="nil"/>
                <w:between w:val="nil"/>
              </w:pBdr>
              <w:rPr>
                <w:ins w:id="1039" w:author="Cuenta Microsoft" w:date="2025-09-30T13:47:00Z"/>
                <w:color w:val="000000" w:themeColor="text1"/>
              </w:rPr>
            </w:pPr>
          </w:p>
          <w:p w14:paraId="4D808DF5" w14:textId="77777777" w:rsidR="00C8422E" w:rsidRDefault="00C8422E" w:rsidP="00C07E0D">
            <w:pPr>
              <w:pBdr>
                <w:top w:val="nil"/>
                <w:left w:val="nil"/>
                <w:bottom w:val="nil"/>
                <w:right w:val="nil"/>
                <w:between w:val="nil"/>
              </w:pBdr>
              <w:rPr>
                <w:ins w:id="1040" w:author="Cuenta Microsoft" w:date="2025-09-30T13:47:00Z"/>
                <w:color w:val="000000" w:themeColor="text1"/>
              </w:rPr>
            </w:pPr>
          </w:p>
          <w:p w14:paraId="57D2D6E1" w14:textId="77777777" w:rsidR="00C8422E" w:rsidRDefault="00C8422E" w:rsidP="00C07E0D">
            <w:pPr>
              <w:pBdr>
                <w:top w:val="nil"/>
                <w:left w:val="nil"/>
                <w:bottom w:val="nil"/>
                <w:right w:val="nil"/>
                <w:between w:val="nil"/>
              </w:pBdr>
              <w:rPr>
                <w:ins w:id="1041" w:author="Cuenta Microsoft" w:date="2025-09-30T14:11:00Z"/>
                <w:color w:val="000000" w:themeColor="text1"/>
              </w:rPr>
            </w:pPr>
            <w:ins w:id="1042" w:author="Cuenta Microsoft" w:date="2025-09-30T13:47:00Z">
              <w:r>
                <w:rPr>
                  <w:color w:val="000000" w:themeColor="text1"/>
                </w:rPr>
                <w:t>Docentes</w:t>
              </w:r>
            </w:ins>
          </w:p>
          <w:p w14:paraId="7760F916" w14:textId="77777777" w:rsidR="004960F7" w:rsidRDefault="004960F7" w:rsidP="00C07E0D">
            <w:pPr>
              <w:pBdr>
                <w:top w:val="nil"/>
                <w:left w:val="nil"/>
                <w:bottom w:val="nil"/>
                <w:right w:val="nil"/>
                <w:between w:val="nil"/>
              </w:pBdr>
              <w:rPr>
                <w:ins w:id="1043" w:author="Cuenta Microsoft" w:date="2025-09-30T14:11:00Z"/>
                <w:color w:val="000000" w:themeColor="text1"/>
              </w:rPr>
            </w:pPr>
          </w:p>
          <w:p w14:paraId="5E40B042" w14:textId="77777777" w:rsidR="004960F7" w:rsidRDefault="004960F7" w:rsidP="00C07E0D">
            <w:pPr>
              <w:pBdr>
                <w:top w:val="nil"/>
                <w:left w:val="nil"/>
                <w:bottom w:val="nil"/>
                <w:right w:val="nil"/>
                <w:between w:val="nil"/>
              </w:pBdr>
              <w:rPr>
                <w:ins w:id="1044" w:author="Cuenta Microsoft" w:date="2025-09-30T14:11:00Z"/>
                <w:color w:val="000000" w:themeColor="text1"/>
              </w:rPr>
            </w:pPr>
          </w:p>
          <w:p w14:paraId="72B6CA23" w14:textId="77777777" w:rsidR="004960F7" w:rsidRDefault="004960F7" w:rsidP="00C07E0D">
            <w:pPr>
              <w:pBdr>
                <w:top w:val="nil"/>
                <w:left w:val="nil"/>
                <w:bottom w:val="nil"/>
                <w:right w:val="nil"/>
                <w:between w:val="nil"/>
              </w:pBdr>
              <w:rPr>
                <w:ins w:id="1045" w:author="Cuenta Microsoft" w:date="2025-09-30T13:47:00Z"/>
                <w:color w:val="000000" w:themeColor="text1"/>
              </w:rPr>
            </w:pPr>
          </w:p>
          <w:p w14:paraId="75E27019" w14:textId="77777777" w:rsidR="00C8422E" w:rsidRDefault="00C8422E" w:rsidP="00C07E0D">
            <w:pPr>
              <w:pBdr>
                <w:top w:val="nil"/>
                <w:left w:val="nil"/>
                <w:bottom w:val="nil"/>
                <w:right w:val="nil"/>
                <w:between w:val="nil"/>
              </w:pBdr>
              <w:rPr>
                <w:ins w:id="1046" w:author="Cuenta Microsoft" w:date="2025-09-30T13:47:00Z"/>
                <w:color w:val="000000" w:themeColor="text1"/>
              </w:rPr>
            </w:pPr>
            <w:ins w:id="1047" w:author="Cuenta Microsoft" w:date="2025-09-30T13:47:00Z">
              <w:r>
                <w:rPr>
                  <w:color w:val="000000" w:themeColor="text1"/>
                </w:rPr>
                <w:t>Docentes</w:t>
              </w:r>
            </w:ins>
          </w:p>
          <w:p w14:paraId="7E6D8B6D" w14:textId="77777777" w:rsidR="004960F7" w:rsidRDefault="004960F7" w:rsidP="00C07E0D">
            <w:pPr>
              <w:pBdr>
                <w:top w:val="nil"/>
                <w:left w:val="nil"/>
                <w:bottom w:val="nil"/>
                <w:right w:val="nil"/>
                <w:between w:val="nil"/>
              </w:pBdr>
              <w:rPr>
                <w:ins w:id="1048" w:author="Cuenta Microsoft" w:date="2025-09-30T14:11:00Z"/>
                <w:color w:val="000000" w:themeColor="text1"/>
              </w:rPr>
            </w:pPr>
          </w:p>
          <w:p w14:paraId="31B810BE" w14:textId="77777777" w:rsidR="004960F7" w:rsidRDefault="004960F7" w:rsidP="00C07E0D">
            <w:pPr>
              <w:pBdr>
                <w:top w:val="nil"/>
                <w:left w:val="nil"/>
                <w:bottom w:val="nil"/>
                <w:right w:val="nil"/>
                <w:between w:val="nil"/>
              </w:pBdr>
              <w:rPr>
                <w:ins w:id="1049" w:author="Cuenta Microsoft" w:date="2025-09-30T14:11:00Z"/>
                <w:color w:val="000000" w:themeColor="text1"/>
              </w:rPr>
            </w:pPr>
          </w:p>
          <w:p w14:paraId="7D671A18" w14:textId="77777777" w:rsidR="004960F7" w:rsidRDefault="004960F7" w:rsidP="00C07E0D">
            <w:pPr>
              <w:pBdr>
                <w:top w:val="nil"/>
                <w:left w:val="nil"/>
                <w:bottom w:val="nil"/>
                <w:right w:val="nil"/>
                <w:between w:val="nil"/>
              </w:pBdr>
              <w:rPr>
                <w:ins w:id="1050" w:author="Cuenta Microsoft" w:date="2025-09-30T14:08:00Z"/>
                <w:color w:val="000000" w:themeColor="text1"/>
              </w:rPr>
            </w:pPr>
          </w:p>
          <w:p w14:paraId="0AF36240" w14:textId="77777777" w:rsidR="00C8422E" w:rsidRDefault="00C8422E" w:rsidP="00C07E0D">
            <w:pPr>
              <w:pBdr>
                <w:top w:val="nil"/>
                <w:left w:val="nil"/>
                <w:bottom w:val="nil"/>
                <w:right w:val="nil"/>
                <w:between w:val="nil"/>
              </w:pBdr>
              <w:rPr>
                <w:ins w:id="1051" w:author="Cuenta Microsoft" w:date="2025-09-30T13:47:00Z"/>
                <w:color w:val="000000" w:themeColor="text1"/>
              </w:rPr>
            </w:pPr>
            <w:ins w:id="1052" w:author="Cuenta Microsoft" w:date="2025-09-30T13:47:00Z">
              <w:r>
                <w:rPr>
                  <w:color w:val="000000" w:themeColor="text1"/>
                </w:rPr>
                <w:lastRenderedPageBreak/>
                <w:t>Docentes</w:t>
              </w:r>
            </w:ins>
          </w:p>
          <w:p w14:paraId="360CEBC5" w14:textId="77777777" w:rsidR="00C8422E" w:rsidRDefault="00C8422E" w:rsidP="00C07E0D">
            <w:pPr>
              <w:pBdr>
                <w:top w:val="nil"/>
                <w:left w:val="nil"/>
                <w:bottom w:val="nil"/>
                <w:right w:val="nil"/>
                <w:between w:val="nil"/>
              </w:pBdr>
              <w:rPr>
                <w:ins w:id="1053" w:author="Cuenta Microsoft" w:date="2025-09-30T13:47:00Z"/>
                <w:color w:val="000000" w:themeColor="text1"/>
              </w:rPr>
            </w:pPr>
          </w:p>
          <w:p w14:paraId="117256A3" w14:textId="77777777" w:rsidR="00C8422E" w:rsidRDefault="00C8422E" w:rsidP="00C07E0D">
            <w:pPr>
              <w:pBdr>
                <w:top w:val="nil"/>
                <w:left w:val="nil"/>
                <w:bottom w:val="nil"/>
                <w:right w:val="nil"/>
                <w:between w:val="nil"/>
              </w:pBdr>
              <w:rPr>
                <w:ins w:id="1054" w:author="Cuenta Microsoft" w:date="2025-09-30T13:47:00Z"/>
                <w:color w:val="000000" w:themeColor="text1"/>
              </w:rPr>
            </w:pPr>
          </w:p>
          <w:p w14:paraId="6A72764A" w14:textId="77777777" w:rsidR="00C8422E" w:rsidRDefault="00C8422E" w:rsidP="00C07E0D">
            <w:pPr>
              <w:pBdr>
                <w:top w:val="nil"/>
                <w:left w:val="nil"/>
                <w:bottom w:val="nil"/>
                <w:right w:val="nil"/>
                <w:between w:val="nil"/>
              </w:pBdr>
              <w:rPr>
                <w:ins w:id="1055" w:author="Cuenta Microsoft" w:date="2025-09-30T13:47:00Z"/>
                <w:color w:val="000000" w:themeColor="text1"/>
              </w:rPr>
            </w:pPr>
            <w:ins w:id="1056" w:author="Cuenta Microsoft" w:date="2025-09-30T13:47:00Z">
              <w:r>
                <w:rPr>
                  <w:color w:val="000000" w:themeColor="text1"/>
                </w:rPr>
                <w:t>Docentes</w:t>
              </w:r>
            </w:ins>
          </w:p>
          <w:p w14:paraId="7A55D56F" w14:textId="2F65C6E0" w:rsidR="00C8422E" w:rsidRPr="00F94CE5" w:rsidRDefault="00C8422E" w:rsidP="00C07E0D">
            <w:pPr>
              <w:pBdr>
                <w:top w:val="nil"/>
                <w:left w:val="nil"/>
                <w:bottom w:val="nil"/>
                <w:right w:val="nil"/>
                <w:between w:val="nil"/>
              </w:pBdr>
              <w:rPr>
                <w:ins w:id="1057" w:author="Cuenta Microsoft" w:date="2025-09-30T13:47:00Z"/>
                <w:color w:val="000000" w:themeColor="text1"/>
              </w:rPr>
            </w:pPr>
          </w:p>
        </w:tc>
        <w:tc>
          <w:tcPr>
            <w:tcW w:w="2840" w:type="dxa"/>
          </w:tcPr>
          <w:p w14:paraId="49E9EE65" w14:textId="77777777" w:rsidR="00C8422E" w:rsidRDefault="00C8422E" w:rsidP="00C07E0D">
            <w:pPr>
              <w:rPr>
                <w:ins w:id="1058" w:author="Cuenta Microsoft" w:date="2025-09-30T13:47:00Z"/>
                <w:color w:val="000000" w:themeColor="text1"/>
              </w:rPr>
            </w:pPr>
          </w:p>
          <w:p w14:paraId="2E6B8843" w14:textId="77777777" w:rsidR="00C8422E" w:rsidRDefault="00C8422E" w:rsidP="00C07E0D">
            <w:pPr>
              <w:rPr>
                <w:ins w:id="1059" w:author="Cuenta Microsoft" w:date="2025-09-30T13:47:00Z"/>
                <w:color w:val="000000" w:themeColor="text1"/>
              </w:rPr>
            </w:pPr>
          </w:p>
          <w:p w14:paraId="6E573792" w14:textId="77777777" w:rsidR="00C8422E" w:rsidRDefault="00C8422E" w:rsidP="00C07E0D">
            <w:pPr>
              <w:rPr>
                <w:ins w:id="1060" w:author="Cuenta Microsoft" w:date="2025-09-30T13:47:00Z"/>
                <w:color w:val="000000" w:themeColor="text1"/>
              </w:rPr>
            </w:pPr>
            <w:ins w:id="1061" w:author="Cuenta Microsoft" w:date="2025-09-30T13:47:00Z">
              <w:r>
                <w:rPr>
                  <w:color w:val="000000" w:themeColor="text1"/>
                </w:rPr>
                <w:t xml:space="preserve">11 de </w:t>
              </w:r>
              <w:proofErr w:type="gramStart"/>
              <w:r>
                <w:rPr>
                  <w:color w:val="000000" w:themeColor="text1"/>
                </w:rPr>
                <w:t>Diciembre</w:t>
              </w:r>
              <w:proofErr w:type="gramEnd"/>
              <w:r>
                <w:rPr>
                  <w:color w:val="000000" w:themeColor="text1"/>
                </w:rPr>
                <w:t xml:space="preserve"> 2024</w:t>
              </w:r>
            </w:ins>
          </w:p>
          <w:p w14:paraId="22FBD5F3" w14:textId="77777777" w:rsidR="00C8422E" w:rsidRDefault="00C8422E" w:rsidP="00C07E0D">
            <w:pPr>
              <w:rPr>
                <w:ins w:id="1062" w:author="Cuenta Microsoft" w:date="2025-09-30T13:47:00Z"/>
                <w:color w:val="000000" w:themeColor="text1"/>
              </w:rPr>
            </w:pPr>
          </w:p>
          <w:p w14:paraId="324B9322" w14:textId="77777777" w:rsidR="00C8422E" w:rsidRDefault="00C8422E" w:rsidP="00C07E0D">
            <w:pPr>
              <w:rPr>
                <w:ins w:id="1063" w:author="Cuenta Microsoft" w:date="2025-09-30T13:47:00Z"/>
                <w:color w:val="000000" w:themeColor="text1"/>
              </w:rPr>
            </w:pPr>
          </w:p>
          <w:p w14:paraId="1858609C" w14:textId="77777777" w:rsidR="00C8422E" w:rsidRDefault="00C8422E" w:rsidP="00C07E0D">
            <w:pPr>
              <w:rPr>
                <w:ins w:id="1064" w:author="Cuenta Microsoft" w:date="2025-09-30T13:47:00Z"/>
                <w:color w:val="000000" w:themeColor="text1"/>
              </w:rPr>
            </w:pPr>
          </w:p>
          <w:p w14:paraId="117F11AC" w14:textId="77777777" w:rsidR="00C8422E" w:rsidRDefault="00C8422E" w:rsidP="00C07E0D">
            <w:pPr>
              <w:rPr>
                <w:ins w:id="1065" w:author="Cuenta Microsoft" w:date="2025-09-30T13:47:00Z"/>
                <w:color w:val="000000" w:themeColor="text1"/>
              </w:rPr>
            </w:pPr>
          </w:p>
          <w:p w14:paraId="52D5B485" w14:textId="77777777" w:rsidR="00C8422E" w:rsidRDefault="00C8422E" w:rsidP="00C07E0D">
            <w:pPr>
              <w:rPr>
                <w:ins w:id="1066" w:author="Cuenta Microsoft" w:date="2025-09-30T13:47:00Z"/>
                <w:color w:val="000000" w:themeColor="text1"/>
              </w:rPr>
            </w:pPr>
          </w:p>
          <w:p w14:paraId="6B7B45A1" w14:textId="77777777" w:rsidR="00C8422E" w:rsidRPr="00F94CE5" w:rsidRDefault="00C8422E" w:rsidP="00C07E0D">
            <w:pPr>
              <w:rPr>
                <w:ins w:id="1067" w:author="Cuenta Microsoft" w:date="2025-09-30T13:47:00Z"/>
                <w:color w:val="000000" w:themeColor="text1"/>
              </w:rPr>
            </w:pPr>
            <w:ins w:id="1068" w:author="Cuenta Microsoft" w:date="2025-09-30T13:47:00Z">
              <w:r>
                <w:rPr>
                  <w:color w:val="000000" w:themeColor="text1"/>
                </w:rPr>
                <w:t>Cada fin de mes durante todo el ciclo escolar</w:t>
              </w:r>
            </w:ins>
          </w:p>
        </w:tc>
        <w:tc>
          <w:tcPr>
            <w:tcW w:w="2840" w:type="dxa"/>
          </w:tcPr>
          <w:p w14:paraId="732B203B" w14:textId="77777777" w:rsidR="00C8422E" w:rsidRDefault="00C8422E" w:rsidP="00C07E0D">
            <w:pPr>
              <w:rPr>
                <w:ins w:id="1069" w:author="Cuenta Microsoft" w:date="2025-09-30T13:47:00Z"/>
                <w:color w:val="000000" w:themeColor="text1"/>
              </w:rPr>
            </w:pPr>
          </w:p>
          <w:p w14:paraId="58806341" w14:textId="77777777" w:rsidR="00C8422E" w:rsidRDefault="00C8422E" w:rsidP="00C07E0D">
            <w:pPr>
              <w:rPr>
                <w:ins w:id="1070" w:author="Cuenta Microsoft" w:date="2025-09-30T13:47:00Z"/>
                <w:color w:val="000000" w:themeColor="text1"/>
              </w:rPr>
            </w:pPr>
          </w:p>
          <w:p w14:paraId="506C9D23" w14:textId="77777777" w:rsidR="00C8422E" w:rsidRDefault="00C8422E" w:rsidP="00C07E0D">
            <w:pPr>
              <w:rPr>
                <w:ins w:id="1071" w:author="Cuenta Microsoft" w:date="2025-09-30T13:47:00Z"/>
                <w:color w:val="000000" w:themeColor="text1"/>
              </w:rPr>
            </w:pPr>
            <w:ins w:id="1072" w:author="Cuenta Microsoft" w:date="2025-09-30T13:47:00Z">
              <w:r>
                <w:rPr>
                  <w:color w:val="000000" w:themeColor="text1"/>
                </w:rPr>
                <w:t xml:space="preserve">Minuta </w:t>
              </w:r>
            </w:ins>
          </w:p>
          <w:p w14:paraId="71D53076" w14:textId="77777777" w:rsidR="00C8422E" w:rsidRDefault="00C8422E" w:rsidP="00C07E0D">
            <w:pPr>
              <w:rPr>
                <w:ins w:id="1073" w:author="Cuenta Microsoft" w:date="2025-09-30T13:47:00Z"/>
                <w:color w:val="000000" w:themeColor="text1"/>
              </w:rPr>
            </w:pPr>
          </w:p>
          <w:p w14:paraId="1AB11C86" w14:textId="77777777" w:rsidR="00C8422E" w:rsidRDefault="00C8422E" w:rsidP="00C07E0D">
            <w:pPr>
              <w:rPr>
                <w:ins w:id="1074" w:author="Cuenta Microsoft" w:date="2025-09-30T13:47:00Z"/>
                <w:color w:val="000000" w:themeColor="text1"/>
              </w:rPr>
            </w:pPr>
          </w:p>
          <w:p w14:paraId="17A00BB0" w14:textId="77777777" w:rsidR="00C8422E" w:rsidRDefault="00C8422E" w:rsidP="00C07E0D">
            <w:pPr>
              <w:rPr>
                <w:ins w:id="1075" w:author="Cuenta Microsoft" w:date="2025-09-30T13:47:00Z"/>
                <w:color w:val="000000" w:themeColor="text1"/>
              </w:rPr>
            </w:pPr>
          </w:p>
          <w:p w14:paraId="71ED0B98" w14:textId="77777777" w:rsidR="00C8422E" w:rsidRDefault="00C8422E" w:rsidP="00C07E0D">
            <w:pPr>
              <w:rPr>
                <w:ins w:id="1076" w:author="Cuenta Microsoft" w:date="2025-09-30T13:47:00Z"/>
                <w:color w:val="000000" w:themeColor="text1"/>
              </w:rPr>
            </w:pPr>
          </w:p>
          <w:p w14:paraId="2DE2A9F3" w14:textId="77777777" w:rsidR="00C8422E" w:rsidRDefault="00C8422E" w:rsidP="00C07E0D">
            <w:pPr>
              <w:rPr>
                <w:ins w:id="1077" w:author="Cuenta Microsoft" w:date="2025-09-30T13:47:00Z"/>
                <w:color w:val="000000" w:themeColor="text1"/>
              </w:rPr>
            </w:pPr>
          </w:p>
          <w:p w14:paraId="6B9EA01F" w14:textId="77777777" w:rsidR="00C8422E" w:rsidRDefault="00C8422E" w:rsidP="00C07E0D">
            <w:pPr>
              <w:rPr>
                <w:ins w:id="1078" w:author="Cuenta Microsoft" w:date="2025-09-30T13:47:00Z"/>
                <w:color w:val="000000" w:themeColor="text1"/>
              </w:rPr>
            </w:pPr>
          </w:p>
          <w:p w14:paraId="24602099" w14:textId="260765C2" w:rsidR="00C8422E" w:rsidRDefault="004960F7" w:rsidP="00C07E0D">
            <w:pPr>
              <w:rPr>
                <w:ins w:id="1079" w:author="Cuenta Microsoft" w:date="2025-09-30T13:47:00Z"/>
                <w:color w:val="000000" w:themeColor="text1"/>
              </w:rPr>
            </w:pPr>
            <w:ins w:id="1080" w:author="Cuenta Microsoft" w:date="2025-09-30T13:47:00Z">
              <w:r>
                <w:rPr>
                  <w:color w:val="000000" w:themeColor="text1"/>
                </w:rPr>
                <w:t xml:space="preserve">Reporte </w:t>
              </w:r>
            </w:ins>
          </w:p>
          <w:p w14:paraId="16CF51B2" w14:textId="77777777" w:rsidR="00C8422E" w:rsidRDefault="00C8422E" w:rsidP="00C07E0D">
            <w:pPr>
              <w:rPr>
                <w:ins w:id="1081" w:author="Cuenta Microsoft" w:date="2025-09-30T14:11:00Z"/>
                <w:color w:val="000000" w:themeColor="text1"/>
              </w:rPr>
            </w:pPr>
            <w:ins w:id="1082" w:author="Cuenta Microsoft" w:date="2025-09-30T13:47:00Z">
              <w:r>
                <w:rPr>
                  <w:color w:val="000000" w:themeColor="text1"/>
                </w:rPr>
                <w:t xml:space="preserve">Resolutivos </w:t>
              </w:r>
            </w:ins>
          </w:p>
          <w:p w14:paraId="5935437B" w14:textId="77777777" w:rsidR="004960F7" w:rsidRDefault="004960F7" w:rsidP="00C07E0D">
            <w:pPr>
              <w:rPr>
                <w:ins w:id="1083" w:author="Cuenta Microsoft" w:date="2025-09-30T14:11:00Z"/>
                <w:color w:val="000000" w:themeColor="text1"/>
              </w:rPr>
            </w:pPr>
          </w:p>
          <w:p w14:paraId="6B6ABC71" w14:textId="77777777" w:rsidR="004960F7" w:rsidRDefault="004960F7" w:rsidP="00C07E0D">
            <w:pPr>
              <w:rPr>
                <w:ins w:id="1084" w:author="Cuenta Microsoft" w:date="2025-09-30T14:11:00Z"/>
                <w:color w:val="000000" w:themeColor="text1"/>
              </w:rPr>
            </w:pPr>
          </w:p>
          <w:p w14:paraId="631C8C0A" w14:textId="77777777" w:rsidR="004960F7" w:rsidRDefault="004960F7" w:rsidP="00C07E0D">
            <w:pPr>
              <w:rPr>
                <w:ins w:id="1085" w:author="Cuenta Microsoft" w:date="2025-09-30T14:11:00Z"/>
                <w:color w:val="000000" w:themeColor="text1"/>
              </w:rPr>
            </w:pPr>
          </w:p>
          <w:p w14:paraId="397B5554" w14:textId="77777777" w:rsidR="004960F7" w:rsidRDefault="004960F7" w:rsidP="00C07E0D">
            <w:pPr>
              <w:rPr>
                <w:ins w:id="1086" w:author="Cuenta Microsoft" w:date="2025-09-30T14:11:00Z"/>
                <w:color w:val="000000" w:themeColor="text1"/>
              </w:rPr>
            </w:pPr>
          </w:p>
          <w:p w14:paraId="4B854ECF" w14:textId="77777777" w:rsidR="004960F7" w:rsidRDefault="004960F7" w:rsidP="00C07E0D">
            <w:pPr>
              <w:rPr>
                <w:ins w:id="1087" w:author="Cuenta Microsoft" w:date="2025-09-30T14:11:00Z"/>
                <w:color w:val="000000" w:themeColor="text1"/>
              </w:rPr>
            </w:pPr>
          </w:p>
          <w:p w14:paraId="542D2620" w14:textId="77777777" w:rsidR="004960F7" w:rsidRDefault="004960F7" w:rsidP="00C07E0D">
            <w:pPr>
              <w:rPr>
                <w:ins w:id="1088" w:author="Cuenta Microsoft" w:date="2025-09-30T13:47:00Z"/>
                <w:color w:val="000000" w:themeColor="text1"/>
              </w:rPr>
            </w:pPr>
          </w:p>
          <w:p w14:paraId="37D78861" w14:textId="2D5DB81C" w:rsidR="00C8422E" w:rsidRDefault="004960F7" w:rsidP="00C07E0D">
            <w:pPr>
              <w:rPr>
                <w:ins w:id="1089" w:author="Cuenta Microsoft" w:date="2025-09-30T13:47:00Z"/>
                <w:color w:val="000000" w:themeColor="text1"/>
              </w:rPr>
            </w:pPr>
            <w:ins w:id="1090" w:author="Cuenta Microsoft" w:date="2025-09-30T13:47:00Z">
              <w:r>
                <w:rPr>
                  <w:color w:val="000000" w:themeColor="text1"/>
                </w:rPr>
                <w:lastRenderedPageBreak/>
                <w:t>Carta de aceptación</w:t>
              </w:r>
            </w:ins>
          </w:p>
          <w:p w14:paraId="739038DC" w14:textId="77777777" w:rsidR="00C8422E" w:rsidRDefault="00C8422E" w:rsidP="00C07E0D">
            <w:pPr>
              <w:rPr>
                <w:ins w:id="1091" w:author="Cuenta Microsoft" w:date="2025-09-30T14:11:00Z"/>
                <w:color w:val="000000" w:themeColor="text1"/>
              </w:rPr>
            </w:pPr>
          </w:p>
          <w:p w14:paraId="69758BB6" w14:textId="77777777" w:rsidR="004960F7" w:rsidRDefault="004960F7" w:rsidP="00C07E0D">
            <w:pPr>
              <w:rPr>
                <w:ins w:id="1092" w:author="Cuenta Microsoft" w:date="2025-09-30T14:11:00Z"/>
                <w:color w:val="000000" w:themeColor="text1"/>
              </w:rPr>
            </w:pPr>
          </w:p>
          <w:p w14:paraId="5D7DADA4" w14:textId="77777777" w:rsidR="004960F7" w:rsidRDefault="004960F7" w:rsidP="00C07E0D">
            <w:pPr>
              <w:rPr>
                <w:ins w:id="1093" w:author="Cuenta Microsoft" w:date="2025-09-30T13:47:00Z"/>
                <w:color w:val="000000" w:themeColor="text1"/>
              </w:rPr>
            </w:pPr>
          </w:p>
          <w:p w14:paraId="7EE2391E" w14:textId="77777777" w:rsidR="00C8422E" w:rsidRPr="00F94CE5" w:rsidRDefault="00C8422E" w:rsidP="00C07E0D">
            <w:pPr>
              <w:rPr>
                <w:ins w:id="1094" w:author="Cuenta Microsoft" w:date="2025-09-30T13:47:00Z"/>
                <w:color w:val="000000" w:themeColor="text1"/>
              </w:rPr>
            </w:pPr>
            <w:ins w:id="1095" w:author="Cuenta Microsoft" w:date="2025-09-30T13:47:00Z">
              <w:r>
                <w:rPr>
                  <w:color w:val="000000" w:themeColor="text1"/>
                </w:rPr>
                <w:t xml:space="preserve">Permanente </w:t>
              </w:r>
            </w:ins>
          </w:p>
        </w:tc>
      </w:tr>
    </w:tbl>
    <w:p w14:paraId="341C19A4" w14:textId="77777777" w:rsidR="00C8422E" w:rsidRPr="00F94CE5" w:rsidRDefault="00C8422E" w:rsidP="00C8422E">
      <w:pPr>
        <w:spacing w:after="0"/>
        <w:rPr>
          <w:ins w:id="1096" w:author="Cuenta Microsoft" w:date="2025-09-30T13:47:00Z"/>
          <w:rFonts w:ascii="Arial" w:eastAsia="Arial" w:hAnsi="Arial" w:cs="Arial"/>
          <w:b/>
          <w:color w:val="000000" w:themeColor="text1"/>
          <w:sz w:val="24"/>
          <w:szCs w:val="24"/>
          <w:u w:val="single"/>
        </w:rPr>
      </w:pPr>
    </w:p>
    <w:p w14:paraId="35107DD9" w14:textId="77777777" w:rsidR="00C8422E" w:rsidRDefault="00C8422E" w:rsidP="00C8422E">
      <w:pPr>
        <w:rPr>
          <w:ins w:id="1097" w:author="Cuenta Microsoft" w:date="2025-09-30T13:47:00Z"/>
        </w:rPr>
      </w:pPr>
    </w:p>
    <w:p w14:paraId="54B8BC6E" w14:textId="77777777" w:rsidR="00C8422E" w:rsidRDefault="00C8422E" w:rsidP="00C8422E">
      <w:pPr>
        <w:rPr>
          <w:ins w:id="1098" w:author="Cuenta Microsoft" w:date="2025-09-30T13:47:00Z"/>
        </w:rPr>
      </w:pPr>
    </w:p>
    <w:p w14:paraId="4E21B68E" w14:textId="77777777" w:rsidR="00C8422E" w:rsidRDefault="00C8422E" w:rsidP="00C8422E">
      <w:pPr>
        <w:rPr>
          <w:ins w:id="1099" w:author="Cuenta Microsoft" w:date="2025-09-30T13:47:00Z"/>
        </w:rPr>
      </w:pPr>
    </w:p>
    <w:p w14:paraId="7E654351" w14:textId="77777777" w:rsidR="00C8422E" w:rsidRDefault="00C8422E" w:rsidP="00C8422E">
      <w:pPr>
        <w:rPr>
          <w:ins w:id="1100" w:author="Cuenta Microsoft" w:date="2025-09-30T13:47:00Z"/>
        </w:rPr>
      </w:pPr>
    </w:p>
    <w:p w14:paraId="0DD4838C" w14:textId="77777777" w:rsidR="00C8422E" w:rsidRDefault="00C8422E" w:rsidP="00C8422E">
      <w:pPr>
        <w:rPr>
          <w:ins w:id="1101" w:author="Cuenta Microsoft" w:date="2025-09-30T13:47:00Z"/>
        </w:rPr>
      </w:pPr>
    </w:p>
    <w:p w14:paraId="2CC754EC" w14:textId="77777777" w:rsidR="00C8422E" w:rsidRDefault="00C8422E" w:rsidP="00C8422E">
      <w:pPr>
        <w:rPr>
          <w:ins w:id="1102" w:author="Cuenta Microsoft" w:date="2025-09-30T13:47:00Z"/>
        </w:rPr>
      </w:pPr>
    </w:p>
    <w:p w14:paraId="7611AB03" w14:textId="77777777" w:rsidR="00C8422E" w:rsidRDefault="00C8422E" w:rsidP="00C8422E">
      <w:pPr>
        <w:rPr>
          <w:ins w:id="1103" w:author="Cuenta Microsoft" w:date="2025-09-30T13:47:00Z"/>
        </w:rPr>
      </w:pPr>
    </w:p>
    <w:p w14:paraId="7BB0C54E" w14:textId="77777777" w:rsidR="00471761" w:rsidRDefault="00471761" w:rsidP="00C8422E">
      <w:pPr>
        <w:spacing w:after="160" w:line="256" w:lineRule="auto"/>
        <w:jc w:val="both"/>
        <w:rPr>
          <w:ins w:id="1104" w:author="Cuenta Microsoft" w:date="2025-10-01T08:42:00Z"/>
          <w:rFonts w:ascii="Arial" w:eastAsia="Arial" w:hAnsi="Arial" w:cs="Arial"/>
          <w:b/>
          <w:color w:val="000000" w:themeColor="text1"/>
          <w:sz w:val="24"/>
          <w:szCs w:val="24"/>
        </w:rPr>
      </w:pPr>
    </w:p>
    <w:p w14:paraId="478E32DA" w14:textId="77777777" w:rsidR="00471761" w:rsidRDefault="00471761" w:rsidP="00C8422E">
      <w:pPr>
        <w:spacing w:after="160" w:line="256" w:lineRule="auto"/>
        <w:jc w:val="both"/>
        <w:rPr>
          <w:ins w:id="1105" w:author="Cuenta Microsoft" w:date="2025-10-01T08:42:00Z"/>
          <w:rFonts w:ascii="Arial" w:eastAsia="Arial" w:hAnsi="Arial" w:cs="Arial"/>
          <w:b/>
          <w:color w:val="000000" w:themeColor="text1"/>
          <w:sz w:val="24"/>
          <w:szCs w:val="24"/>
        </w:rPr>
      </w:pPr>
    </w:p>
    <w:p w14:paraId="3541B63A" w14:textId="77777777" w:rsidR="00471761" w:rsidRDefault="00471761" w:rsidP="00C8422E">
      <w:pPr>
        <w:spacing w:after="160" w:line="256" w:lineRule="auto"/>
        <w:jc w:val="both"/>
        <w:rPr>
          <w:ins w:id="1106" w:author="Cuenta Microsoft" w:date="2025-10-01T08:42:00Z"/>
          <w:rFonts w:ascii="Arial" w:eastAsia="Arial" w:hAnsi="Arial" w:cs="Arial"/>
          <w:b/>
          <w:color w:val="000000" w:themeColor="text1"/>
          <w:sz w:val="24"/>
          <w:szCs w:val="24"/>
        </w:rPr>
      </w:pPr>
    </w:p>
    <w:p w14:paraId="05751DFA" w14:textId="77777777" w:rsidR="00C8422E" w:rsidRPr="00D074B9" w:rsidRDefault="00C8422E" w:rsidP="00C8422E">
      <w:pPr>
        <w:spacing w:after="160" w:line="256" w:lineRule="auto"/>
        <w:jc w:val="both"/>
        <w:rPr>
          <w:ins w:id="1107" w:author="Cuenta Microsoft" w:date="2025-09-30T13:47:00Z"/>
          <w:rFonts w:ascii="Arial" w:hAnsi="Arial" w:cs="Arial"/>
          <w:bCs/>
          <w:color w:val="000000" w:themeColor="text1"/>
          <w:sz w:val="24"/>
          <w:szCs w:val="24"/>
        </w:rPr>
      </w:pPr>
      <w:ins w:id="1108" w:author="Cuenta Microsoft" w:date="2025-09-30T13:47:00Z">
        <w:r w:rsidRPr="00D074B9">
          <w:rPr>
            <w:rFonts w:ascii="Arial" w:eastAsia="Arial" w:hAnsi="Arial" w:cs="Arial"/>
            <w:b/>
            <w:color w:val="000000" w:themeColor="text1"/>
            <w:sz w:val="24"/>
            <w:szCs w:val="24"/>
          </w:rPr>
          <w:lastRenderedPageBreak/>
          <w:t xml:space="preserve">CATEGORIA </w:t>
        </w:r>
        <w:r>
          <w:rPr>
            <w:rFonts w:ascii="Arial" w:eastAsia="Arial" w:hAnsi="Arial" w:cs="Arial"/>
            <w:b/>
            <w:color w:val="000000" w:themeColor="text1"/>
            <w:sz w:val="24"/>
            <w:szCs w:val="24"/>
          </w:rPr>
          <w:t>3</w:t>
        </w:r>
        <w:r w:rsidRPr="00D074B9">
          <w:rPr>
            <w:rFonts w:ascii="Arial" w:eastAsia="Arial" w:hAnsi="Arial" w:cs="Arial"/>
            <w:b/>
            <w:color w:val="000000" w:themeColor="text1"/>
            <w:sz w:val="24"/>
            <w:szCs w:val="24"/>
          </w:rPr>
          <w:t>:</w:t>
        </w:r>
        <w:r w:rsidRPr="00D074B9">
          <w:rPr>
            <w:rFonts w:ascii="Arial" w:eastAsia="Arial" w:hAnsi="Arial" w:cs="Arial"/>
            <w:bCs/>
            <w:color w:val="000000" w:themeColor="text1"/>
            <w:sz w:val="24"/>
            <w:szCs w:val="24"/>
          </w:rPr>
          <w:t xml:space="preserve">  </w:t>
        </w:r>
        <w:r w:rsidRPr="00944CFB">
          <w:rPr>
            <w:rFonts w:ascii="Arial" w:eastAsia="Arial" w:hAnsi="Arial" w:cs="Arial"/>
            <w:bCs/>
            <w:color w:val="000000" w:themeColor="text1"/>
            <w:sz w:val="24"/>
            <w:szCs w:val="24"/>
          </w:rPr>
          <w:t>Desarrollo socioemocional y prevención de la violencia en la escuela</w:t>
        </w:r>
      </w:ins>
    </w:p>
    <w:p w14:paraId="790BBED5" w14:textId="77777777" w:rsidR="00C8422E" w:rsidRPr="00D074B9" w:rsidRDefault="00C8422E" w:rsidP="00C8422E">
      <w:pPr>
        <w:spacing w:after="160" w:line="256" w:lineRule="auto"/>
        <w:jc w:val="both"/>
        <w:rPr>
          <w:ins w:id="1109" w:author="Cuenta Microsoft" w:date="2025-09-30T13:47:00Z"/>
          <w:rFonts w:ascii="Arial" w:hAnsi="Arial" w:cs="Arial"/>
          <w:bCs/>
          <w:color w:val="000000" w:themeColor="text1"/>
          <w:sz w:val="24"/>
          <w:szCs w:val="24"/>
          <w:highlight w:val="yellow"/>
        </w:rPr>
      </w:pPr>
      <w:ins w:id="1110" w:author="Cuenta Microsoft" w:date="2025-09-30T13:47:00Z">
        <w:r w:rsidRPr="00D074B9">
          <w:rPr>
            <w:rFonts w:ascii="Arial" w:hAnsi="Arial" w:cs="Arial"/>
            <w:b/>
            <w:color w:val="000000" w:themeColor="text1"/>
            <w:sz w:val="24"/>
            <w:szCs w:val="24"/>
          </w:rPr>
          <w:t>Tema:</w:t>
        </w:r>
        <w:r w:rsidRPr="00D074B9">
          <w:rPr>
            <w:rFonts w:ascii="Arial" w:hAnsi="Arial" w:cs="Arial"/>
            <w:bCs/>
            <w:color w:val="000000" w:themeColor="text1"/>
            <w:sz w:val="24"/>
            <w:szCs w:val="24"/>
          </w:rPr>
          <w:t xml:space="preserve"> </w:t>
        </w:r>
        <w:r w:rsidRPr="00D94A7A">
          <w:rPr>
            <w:rFonts w:ascii="Arial" w:hAnsi="Arial" w:cs="Arial"/>
            <w:bCs/>
            <w:color w:val="000000" w:themeColor="text1"/>
            <w:sz w:val="24"/>
            <w:szCs w:val="24"/>
          </w:rPr>
          <w:t>Estrategias, programas y/o proyectos sobre violencia</w:t>
        </w:r>
        <w:r>
          <w:rPr>
            <w:rFonts w:ascii="Arial" w:hAnsi="Arial" w:cs="Arial"/>
            <w:bCs/>
            <w:color w:val="000000" w:themeColor="text1"/>
            <w:sz w:val="24"/>
            <w:szCs w:val="24"/>
          </w:rPr>
          <w:t>.</w:t>
        </w:r>
      </w:ins>
    </w:p>
    <w:p w14:paraId="52A4E85D" w14:textId="77777777" w:rsidR="00C8422E" w:rsidRPr="00D074B9" w:rsidRDefault="00C8422E" w:rsidP="00C8422E">
      <w:pPr>
        <w:rPr>
          <w:ins w:id="1111" w:author="Cuenta Microsoft" w:date="2025-09-30T13:47:00Z"/>
          <w:rFonts w:ascii="Arial" w:eastAsia="Arial" w:hAnsi="Arial" w:cs="Arial"/>
          <w:bCs/>
          <w:color w:val="000000" w:themeColor="text1"/>
          <w:sz w:val="24"/>
          <w:szCs w:val="24"/>
        </w:rPr>
      </w:pPr>
      <w:ins w:id="1112" w:author="Cuenta Microsoft" w:date="2025-09-30T13:47:00Z">
        <w:r w:rsidRPr="00D074B9">
          <w:rPr>
            <w:rFonts w:ascii="Arial" w:eastAsia="Arial" w:hAnsi="Arial" w:cs="Arial"/>
            <w:b/>
            <w:color w:val="000000" w:themeColor="text1"/>
            <w:sz w:val="24"/>
            <w:szCs w:val="24"/>
          </w:rPr>
          <w:t>META:</w:t>
        </w:r>
        <w:r w:rsidRPr="00D074B9">
          <w:rPr>
            <w:rFonts w:ascii="Arial" w:eastAsia="Arial" w:hAnsi="Arial" w:cs="Arial"/>
            <w:bCs/>
            <w:color w:val="000000" w:themeColor="text1"/>
            <w:sz w:val="24"/>
            <w:szCs w:val="24"/>
          </w:rPr>
          <w:t xml:space="preserve"> </w:t>
        </w:r>
        <w:r>
          <w:rPr>
            <w:rFonts w:ascii="Arial" w:eastAsia="Arial" w:hAnsi="Arial" w:cs="Arial"/>
            <w:bCs/>
            <w:color w:val="000000" w:themeColor="text1"/>
            <w:sz w:val="24"/>
            <w:szCs w:val="24"/>
          </w:rPr>
          <w:t>Di</w:t>
        </w:r>
        <w:r w:rsidRPr="00D94A7A">
          <w:rPr>
            <w:rFonts w:ascii="Arial" w:eastAsia="Arial" w:hAnsi="Arial" w:cs="Arial"/>
            <w:bCs/>
            <w:color w:val="000000" w:themeColor="text1"/>
            <w:sz w:val="24"/>
            <w:szCs w:val="24"/>
          </w:rPr>
          <w:t>sminuir la violencia escolar de un 3% a un 1</w:t>
        </w:r>
        <w:r>
          <w:rPr>
            <w:rFonts w:ascii="Arial" w:eastAsia="Arial" w:hAnsi="Arial" w:cs="Arial"/>
            <w:bCs/>
            <w:color w:val="000000" w:themeColor="text1"/>
            <w:sz w:val="24"/>
            <w:szCs w:val="24"/>
          </w:rPr>
          <w:t>%</w:t>
        </w:r>
        <w:r w:rsidRPr="00D94A7A">
          <w:rPr>
            <w:rFonts w:ascii="Arial" w:eastAsia="Arial" w:hAnsi="Arial" w:cs="Arial"/>
            <w:bCs/>
            <w:color w:val="000000" w:themeColor="text1"/>
            <w:sz w:val="24"/>
            <w:szCs w:val="24"/>
          </w:rPr>
          <w:t>.</w:t>
        </w:r>
      </w:ins>
    </w:p>
    <w:tbl>
      <w:tblPr>
        <w:tblW w:w="14606" w:type="dxa"/>
        <w:tblInd w:w="-7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00" w:firstRow="0" w:lastRow="0" w:firstColumn="0" w:lastColumn="0" w:noHBand="0" w:noVBand="1"/>
      </w:tblPr>
      <w:tblGrid>
        <w:gridCol w:w="3378"/>
        <w:gridCol w:w="3399"/>
        <w:gridCol w:w="2149"/>
        <w:gridCol w:w="2840"/>
        <w:gridCol w:w="2840"/>
      </w:tblGrid>
      <w:tr w:rsidR="00C8422E" w:rsidRPr="00F94CE5" w14:paraId="5DA85CCC" w14:textId="77777777" w:rsidTr="00C07E0D">
        <w:trPr>
          <w:ins w:id="1113" w:author="Cuenta Microsoft" w:date="2025-09-30T13:47:00Z"/>
        </w:trPr>
        <w:tc>
          <w:tcPr>
            <w:tcW w:w="3378" w:type="dxa"/>
          </w:tcPr>
          <w:p w14:paraId="1B7322B6" w14:textId="77777777" w:rsidR="00C8422E" w:rsidRPr="00F94CE5" w:rsidRDefault="00C8422E" w:rsidP="00C07E0D">
            <w:pPr>
              <w:jc w:val="center"/>
              <w:rPr>
                <w:ins w:id="1114" w:author="Cuenta Microsoft" w:date="2025-09-30T13:47:00Z"/>
                <w:b/>
                <w:color w:val="000000" w:themeColor="text1"/>
              </w:rPr>
            </w:pPr>
            <w:ins w:id="1115" w:author="Cuenta Microsoft" w:date="2025-09-30T13:47:00Z">
              <w:r>
                <w:rPr>
                  <w:b/>
                  <w:color w:val="000000" w:themeColor="text1"/>
                </w:rPr>
                <w:t>Diagnostico</w:t>
              </w:r>
            </w:ins>
          </w:p>
        </w:tc>
        <w:tc>
          <w:tcPr>
            <w:tcW w:w="3399" w:type="dxa"/>
          </w:tcPr>
          <w:p w14:paraId="2B075B50" w14:textId="77777777" w:rsidR="00C8422E" w:rsidRPr="00F94CE5" w:rsidRDefault="00C8422E" w:rsidP="00C07E0D">
            <w:pPr>
              <w:jc w:val="center"/>
              <w:rPr>
                <w:ins w:id="1116" w:author="Cuenta Microsoft" w:date="2025-09-30T13:47:00Z"/>
                <w:b/>
                <w:color w:val="000000" w:themeColor="text1"/>
              </w:rPr>
            </w:pPr>
            <w:ins w:id="1117" w:author="Cuenta Microsoft" w:date="2025-09-30T13:47:00Z">
              <w:r>
                <w:rPr>
                  <w:b/>
                  <w:color w:val="000000" w:themeColor="text1"/>
                </w:rPr>
                <w:t>Estrategias y/o Acciones</w:t>
              </w:r>
            </w:ins>
          </w:p>
        </w:tc>
        <w:tc>
          <w:tcPr>
            <w:tcW w:w="2149" w:type="dxa"/>
          </w:tcPr>
          <w:p w14:paraId="5446D292" w14:textId="77777777" w:rsidR="00C8422E" w:rsidRPr="00F94CE5" w:rsidRDefault="00C8422E" w:rsidP="00C07E0D">
            <w:pPr>
              <w:jc w:val="center"/>
              <w:rPr>
                <w:ins w:id="1118" w:author="Cuenta Microsoft" w:date="2025-09-30T13:47:00Z"/>
                <w:b/>
                <w:color w:val="000000" w:themeColor="text1"/>
              </w:rPr>
            </w:pPr>
            <w:ins w:id="1119" w:author="Cuenta Microsoft" w:date="2025-09-30T13:47:00Z">
              <w:r>
                <w:rPr>
                  <w:b/>
                  <w:color w:val="000000" w:themeColor="text1"/>
                </w:rPr>
                <w:t xml:space="preserve">Responsable </w:t>
              </w:r>
            </w:ins>
          </w:p>
        </w:tc>
        <w:tc>
          <w:tcPr>
            <w:tcW w:w="2840" w:type="dxa"/>
          </w:tcPr>
          <w:p w14:paraId="3C0901F5" w14:textId="77777777" w:rsidR="00C8422E" w:rsidRDefault="00C8422E" w:rsidP="00C07E0D">
            <w:pPr>
              <w:jc w:val="center"/>
              <w:rPr>
                <w:ins w:id="1120" w:author="Cuenta Microsoft" w:date="2025-09-30T13:47:00Z"/>
                <w:b/>
                <w:color w:val="000000" w:themeColor="text1"/>
              </w:rPr>
            </w:pPr>
            <w:ins w:id="1121" w:author="Cuenta Microsoft" w:date="2025-09-30T13:47:00Z">
              <w:r>
                <w:rPr>
                  <w:b/>
                  <w:color w:val="000000" w:themeColor="text1"/>
                </w:rPr>
                <w:t xml:space="preserve">Cronograma </w:t>
              </w:r>
            </w:ins>
          </w:p>
        </w:tc>
        <w:tc>
          <w:tcPr>
            <w:tcW w:w="2840" w:type="dxa"/>
          </w:tcPr>
          <w:p w14:paraId="409CE274" w14:textId="77777777" w:rsidR="00C8422E" w:rsidRDefault="00C8422E" w:rsidP="00C07E0D">
            <w:pPr>
              <w:jc w:val="center"/>
              <w:rPr>
                <w:ins w:id="1122" w:author="Cuenta Microsoft" w:date="2025-09-30T13:47:00Z"/>
                <w:b/>
                <w:color w:val="000000" w:themeColor="text1"/>
              </w:rPr>
            </w:pPr>
            <w:ins w:id="1123" w:author="Cuenta Microsoft" w:date="2025-09-30T13:47:00Z">
              <w:r>
                <w:rPr>
                  <w:b/>
                  <w:color w:val="000000" w:themeColor="text1"/>
                </w:rPr>
                <w:t xml:space="preserve">Evidencia </w:t>
              </w:r>
            </w:ins>
          </w:p>
        </w:tc>
      </w:tr>
      <w:tr w:rsidR="00C8422E" w:rsidRPr="00F94CE5" w14:paraId="0A2C3127" w14:textId="77777777" w:rsidTr="00C07E0D">
        <w:trPr>
          <w:trHeight w:val="4071"/>
          <w:ins w:id="1124" w:author="Cuenta Microsoft" w:date="2025-09-30T13:47:00Z"/>
        </w:trPr>
        <w:tc>
          <w:tcPr>
            <w:tcW w:w="3378" w:type="dxa"/>
          </w:tcPr>
          <w:p w14:paraId="1EFCE417" w14:textId="77777777" w:rsidR="00C8422E" w:rsidRPr="00F94CE5" w:rsidRDefault="00C8422E" w:rsidP="00C07E0D">
            <w:pPr>
              <w:jc w:val="both"/>
              <w:rPr>
                <w:ins w:id="1125" w:author="Cuenta Microsoft" w:date="2025-09-30T13:47:00Z"/>
                <w:color w:val="000000" w:themeColor="text1"/>
              </w:rPr>
            </w:pPr>
            <w:ins w:id="1126" w:author="Cuenta Microsoft" w:date="2025-09-30T13:47:00Z">
              <w:r>
                <w:rPr>
                  <w:color w:val="000000" w:themeColor="text1"/>
                </w:rPr>
                <w:t xml:space="preserve">En el centro de trabajo se </w:t>
              </w:r>
              <w:proofErr w:type="spellStart"/>
              <w:r>
                <w:rPr>
                  <w:color w:val="000000" w:themeColor="text1"/>
                </w:rPr>
                <w:t>a</w:t>
              </w:r>
              <w:proofErr w:type="spellEnd"/>
              <w:r>
                <w:rPr>
                  <w:color w:val="000000" w:themeColor="text1"/>
                </w:rPr>
                <w:t xml:space="preserve"> registrado un 3% </w:t>
              </w:r>
              <w:proofErr w:type="spellStart"/>
              <w:r>
                <w:rPr>
                  <w:color w:val="000000" w:themeColor="text1"/>
                </w:rPr>
                <w:t>porciento</w:t>
              </w:r>
              <w:proofErr w:type="spellEnd"/>
              <w:r>
                <w:rPr>
                  <w:color w:val="000000" w:themeColor="text1"/>
                </w:rPr>
                <w:t xml:space="preserve"> de casos de violencia escolar.</w:t>
              </w:r>
            </w:ins>
          </w:p>
        </w:tc>
        <w:tc>
          <w:tcPr>
            <w:tcW w:w="3399" w:type="dxa"/>
          </w:tcPr>
          <w:p w14:paraId="66C701FF" w14:textId="77777777" w:rsidR="00C8422E" w:rsidRDefault="00C8422E" w:rsidP="00C07E0D">
            <w:pPr>
              <w:jc w:val="both"/>
              <w:rPr>
                <w:ins w:id="1127" w:author="Cuenta Microsoft" w:date="2025-09-30T13:47:00Z"/>
                <w:color w:val="000000" w:themeColor="text1"/>
              </w:rPr>
            </w:pPr>
            <w:ins w:id="1128" w:author="Cuenta Microsoft" w:date="2025-09-30T13:47:00Z">
              <w:r>
                <w:rPr>
                  <w:color w:val="000000" w:themeColor="text1"/>
                </w:rPr>
                <w:t>En reunión colaborativa se acordó:</w:t>
              </w:r>
            </w:ins>
          </w:p>
          <w:p w14:paraId="71670C31" w14:textId="77777777" w:rsidR="00C8422E" w:rsidRDefault="00C8422E" w:rsidP="00C07E0D">
            <w:pPr>
              <w:jc w:val="both"/>
              <w:rPr>
                <w:ins w:id="1129" w:author="Cuenta Microsoft" w:date="2025-09-30T13:47:00Z"/>
                <w:color w:val="000000" w:themeColor="text1"/>
              </w:rPr>
            </w:pPr>
            <w:ins w:id="1130" w:author="Cuenta Microsoft" w:date="2025-09-30T13:47:00Z">
              <w:r>
                <w:rPr>
                  <w:color w:val="000000" w:themeColor="text1"/>
                </w:rPr>
                <w:t>1.- Con la participación de todo el personal que labora en el Centro de Trabajo, para mantener una comunicación asertiva y efectiva para generar bienestar afectivo y prevenir conductas violentas.</w:t>
              </w:r>
            </w:ins>
          </w:p>
          <w:p w14:paraId="194BAB04" w14:textId="77777777" w:rsidR="00C8422E" w:rsidRDefault="00C8422E" w:rsidP="00C07E0D">
            <w:pPr>
              <w:jc w:val="both"/>
              <w:rPr>
                <w:ins w:id="1131" w:author="Cuenta Microsoft" w:date="2025-09-30T13:47:00Z"/>
                <w:color w:val="000000" w:themeColor="text1"/>
              </w:rPr>
            </w:pPr>
            <w:ins w:id="1132" w:author="Cuenta Microsoft" w:date="2025-09-30T13:47:00Z">
              <w:r>
                <w:rPr>
                  <w:color w:val="000000" w:themeColor="text1"/>
                </w:rPr>
                <w:t xml:space="preserve">2.- Organizar actividades en equipo para el desarrollo mental, emocional y físico fomentando la empatía en la comunidad escolar generando una conducta de paz y respeto. </w:t>
              </w:r>
            </w:ins>
          </w:p>
          <w:p w14:paraId="06EC6BA2" w14:textId="77777777" w:rsidR="00C8422E" w:rsidRDefault="00C8422E" w:rsidP="00C07E0D">
            <w:pPr>
              <w:jc w:val="both"/>
              <w:rPr>
                <w:ins w:id="1133" w:author="Cuenta Microsoft" w:date="2025-09-30T13:47:00Z"/>
                <w:color w:val="000000" w:themeColor="text1"/>
              </w:rPr>
            </w:pPr>
            <w:ins w:id="1134" w:author="Cuenta Microsoft" w:date="2025-09-30T13:47:00Z">
              <w:r>
                <w:rPr>
                  <w:color w:val="000000" w:themeColor="text1"/>
                </w:rPr>
                <w:t>3.- Elaborar cronograma de actividades y publicarlo para conocimiento de la comunidad escolar.</w:t>
              </w:r>
            </w:ins>
          </w:p>
          <w:p w14:paraId="36E9DBA7" w14:textId="77777777" w:rsidR="00C8422E" w:rsidRPr="002D0BB5" w:rsidRDefault="00C8422E" w:rsidP="00C07E0D">
            <w:pPr>
              <w:jc w:val="both"/>
              <w:rPr>
                <w:ins w:id="1135" w:author="Cuenta Microsoft" w:date="2025-09-30T13:47:00Z"/>
                <w:color w:val="000000" w:themeColor="text1"/>
              </w:rPr>
            </w:pPr>
            <w:ins w:id="1136" w:author="Cuenta Microsoft" w:date="2025-09-30T13:47:00Z">
              <w:r>
                <w:rPr>
                  <w:color w:val="000000" w:themeColor="text1"/>
                </w:rPr>
                <w:t>4.- Publicar convocatoria de actividades.</w:t>
              </w:r>
            </w:ins>
          </w:p>
        </w:tc>
        <w:tc>
          <w:tcPr>
            <w:tcW w:w="2149" w:type="dxa"/>
          </w:tcPr>
          <w:p w14:paraId="449C592E" w14:textId="77777777" w:rsidR="00C8422E" w:rsidRDefault="00C8422E" w:rsidP="00C07E0D">
            <w:pPr>
              <w:pBdr>
                <w:top w:val="nil"/>
                <w:left w:val="nil"/>
                <w:bottom w:val="nil"/>
                <w:right w:val="nil"/>
                <w:between w:val="nil"/>
              </w:pBdr>
              <w:rPr>
                <w:ins w:id="1137" w:author="Cuenta Microsoft" w:date="2025-09-30T13:47:00Z"/>
                <w:color w:val="000000" w:themeColor="text1"/>
              </w:rPr>
            </w:pPr>
            <w:ins w:id="1138" w:author="Cuenta Microsoft" w:date="2025-09-30T13:47:00Z">
              <w:r>
                <w:rPr>
                  <w:color w:val="000000" w:themeColor="text1"/>
                </w:rPr>
                <w:t>Director</w:t>
              </w:r>
            </w:ins>
          </w:p>
          <w:p w14:paraId="3D160670" w14:textId="77777777" w:rsidR="00C8422E" w:rsidRDefault="00C8422E" w:rsidP="00C07E0D">
            <w:pPr>
              <w:pBdr>
                <w:top w:val="nil"/>
                <w:left w:val="nil"/>
                <w:bottom w:val="nil"/>
                <w:right w:val="nil"/>
                <w:between w:val="nil"/>
              </w:pBdr>
              <w:rPr>
                <w:ins w:id="1139" w:author="Cuenta Microsoft" w:date="2025-09-30T13:47:00Z"/>
                <w:color w:val="000000" w:themeColor="text1"/>
              </w:rPr>
            </w:pPr>
          </w:p>
          <w:p w14:paraId="1101D088" w14:textId="77777777" w:rsidR="00C8422E" w:rsidRDefault="00C8422E" w:rsidP="00C07E0D">
            <w:pPr>
              <w:pBdr>
                <w:top w:val="nil"/>
                <w:left w:val="nil"/>
                <w:bottom w:val="nil"/>
                <w:right w:val="nil"/>
                <w:between w:val="nil"/>
              </w:pBdr>
              <w:rPr>
                <w:ins w:id="1140" w:author="Cuenta Microsoft" w:date="2025-09-30T13:47:00Z"/>
                <w:color w:val="000000" w:themeColor="text1"/>
              </w:rPr>
            </w:pPr>
            <w:ins w:id="1141" w:author="Cuenta Microsoft" w:date="2025-09-30T13:47:00Z">
              <w:r>
                <w:rPr>
                  <w:color w:val="000000" w:themeColor="text1"/>
                </w:rPr>
                <w:t xml:space="preserve">Director y docentes </w:t>
              </w:r>
            </w:ins>
          </w:p>
          <w:p w14:paraId="3EEDF1DF" w14:textId="77777777" w:rsidR="00C8422E" w:rsidRDefault="00C8422E" w:rsidP="00C07E0D">
            <w:pPr>
              <w:pBdr>
                <w:top w:val="nil"/>
                <w:left w:val="nil"/>
                <w:bottom w:val="nil"/>
                <w:right w:val="nil"/>
                <w:between w:val="nil"/>
              </w:pBdr>
              <w:rPr>
                <w:ins w:id="1142" w:author="Cuenta Microsoft" w:date="2025-09-30T13:47:00Z"/>
                <w:color w:val="000000" w:themeColor="text1"/>
              </w:rPr>
            </w:pPr>
          </w:p>
          <w:p w14:paraId="4964C63D" w14:textId="77777777" w:rsidR="00C8422E" w:rsidRDefault="00C8422E" w:rsidP="00C07E0D">
            <w:pPr>
              <w:pBdr>
                <w:top w:val="nil"/>
                <w:left w:val="nil"/>
                <w:bottom w:val="nil"/>
                <w:right w:val="nil"/>
                <w:between w:val="nil"/>
              </w:pBdr>
              <w:rPr>
                <w:ins w:id="1143" w:author="Cuenta Microsoft" w:date="2025-09-30T13:47:00Z"/>
                <w:color w:val="000000" w:themeColor="text1"/>
              </w:rPr>
            </w:pPr>
          </w:p>
          <w:p w14:paraId="3A15DDEA" w14:textId="77777777" w:rsidR="00C8422E" w:rsidRDefault="00C8422E" w:rsidP="00C07E0D">
            <w:pPr>
              <w:pBdr>
                <w:top w:val="nil"/>
                <w:left w:val="nil"/>
                <w:bottom w:val="nil"/>
                <w:right w:val="nil"/>
                <w:between w:val="nil"/>
              </w:pBdr>
              <w:rPr>
                <w:ins w:id="1144" w:author="Cuenta Microsoft" w:date="2025-09-30T13:47:00Z"/>
                <w:color w:val="000000" w:themeColor="text1"/>
              </w:rPr>
            </w:pPr>
          </w:p>
          <w:p w14:paraId="73EF25FB" w14:textId="77777777" w:rsidR="00C8422E" w:rsidRDefault="00C8422E" w:rsidP="00C07E0D">
            <w:pPr>
              <w:pBdr>
                <w:top w:val="nil"/>
                <w:left w:val="nil"/>
                <w:bottom w:val="nil"/>
                <w:right w:val="nil"/>
                <w:between w:val="nil"/>
              </w:pBdr>
              <w:rPr>
                <w:ins w:id="1145" w:author="Cuenta Microsoft" w:date="2025-09-30T13:47:00Z"/>
                <w:color w:val="000000" w:themeColor="text1"/>
              </w:rPr>
            </w:pPr>
          </w:p>
          <w:p w14:paraId="3891156E" w14:textId="77777777" w:rsidR="00C8422E" w:rsidRDefault="00C8422E" w:rsidP="00C07E0D">
            <w:pPr>
              <w:pBdr>
                <w:top w:val="nil"/>
                <w:left w:val="nil"/>
                <w:bottom w:val="nil"/>
                <w:right w:val="nil"/>
                <w:between w:val="nil"/>
              </w:pBdr>
              <w:rPr>
                <w:ins w:id="1146" w:author="Cuenta Microsoft" w:date="2025-09-30T13:47:00Z"/>
                <w:color w:val="000000" w:themeColor="text1"/>
              </w:rPr>
            </w:pPr>
            <w:ins w:id="1147" w:author="Cuenta Microsoft" w:date="2025-09-30T13:47:00Z">
              <w:r>
                <w:rPr>
                  <w:color w:val="000000" w:themeColor="text1"/>
                </w:rPr>
                <w:t xml:space="preserve">Docentes </w:t>
              </w:r>
            </w:ins>
          </w:p>
          <w:p w14:paraId="48AE70DE" w14:textId="77777777" w:rsidR="00C8422E" w:rsidRDefault="00C8422E" w:rsidP="00C07E0D">
            <w:pPr>
              <w:pBdr>
                <w:top w:val="nil"/>
                <w:left w:val="nil"/>
                <w:bottom w:val="nil"/>
                <w:right w:val="nil"/>
                <w:between w:val="nil"/>
              </w:pBdr>
              <w:rPr>
                <w:ins w:id="1148" w:author="Cuenta Microsoft" w:date="2025-09-30T13:47:00Z"/>
                <w:color w:val="000000" w:themeColor="text1"/>
              </w:rPr>
            </w:pPr>
          </w:p>
          <w:p w14:paraId="672CD9CD" w14:textId="77777777" w:rsidR="00C8422E" w:rsidRDefault="00C8422E" w:rsidP="00C07E0D">
            <w:pPr>
              <w:pBdr>
                <w:top w:val="nil"/>
                <w:left w:val="nil"/>
                <w:bottom w:val="nil"/>
                <w:right w:val="nil"/>
                <w:between w:val="nil"/>
              </w:pBdr>
              <w:rPr>
                <w:ins w:id="1149" w:author="Cuenta Microsoft" w:date="2025-09-30T13:47:00Z"/>
                <w:color w:val="000000" w:themeColor="text1"/>
              </w:rPr>
            </w:pPr>
            <w:ins w:id="1150" w:author="Cuenta Microsoft" w:date="2025-09-30T13:47:00Z">
              <w:r>
                <w:rPr>
                  <w:color w:val="000000" w:themeColor="text1"/>
                </w:rPr>
                <w:t xml:space="preserve">Docentes </w:t>
              </w:r>
            </w:ins>
          </w:p>
          <w:p w14:paraId="3EAC6F8E" w14:textId="77777777" w:rsidR="00C8422E" w:rsidRDefault="00C8422E" w:rsidP="00C07E0D">
            <w:pPr>
              <w:pBdr>
                <w:top w:val="nil"/>
                <w:left w:val="nil"/>
                <w:bottom w:val="nil"/>
                <w:right w:val="nil"/>
                <w:between w:val="nil"/>
              </w:pBdr>
              <w:rPr>
                <w:ins w:id="1151" w:author="Cuenta Microsoft" w:date="2025-09-30T13:47:00Z"/>
                <w:color w:val="000000" w:themeColor="text1"/>
              </w:rPr>
            </w:pPr>
          </w:p>
          <w:p w14:paraId="78406B81" w14:textId="77777777" w:rsidR="00C8422E" w:rsidRDefault="00C8422E" w:rsidP="00C07E0D">
            <w:pPr>
              <w:pBdr>
                <w:top w:val="nil"/>
                <w:left w:val="nil"/>
                <w:bottom w:val="nil"/>
                <w:right w:val="nil"/>
                <w:between w:val="nil"/>
              </w:pBdr>
              <w:rPr>
                <w:ins w:id="1152" w:author="Cuenta Microsoft" w:date="2025-09-30T13:47:00Z"/>
                <w:color w:val="000000" w:themeColor="text1"/>
              </w:rPr>
            </w:pPr>
          </w:p>
          <w:p w14:paraId="5A693AA8" w14:textId="77777777" w:rsidR="00C8422E" w:rsidRDefault="00C8422E" w:rsidP="00C07E0D">
            <w:pPr>
              <w:pBdr>
                <w:top w:val="nil"/>
                <w:left w:val="nil"/>
                <w:bottom w:val="nil"/>
                <w:right w:val="nil"/>
                <w:between w:val="nil"/>
              </w:pBdr>
              <w:rPr>
                <w:ins w:id="1153" w:author="Cuenta Microsoft" w:date="2025-09-30T13:47:00Z"/>
                <w:color w:val="000000" w:themeColor="text1"/>
              </w:rPr>
            </w:pPr>
          </w:p>
          <w:p w14:paraId="11FC368C" w14:textId="77777777" w:rsidR="00C8422E" w:rsidRPr="00F94CE5" w:rsidRDefault="00C8422E" w:rsidP="00C07E0D">
            <w:pPr>
              <w:pBdr>
                <w:top w:val="nil"/>
                <w:left w:val="nil"/>
                <w:bottom w:val="nil"/>
                <w:right w:val="nil"/>
                <w:between w:val="nil"/>
              </w:pBdr>
              <w:rPr>
                <w:ins w:id="1154" w:author="Cuenta Microsoft" w:date="2025-09-30T13:47:00Z"/>
                <w:color w:val="000000" w:themeColor="text1"/>
              </w:rPr>
            </w:pPr>
            <w:ins w:id="1155" w:author="Cuenta Microsoft" w:date="2025-09-30T13:47:00Z">
              <w:r>
                <w:rPr>
                  <w:color w:val="000000" w:themeColor="text1"/>
                </w:rPr>
                <w:t xml:space="preserve">Director </w:t>
              </w:r>
            </w:ins>
          </w:p>
        </w:tc>
        <w:tc>
          <w:tcPr>
            <w:tcW w:w="2840" w:type="dxa"/>
          </w:tcPr>
          <w:p w14:paraId="13C54179" w14:textId="27CF1A0B" w:rsidR="00C8422E" w:rsidRDefault="004960F7" w:rsidP="00C07E0D">
            <w:pPr>
              <w:rPr>
                <w:ins w:id="1156" w:author="Cuenta Microsoft" w:date="2025-09-30T13:47:00Z"/>
                <w:color w:val="000000" w:themeColor="text1"/>
              </w:rPr>
            </w:pPr>
            <w:ins w:id="1157" w:author="Cuenta Microsoft" w:date="2025-09-30T13:47:00Z">
              <w:r>
                <w:rPr>
                  <w:color w:val="000000" w:themeColor="text1"/>
                </w:rPr>
                <w:t xml:space="preserve"> septiembre 2025</w:t>
              </w:r>
              <w:r w:rsidR="00C8422E">
                <w:rPr>
                  <w:color w:val="000000" w:themeColor="text1"/>
                </w:rPr>
                <w:t xml:space="preserve"> </w:t>
              </w:r>
            </w:ins>
          </w:p>
          <w:p w14:paraId="31610041" w14:textId="209D5882" w:rsidR="00C8422E" w:rsidRDefault="004960F7" w:rsidP="00C07E0D">
            <w:pPr>
              <w:rPr>
                <w:ins w:id="1158" w:author="Cuenta Microsoft" w:date="2025-09-30T13:47:00Z"/>
                <w:color w:val="000000" w:themeColor="text1"/>
              </w:rPr>
            </w:pPr>
            <w:ins w:id="1159" w:author="Cuenta Microsoft" w:date="2025-09-30T13:47:00Z">
              <w:r>
                <w:rPr>
                  <w:color w:val="000000" w:themeColor="text1"/>
                </w:rPr>
                <w:t xml:space="preserve"> septiembre 2025</w:t>
              </w:r>
            </w:ins>
          </w:p>
          <w:p w14:paraId="71537BE0" w14:textId="77777777" w:rsidR="00C8422E" w:rsidRDefault="00C8422E" w:rsidP="00C07E0D">
            <w:pPr>
              <w:rPr>
                <w:ins w:id="1160" w:author="Cuenta Microsoft" w:date="2025-09-30T13:47:00Z"/>
                <w:color w:val="000000" w:themeColor="text1"/>
              </w:rPr>
            </w:pPr>
          </w:p>
          <w:p w14:paraId="2AC43E68" w14:textId="77777777" w:rsidR="00C8422E" w:rsidRDefault="00C8422E" w:rsidP="00C07E0D">
            <w:pPr>
              <w:rPr>
                <w:ins w:id="1161" w:author="Cuenta Microsoft" w:date="2025-09-30T13:47:00Z"/>
                <w:color w:val="000000" w:themeColor="text1"/>
              </w:rPr>
            </w:pPr>
          </w:p>
          <w:p w14:paraId="459AE356" w14:textId="77777777" w:rsidR="00C8422E" w:rsidRDefault="00C8422E" w:rsidP="00C07E0D">
            <w:pPr>
              <w:rPr>
                <w:ins w:id="1162" w:author="Cuenta Microsoft" w:date="2025-09-30T13:47:00Z"/>
                <w:color w:val="000000" w:themeColor="text1"/>
              </w:rPr>
            </w:pPr>
          </w:p>
          <w:p w14:paraId="621045FD" w14:textId="77777777" w:rsidR="00C8422E" w:rsidRDefault="00C8422E" w:rsidP="00C07E0D">
            <w:pPr>
              <w:rPr>
                <w:ins w:id="1163" w:author="Cuenta Microsoft" w:date="2025-09-30T13:47:00Z"/>
                <w:color w:val="000000" w:themeColor="text1"/>
              </w:rPr>
            </w:pPr>
          </w:p>
          <w:p w14:paraId="2559DC65" w14:textId="77777777" w:rsidR="00C8422E" w:rsidRDefault="00C8422E" w:rsidP="00C07E0D">
            <w:pPr>
              <w:rPr>
                <w:ins w:id="1164" w:author="Cuenta Microsoft" w:date="2025-09-30T13:47:00Z"/>
                <w:color w:val="000000" w:themeColor="text1"/>
              </w:rPr>
            </w:pPr>
          </w:p>
          <w:p w14:paraId="0368CE3C" w14:textId="4D7764E1" w:rsidR="00C8422E" w:rsidRDefault="004960F7" w:rsidP="00C07E0D">
            <w:pPr>
              <w:rPr>
                <w:ins w:id="1165" w:author="Cuenta Microsoft" w:date="2025-09-30T13:47:00Z"/>
                <w:color w:val="000000" w:themeColor="text1"/>
              </w:rPr>
            </w:pPr>
            <w:ins w:id="1166" w:author="Cuenta Microsoft" w:date="2025-09-30T13:47:00Z">
              <w:r>
                <w:rPr>
                  <w:color w:val="000000" w:themeColor="text1"/>
                </w:rPr>
                <w:t>Octubre 2025</w:t>
              </w:r>
            </w:ins>
          </w:p>
          <w:p w14:paraId="66BC8878" w14:textId="77777777" w:rsidR="00C8422E" w:rsidRDefault="00C8422E" w:rsidP="00C07E0D">
            <w:pPr>
              <w:rPr>
                <w:ins w:id="1167" w:author="Cuenta Microsoft" w:date="2025-09-30T13:47:00Z"/>
                <w:color w:val="000000" w:themeColor="text1"/>
              </w:rPr>
            </w:pPr>
          </w:p>
          <w:p w14:paraId="69CC5808" w14:textId="77777777" w:rsidR="00C8422E" w:rsidRDefault="00C8422E" w:rsidP="00C07E0D">
            <w:pPr>
              <w:rPr>
                <w:ins w:id="1168" w:author="Cuenta Microsoft" w:date="2025-09-30T13:47:00Z"/>
                <w:color w:val="000000" w:themeColor="text1"/>
              </w:rPr>
            </w:pPr>
          </w:p>
          <w:p w14:paraId="5F5A0F15" w14:textId="77777777" w:rsidR="00C8422E" w:rsidRDefault="00C8422E" w:rsidP="00C07E0D">
            <w:pPr>
              <w:rPr>
                <w:ins w:id="1169" w:author="Cuenta Microsoft" w:date="2025-09-30T13:47:00Z"/>
                <w:color w:val="000000" w:themeColor="text1"/>
              </w:rPr>
            </w:pPr>
          </w:p>
          <w:p w14:paraId="1D019337" w14:textId="77777777" w:rsidR="00C8422E" w:rsidRDefault="00C8422E" w:rsidP="00C07E0D">
            <w:pPr>
              <w:rPr>
                <w:ins w:id="1170" w:author="Cuenta Microsoft" w:date="2025-09-30T13:47:00Z"/>
                <w:color w:val="000000" w:themeColor="text1"/>
              </w:rPr>
            </w:pPr>
          </w:p>
          <w:p w14:paraId="60795EC0" w14:textId="77777777" w:rsidR="00C8422E" w:rsidRDefault="00C8422E" w:rsidP="00C07E0D">
            <w:pPr>
              <w:rPr>
                <w:ins w:id="1171" w:author="Cuenta Microsoft" w:date="2025-09-30T13:47:00Z"/>
                <w:color w:val="000000" w:themeColor="text1"/>
              </w:rPr>
            </w:pPr>
          </w:p>
          <w:p w14:paraId="2B34C750" w14:textId="74860993" w:rsidR="00C8422E" w:rsidRPr="00F94CE5" w:rsidRDefault="00952E77" w:rsidP="00C07E0D">
            <w:pPr>
              <w:rPr>
                <w:ins w:id="1172" w:author="Cuenta Microsoft" w:date="2025-09-30T13:47:00Z"/>
                <w:color w:val="000000" w:themeColor="text1"/>
              </w:rPr>
            </w:pPr>
            <w:ins w:id="1173" w:author="Cuenta Microsoft" w:date="2025-09-30T13:47:00Z">
              <w:r>
                <w:rPr>
                  <w:color w:val="000000" w:themeColor="text1"/>
                </w:rPr>
                <w:t xml:space="preserve"> septiembre 2025</w:t>
              </w:r>
            </w:ins>
          </w:p>
        </w:tc>
        <w:tc>
          <w:tcPr>
            <w:tcW w:w="2840" w:type="dxa"/>
          </w:tcPr>
          <w:p w14:paraId="22CF208E" w14:textId="77777777" w:rsidR="00C8422E" w:rsidRDefault="00C8422E" w:rsidP="00C07E0D">
            <w:pPr>
              <w:rPr>
                <w:ins w:id="1174" w:author="Cuenta Microsoft" w:date="2025-09-30T13:47:00Z"/>
                <w:color w:val="000000" w:themeColor="text1"/>
              </w:rPr>
            </w:pPr>
            <w:ins w:id="1175" w:author="Cuenta Microsoft" w:date="2025-09-30T13:47:00Z">
              <w:r>
                <w:rPr>
                  <w:color w:val="000000" w:themeColor="text1"/>
                </w:rPr>
                <w:t xml:space="preserve">Minuta </w:t>
              </w:r>
            </w:ins>
          </w:p>
          <w:p w14:paraId="7F20AEEA" w14:textId="77777777" w:rsidR="00C8422E" w:rsidRDefault="00C8422E">
            <w:pPr>
              <w:ind w:firstLine="708"/>
              <w:rPr>
                <w:ins w:id="1176" w:author="Cuenta Microsoft" w:date="2025-09-30T13:47:00Z"/>
                <w:color w:val="000000" w:themeColor="text1"/>
              </w:rPr>
              <w:pPrChange w:id="1177" w:author="Cuenta Microsoft" w:date="2025-10-01T08:32:00Z">
                <w:pPr/>
              </w:pPrChange>
            </w:pPr>
          </w:p>
          <w:p w14:paraId="23E34437" w14:textId="77777777" w:rsidR="00C8422E" w:rsidRDefault="00C8422E" w:rsidP="00C07E0D">
            <w:pPr>
              <w:rPr>
                <w:ins w:id="1178" w:author="Cuenta Microsoft" w:date="2025-09-30T13:47:00Z"/>
                <w:color w:val="000000" w:themeColor="text1"/>
              </w:rPr>
            </w:pPr>
            <w:ins w:id="1179" w:author="Cuenta Microsoft" w:date="2025-09-30T13:47:00Z">
              <w:r>
                <w:rPr>
                  <w:color w:val="000000" w:themeColor="text1"/>
                </w:rPr>
                <w:t xml:space="preserve">Fotografías y videos </w:t>
              </w:r>
            </w:ins>
          </w:p>
          <w:p w14:paraId="60BCB989" w14:textId="77777777" w:rsidR="00C8422E" w:rsidRDefault="00C8422E" w:rsidP="00C07E0D">
            <w:pPr>
              <w:rPr>
                <w:ins w:id="1180" w:author="Cuenta Microsoft" w:date="2025-09-30T13:47:00Z"/>
                <w:color w:val="000000" w:themeColor="text1"/>
              </w:rPr>
            </w:pPr>
          </w:p>
          <w:p w14:paraId="4326A884" w14:textId="77777777" w:rsidR="00C8422E" w:rsidRDefault="00C8422E" w:rsidP="00C07E0D">
            <w:pPr>
              <w:rPr>
                <w:ins w:id="1181" w:author="Cuenta Microsoft" w:date="2025-09-30T13:47:00Z"/>
                <w:color w:val="000000" w:themeColor="text1"/>
              </w:rPr>
            </w:pPr>
          </w:p>
          <w:p w14:paraId="3D1BB16F" w14:textId="77777777" w:rsidR="00C8422E" w:rsidRDefault="00C8422E" w:rsidP="00C07E0D">
            <w:pPr>
              <w:rPr>
                <w:ins w:id="1182" w:author="Cuenta Microsoft" w:date="2025-09-30T13:47:00Z"/>
                <w:color w:val="000000" w:themeColor="text1"/>
              </w:rPr>
            </w:pPr>
          </w:p>
          <w:p w14:paraId="6A72D539" w14:textId="77777777" w:rsidR="00C8422E" w:rsidRDefault="00C8422E" w:rsidP="00C07E0D">
            <w:pPr>
              <w:rPr>
                <w:ins w:id="1183" w:author="Cuenta Microsoft" w:date="2025-09-30T13:47:00Z"/>
                <w:color w:val="000000" w:themeColor="text1"/>
              </w:rPr>
            </w:pPr>
          </w:p>
          <w:p w14:paraId="70306A10" w14:textId="77777777" w:rsidR="00C8422E" w:rsidRDefault="00C8422E" w:rsidP="00C07E0D">
            <w:pPr>
              <w:rPr>
                <w:ins w:id="1184" w:author="Cuenta Microsoft" w:date="2025-10-01T08:33:00Z"/>
                <w:color w:val="000000" w:themeColor="text1"/>
              </w:rPr>
            </w:pPr>
          </w:p>
          <w:p w14:paraId="2F8EC1A6" w14:textId="77777777" w:rsidR="00E826F2" w:rsidRDefault="00E826F2" w:rsidP="00C07E0D">
            <w:pPr>
              <w:rPr>
                <w:ins w:id="1185" w:author="Cuenta Microsoft" w:date="2025-09-30T13:47:00Z"/>
                <w:color w:val="000000" w:themeColor="text1"/>
              </w:rPr>
            </w:pPr>
          </w:p>
          <w:p w14:paraId="0C61E279" w14:textId="77777777" w:rsidR="00C8422E" w:rsidRDefault="00C8422E" w:rsidP="00C07E0D">
            <w:pPr>
              <w:rPr>
                <w:ins w:id="1186" w:author="Cuenta Microsoft" w:date="2025-09-30T13:47:00Z"/>
                <w:color w:val="000000" w:themeColor="text1"/>
              </w:rPr>
            </w:pPr>
          </w:p>
          <w:p w14:paraId="2239FCC6" w14:textId="77777777" w:rsidR="00C8422E" w:rsidRDefault="00C8422E" w:rsidP="00C07E0D">
            <w:pPr>
              <w:rPr>
                <w:ins w:id="1187" w:author="Cuenta Microsoft" w:date="2025-09-30T13:47:00Z"/>
                <w:color w:val="000000" w:themeColor="text1"/>
              </w:rPr>
            </w:pPr>
          </w:p>
          <w:p w14:paraId="25A2EFFA" w14:textId="77777777" w:rsidR="00C8422E" w:rsidRDefault="00C8422E" w:rsidP="00C07E0D">
            <w:pPr>
              <w:rPr>
                <w:ins w:id="1188" w:author="Cuenta Microsoft" w:date="2025-09-30T13:47:00Z"/>
                <w:color w:val="000000" w:themeColor="text1"/>
              </w:rPr>
            </w:pPr>
          </w:p>
          <w:p w14:paraId="76DD1E90" w14:textId="77777777" w:rsidR="00C8422E" w:rsidRDefault="00C8422E" w:rsidP="00C07E0D">
            <w:pPr>
              <w:rPr>
                <w:ins w:id="1189" w:author="Cuenta Microsoft" w:date="2025-09-30T13:47:00Z"/>
                <w:color w:val="000000" w:themeColor="text1"/>
              </w:rPr>
            </w:pPr>
          </w:p>
          <w:p w14:paraId="1BEA64DD" w14:textId="77777777" w:rsidR="00C8422E" w:rsidRPr="00F94CE5" w:rsidRDefault="00C8422E" w:rsidP="00C07E0D">
            <w:pPr>
              <w:rPr>
                <w:ins w:id="1190" w:author="Cuenta Microsoft" w:date="2025-09-30T13:47:00Z"/>
                <w:color w:val="000000" w:themeColor="text1"/>
              </w:rPr>
            </w:pPr>
            <w:ins w:id="1191" w:author="Cuenta Microsoft" w:date="2025-09-30T13:47:00Z">
              <w:r>
                <w:rPr>
                  <w:color w:val="000000" w:themeColor="text1"/>
                </w:rPr>
                <w:t xml:space="preserve">Convocatorias  </w:t>
              </w:r>
            </w:ins>
          </w:p>
        </w:tc>
      </w:tr>
    </w:tbl>
    <w:p w14:paraId="1F723FC5" w14:textId="77777777" w:rsidR="00C8422E" w:rsidRPr="00F94CE5" w:rsidRDefault="00C8422E">
      <w:pPr>
        <w:rPr>
          <w:ins w:id="1192" w:author="Cuenta Microsoft" w:date="2025-09-30T13:47:00Z"/>
        </w:rPr>
        <w:pPrChange w:id="1193" w:author="Cuenta Microsoft" w:date="2025-09-30T14:16:00Z">
          <w:pPr>
            <w:pStyle w:val="Ttulo"/>
          </w:pPr>
        </w:pPrChange>
      </w:pPr>
      <w:ins w:id="1194" w:author="Cuenta Microsoft" w:date="2025-09-30T13:47:00Z">
        <w:r w:rsidRPr="00F94CE5">
          <w:rPr>
            <w:noProof/>
            <w:lang w:val="es-MX" w:eastAsia="es-MX"/>
          </w:rPr>
          <w:lastRenderedPageBreak/>
          <mc:AlternateContent>
            <mc:Choice Requires="wps">
              <w:drawing>
                <wp:anchor distT="4294967294" distB="4294967294" distL="114300" distR="114300" simplePos="0" relativeHeight="251659264" behindDoc="0" locked="0" layoutInCell="1" hidden="0" allowOverlap="1" wp14:anchorId="5B3F8680" wp14:editId="2F17D2AA">
                  <wp:simplePos x="0" y="0"/>
                  <wp:positionH relativeFrom="column">
                    <wp:posOffset>-339078</wp:posOffset>
                  </wp:positionH>
                  <wp:positionV relativeFrom="paragraph">
                    <wp:posOffset>260685</wp:posOffset>
                  </wp:positionV>
                  <wp:extent cx="8980098" cy="45719"/>
                  <wp:effectExtent l="0" t="38100" r="50165" b="69215"/>
                  <wp:wrapNone/>
                  <wp:docPr id="15" name="Conector recto de flecha 15"/>
                  <wp:cNvGraphicFramePr/>
                  <a:graphic xmlns:a="http://schemas.openxmlformats.org/drawingml/2006/main">
                    <a:graphicData uri="http://schemas.microsoft.com/office/word/2010/wordprocessingShape">
                      <wps:wsp>
                        <wps:cNvCnPr/>
                        <wps:spPr>
                          <a:xfrm>
                            <a:off x="0" y="0"/>
                            <a:ext cx="8980098" cy="45719"/>
                          </a:xfrm>
                          <a:prstGeom prst="straightConnector1">
                            <a:avLst/>
                          </a:prstGeom>
                          <a:noFill/>
                          <a:ln w="98425" cap="flat" cmpd="sng">
                            <a:solidFill>
                              <a:srgbClr val="000000"/>
                            </a:solidFill>
                            <a:prstDash val="solid"/>
                            <a:round/>
                            <a:headEnd type="none" w="sm" len="sm"/>
                            <a:tailEnd type="none" w="sm" len="sm"/>
                          </a:ln>
                        </wps:spPr>
                        <wps:bodyPr/>
                      </wps:wsp>
                    </a:graphicData>
                  </a:graphic>
                  <wp14:sizeRelH relativeFrom="margin">
                    <wp14:pctWidth>0</wp14:pctWidth>
                  </wp14:sizeRelH>
                  <wp14:sizeRelV relativeFrom="margin">
                    <wp14:pctHeight>0</wp14:pctHeight>
                  </wp14:sizeRelV>
                </wp:anchor>
              </w:drawing>
            </mc:Choice>
            <mc:Fallback>
              <w:pict>
                <v:shapetype w14:anchorId="6EC2EBE8" id="_x0000_t32" coordsize="21600,21600" o:spt="32" o:oned="t" path="m,l21600,21600e" filled="f">
                  <v:path arrowok="t" fillok="f" o:connecttype="none"/>
                  <o:lock v:ext="edit" shapetype="t"/>
                </v:shapetype>
                <v:shape id="Conector recto de flecha 15" o:spid="_x0000_s1026" type="#_x0000_t32" style="position:absolute;margin-left:-26.7pt;margin-top:20.55pt;width:707.1pt;height:3.6pt;z-index:251661824;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" strokeweight="7.75pt">
                  <v:stroke startarrowwidth="narrow" startarrowlength="short" endarrowwidth="narrow" endarrowlength="short"/>
                </v:shape>
              </w:pict>
            </mc:Fallback>
          </mc:AlternateContent>
        </w:r>
        <w:r w:rsidRPr="00F94CE5">
          <w:t>PARTICIPANTES, CONTROL DE REVISIONES Y APROBACIÓN DEL PMC</w:t>
        </w:r>
      </w:ins>
    </w:p>
    <w:p w14:paraId="4C10F5A1" w14:textId="33AFB19D" w:rsidR="00C8422E" w:rsidRPr="00F94CE5" w:rsidRDefault="00C8422E" w:rsidP="00C8422E">
      <w:pPr>
        <w:spacing w:after="0" w:line="240" w:lineRule="auto"/>
        <w:jc w:val="center"/>
        <w:rPr>
          <w:ins w:id="1195" w:author="Cuenta Microsoft" w:date="2025-09-30T13:47:00Z"/>
          <w:rFonts w:ascii="Arial" w:eastAsia="Arial" w:hAnsi="Arial" w:cs="Arial"/>
          <w:b/>
          <w:color w:val="000000" w:themeColor="text1"/>
          <w:sz w:val="28"/>
          <w:szCs w:val="28"/>
        </w:rPr>
      </w:pPr>
      <w:ins w:id="1196" w:author="Cuenta Microsoft" w:date="2025-09-30T13:47:00Z">
        <w:r w:rsidRPr="00F94CE5">
          <w:rPr>
            <w:rFonts w:ascii="Arial" w:eastAsia="Arial" w:hAnsi="Arial" w:cs="Arial"/>
            <w:b/>
            <w:color w:val="000000" w:themeColor="text1"/>
            <w:sz w:val="24"/>
            <w:szCs w:val="24"/>
          </w:rPr>
          <w:t>APROBACIÓN DEL PMC Y PERSONAL PARTICIPANTE</w:t>
        </w:r>
      </w:ins>
    </w:p>
    <w:tbl>
      <w:tblPr>
        <w:tblW w:w="13279" w:type="dxa"/>
        <w:tblInd w:w="-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00" w:firstRow="0" w:lastRow="0" w:firstColumn="0" w:lastColumn="0" w:noHBand="0" w:noVBand="1"/>
        <w:tblPrChange w:id="1197" w:author="Cuenta Microsoft" w:date="2025-10-01T08:39:00Z">
          <w:tblPr>
            <w:tblW w:w="13055" w:type="dxa"/>
            <w:tblInd w:w="-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00" w:firstRow="0" w:lastRow="0" w:firstColumn="0" w:lastColumn="0" w:noHBand="0" w:noVBand="1"/>
          </w:tblPr>
        </w:tblPrChange>
      </w:tblPr>
      <w:tblGrid>
        <w:gridCol w:w="4613"/>
        <w:gridCol w:w="1015"/>
        <w:gridCol w:w="3316"/>
        <w:gridCol w:w="1008"/>
        <w:gridCol w:w="1378"/>
        <w:gridCol w:w="1949"/>
        <w:tblGridChange w:id="1198">
          <w:tblGrid>
            <w:gridCol w:w="4536"/>
            <w:gridCol w:w="1903"/>
            <w:gridCol w:w="2208"/>
            <w:gridCol w:w="1019"/>
            <w:gridCol w:w="1474"/>
            <w:gridCol w:w="1915"/>
          </w:tblGrid>
        </w:tblGridChange>
      </w:tblGrid>
      <w:tr w:rsidR="00C8422E" w:rsidRPr="00F94CE5" w14:paraId="7C65A7BD" w14:textId="77777777" w:rsidTr="00471761">
        <w:trPr>
          <w:trHeight w:val="473"/>
          <w:ins w:id="1199" w:author="Cuenta Microsoft" w:date="2025-09-30T13:47:00Z"/>
          <w:trPrChange w:id="1200" w:author="Cuenta Microsoft" w:date="2025-10-01T08:39:00Z">
            <w:trPr>
              <w:trHeight w:val="612"/>
            </w:trPr>
          </w:trPrChange>
        </w:trPr>
        <w:tc>
          <w:tcPr>
            <w:tcW w:w="13279" w:type="dxa"/>
            <w:gridSpan w:val="6"/>
            <w:shd w:val="clear" w:color="auto" w:fill="9F9F9F"/>
            <w:vAlign w:val="center"/>
            <w:tcPrChange w:id="1201" w:author="Cuenta Microsoft" w:date="2025-10-01T08:39:00Z">
              <w:tcPr>
                <w:tcW w:w="13055" w:type="dxa"/>
                <w:gridSpan w:val="6"/>
                <w:shd w:val="clear" w:color="auto" w:fill="9F9F9F"/>
                <w:vAlign w:val="center"/>
              </w:tcPr>
            </w:tcPrChange>
          </w:tcPr>
          <w:p w14:paraId="41ABF1BD" w14:textId="77777777" w:rsidR="00C8422E" w:rsidRPr="00F94CE5" w:rsidRDefault="00C8422E" w:rsidP="00C07E0D">
            <w:pPr>
              <w:pBdr>
                <w:top w:val="nil"/>
                <w:left w:val="nil"/>
                <w:bottom w:val="nil"/>
                <w:right w:val="nil"/>
                <w:between w:val="nil"/>
              </w:pBdr>
              <w:jc w:val="center"/>
              <w:rPr>
                <w:ins w:id="1202" w:author="Cuenta Microsoft" w:date="2025-09-30T13:47:00Z"/>
                <w:rFonts w:ascii="Arial" w:eastAsia="Arial" w:hAnsi="Arial" w:cs="Arial"/>
                <w:b/>
                <w:color w:val="000000" w:themeColor="text1"/>
              </w:rPr>
            </w:pPr>
            <w:ins w:id="1203" w:author="Cuenta Microsoft" w:date="2025-09-30T13:47:00Z">
              <w:r w:rsidRPr="00F94CE5">
                <w:rPr>
                  <w:rFonts w:ascii="Arial" w:eastAsia="Arial" w:hAnsi="Arial" w:cs="Arial"/>
                  <w:b/>
                  <w:color w:val="000000" w:themeColor="text1"/>
                </w:rPr>
                <w:t>PERSONAL QUE PARTICIPÓ EN LA ELABORACIÓN DEL PLAN DE MEJORA</w:t>
              </w:r>
            </w:ins>
          </w:p>
        </w:tc>
      </w:tr>
      <w:tr w:rsidR="00C8422E" w:rsidRPr="00F94CE5" w14:paraId="586247A3" w14:textId="77777777" w:rsidTr="00471761">
        <w:trPr>
          <w:trHeight w:val="532"/>
          <w:ins w:id="1204" w:author="Cuenta Microsoft" w:date="2025-09-30T13:47:00Z"/>
          <w:trPrChange w:id="1205" w:author="Cuenta Microsoft" w:date="2025-10-01T08:39:00Z">
            <w:trPr>
              <w:trHeight w:val="537"/>
            </w:trPr>
          </w:trPrChange>
        </w:trPr>
        <w:tc>
          <w:tcPr>
            <w:tcW w:w="5628" w:type="dxa"/>
            <w:gridSpan w:val="2"/>
            <w:vAlign w:val="center"/>
            <w:tcPrChange w:id="1206" w:author="Cuenta Microsoft" w:date="2025-10-01T08:39:00Z">
              <w:tcPr>
                <w:tcW w:w="6439" w:type="dxa"/>
                <w:gridSpan w:val="2"/>
                <w:vAlign w:val="center"/>
              </w:tcPr>
            </w:tcPrChange>
          </w:tcPr>
          <w:p w14:paraId="62E0F3D2" w14:textId="77777777" w:rsidR="00C8422E" w:rsidRPr="00F94CE5" w:rsidRDefault="00C8422E" w:rsidP="00C07E0D">
            <w:pPr>
              <w:pBdr>
                <w:top w:val="nil"/>
                <w:left w:val="nil"/>
                <w:bottom w:val="nil"/>
                <w:right w:val="nil"/>
                <w:between w:val="nil"/>
              </w:pBdr>
              <w:jc w:val="center"/>
              <w:rPr>
                <w:ins w:id="1207" w:author="Cuenta Microsoft" w:date="2025-09-30T13:47:00Z"/>
                <w:rFonts w:ascii="Arial" w:eastAsia="Arial" w:hAnsi="Arial" w:cs="Arial"/>
                <w:b/>
                <w:color w:val="000000" w:themeColor="text1"/>
              </w:rPr>
            </w:pPr>
            <w:ins w:id="1208" w:author="Cuenta Microsoft" w:date="2025-09-30T13:47:00Z">
              <w:r w:rsidRPr="00F94CE5">
                <w:rPr>
                  <w:rFonts w:ascii="Arial" w:eastAsia="Arial" w:hAnsi="Arial" w:cs="Arial"/>
                  <w:b/>
                  <w:color w:val="000000" w:themeColor="text1"/>
                </w:rPr>
                <w:t>NOMBRE</w:t>
              </w:r>
            </w:ins>
          </w:p>
        </w:tc>
        <w:tc>
          <w:tcPr>
            <w:tcW w:w="4324" w:type="dxa"/>
            <w:gridSpan w:val="2"/>
            <w:vAlign w:val="center"/>
            <w:tcPrChange w:id="1209" w:author="Cuenta Microsoft" w:date="2025-10-01T08:39:00Z">
              <w:tcPr>
                <w:tcW w:w="3227" w:type="dxa"/>
                <w:gridSpan w:val="2"/>
                <w:vAlign w:val="center"/>
              </w:tcPr>
            </w:tcPrChange>
          </w:tcPr>
          <w:p w14:paraId="6AF6AA5C" w14:textId="77777777" w:rsidR="00C8422E" w:rsidRPr="00F94CE5" w:rsidRDefault="00C8422E" w:rsidP="00C07E0D">
            <w:pPr>
              <w:pBdr>
                <w:top w:val="nil"/>
                <w:left w:val="nil"/>
                <w:bottom w:val="nil"/>
                <w:right w:val="nil"/>
                <w:between w:val="nil"/>
              </w:pBdr>
              <w:jc w:val="center"/>
              <w:rPr>
                <w:ins w:id="1210" w:author="Cuenta Microsoft" w:date="2025-09-30T13:47:00Z"/>
                <w:rFonts w:ascii="Arial" w:eastAsia="Arial" w:hAnsi="Arial" w:cs="Arial"/>
                <w:b/>
                <w:color w:val="000000" w:themeColor="text1"/>
              </w:rPr>
            </w:pPr>
            <w:ins w:id="1211" w:author="Cuenta Microsoft" w:date="2025-09-30T13:47:00Z">
              <w:r w:rsidRPr="00F94CE5">
                <w:rPr>
                  <w:rFonts w:ascii="Arial" w:eastAsia="Arial" w:hAnsi="Arial" w:cs="Arial"/>
                  <w:b/>
                  <w:color w:val="000000" w:themeColor="text1"/>
                </w:rPr>
                <w:t>CARGO</w:t>
              </w:r>
            </w:ins>
          </w:p>
        </w:tc>
        <w:tc>
          <w:tcPr>
            <w:tcW w:w="3325" w:type="dxa"/>
            <w:gridSpan w:val="2"/>
            <w:vAlign w:val="center"/>
            <w:tcPrChange w:id="1212" w:author="Cuenta Microsoft" w:date="2025-10-01T08:39:00Z">
              <w:tcPr>
                <w:tcW w:w="3389" w:type="dxa"/>
                <w:gridSpan w:val="2"/>
                <w:vAlign w:val="center"/>
              </w:tcPr>
            </w:tcPrChange>
          </w:tcPr>
          <w:p w14:paraId="13F27AEB" w14:textId="77777777" w:rsidR="00C8422E" w:rsidRPr="00F94CE5" w:rsidRDefault="00C8422E" w:rsidP="00C07E0D">
            <w:pPr>
              <w:pBdr>
                <w:top w:val="nil"/>
                <w:left w:val="nil"/>
                <w:bottom w:val="nil"/>
                <w:right w:val="nil"/>
                <w:between w:val="nil"/>
              </w:pBdr>
              <w:jc w:val="center"/>
              <w:rPr>
                <w:ins w:id="1213" w:author="Cuenta Microsoft" w:date="2025-09-30T13:47:00Z"/>
                <w:rFonts w:ascii="Arial" w:eastAsia="Arial" w:hAnsi="Arial" w:cs="Arial"/>
                <w:b/>
                <w:color w:val="000000" w:themeColor="text1"/>
              </w:rPr>
            </w:pPr>
            <w:ins w:id="1214" w:author="Cuenta Microsoft" w:date="2025-09-30T13:47:00Z">
              <w:r w:rsidRPr="00F94CE5">
                <w:rPr>
                  <w:rFonts w:ascii="Arial" w:eastAsia="Arial" w:hAnsi="Arial" w:cs="Arial"/>
                  <w:b/>
                  <w:color w:val="000000" w:themeColor="text1"/>
                </w:rPr>
                <w:t>FIRMA</w:t>
              </w:r>
            </w:ins>
          </w:p>
        </w:tc>
      </w:tr>
      <w:tr w:rsidR="00C8422E" w:rsidRPr="00F94CE5" w14:paraId="03014881" w14:textId="77777777" w:rsidTr="00471761">
        <w:trPr>
          <w:trHeight w:val="573"/>
          <w:ins w:id="1215" w:author="Cuenta Microsoft" w:date="2025-09-30T13:47:00Z"/>
          <w:trPrChange w:id="1216" w:author="Cuenta Microsoft" w:date="2025-10-01T08:39:00Z">
            <w:trPr>
              <w:trHeight w:val="291"/>
            </w:trPr>
          </w:trPrChange>
        </w:trPr>
        <w:tc>
          <w:tcPr>
            <w:tcW w:w="5628" w:type="dxa"/>
            <w:gridSpan w:val="2"/>
            <w:vAlign w:val="center"/>
            <w:tcPrChange w:id="1217" w:author="Cuenta Microsoft" w:date="2025-10-01T08:39:00Z">
              <w:tcPr>
                <w:tcW w:w="6439" w:type="dxa"/>
                <w:gridSpan w:val="2"/>
                <w:vAlign w:val="center"/>
              </w:tcPr>
            </w:tcPrChange>
          </w:tcPr>
          <w:p w14:paraId="4D630FE1" w14:textId="77777777" w:rsidR="00C8422E" w:rsidRPr="00F94CE5" w:rsidRDefault="00C8422E" w:rsidP="00C07E0D">
            <w:pPr>
              <w:pBdr>
                <w:top w:val="nil"/>
                <w:left w:val="nil"/>
                <w:bottom w:val="nil"/>
                <w:right w:val="nil"/>
                <w:between w:val="nil"/>
              </w:pBdr>
              <w:rPr>
                <w:ins w:id="1218" w:author="Cuenta Microsoft" w:date="2025-09-30T13:47:00Z"/>
                <w:rFonts w:ascii="Arial" w:eastAsia="Arial" w:hAnsi="Arial" w:cs="Arial"/>
                <w:color w:val="000000" w:themeColor="text1"/>
              </w:rPr>
            </w:pPr>
            <w:ins w:id="1219" w:author="Cuenta Microsoft" w:date="2025-09-30T13:47:00Z">
              <w:r>
                <w:rPr>
                  <w:rFonts w:ascii="Arial" w:eastAsia="Arial" w:hAnsi="Arial" w:cs="Arial"/>
                  <w:color w:val="000000" w:themeColor="text1"/>
                </w:rPr>
                <w:t>PROFR. JESUS HERNANDEZ RIOS</w:t>
              </w:r>
            </w:ins>
          </w:p>
        </w:tc>
        <w:tc>
          <w:tcPr>
            <w:tcW w:w="4324" w:type="dxa"/>
            <w:gridSpan w:val="2"/>
            <w:vAlign w:val="center"/>
            <w:tcPrChange w:id="1220" w:author="Cuenta Microsoft" w:date="2025-10-01T08:39:00Z">
              <w:tcPr>
                <w:tcW w:w="3227" w:type="dxa"/>
                <w:gridSpan w:val="2"/>
                <w:vAlign w:val="center"/>
              </w:tcPr>
            </w:tcPrChange>
          </w:tcPr>
          <w:p w14:paraId="6C651881" w14:textId="77777777" w:rsidR="00C8422E" w:rsidRPr="00F94CE5" w:rsidRDefault="00C8422E" w:rsidP="00C07E0D">
            <w:pPr>
              <w:pBdr>
                <w:top w:val="nil"/>
                <w:left w:val="nil"/>
                <w:bottom w:val="nil"/>
                <w:right w:val="nil"/>
                <w:between w:val="nil"/>
              </w:pBdr>
              <w:jc w:val="center"/>
              <w:rPr>
                <w:ins w:id="1221" w:author="Cuenta Microsoft" w:date="2025-09-30T13:47:00Z"/>
                <w:rFonts w:ascii="Arial" w:eastAsia="Arial" w:hAnsi="Arial" w:cs="Arial"/>
                <w:color w:val="000000" w:themeColor="text1"/>
              </w:rPr>
            </w:pPr>
            <w:ins w:id="1222" w:author="Cuenta Microsoft" w:date="2025-09-30T13:47:00Z">
              <w:r w:rsidRPr="00F94CE5">
                <w:rPr>
                  <w:rFonts w:ascii="Arial" w:eastAsia="Arial" w:hAnsi="Arial" w:cs="Arial"/>
                  <w:color w:val="000000" w:themeColor="text1"/>
                </w:rPr>
                <w:t>RESPONSABLE DEL BACHILLERATO</w:t>
              </w:r>
            </w:ins>
          </w:p>
        </w:tc>
        <w:tc>
          <w:tcPr>
            <w:tcW w:w="3325" w:type="dxa"/>
            <w:gridSpan w:val="2"/>
            <w:vAlign w:val="center"/>
            <w:tcPrChange w:id="1223" w:author="Cuenta Microsoft" w:date="2025-10-01T08:39:00Z">
              <w:tcPr>
                <w:tcW w:w="3389" w:type="dxa"/>
                <w:gridSpan w:val="2"/>
                <w:vAlign w:val="center"/>
              </w:tcPr>
            </w:tcPrChange>
          </w:tcPr>
          <w:p w14:paraId="691C6FFE" w14:textId="77777777" w:rsidR="00C8422E" w:rsidRPr="00F94CE5" w:rsidRDefault="00C8422E">
            <w:pPr>
              <w:pBdr>
                <w:top w:val="nil"/>
                <w:left w:val="nil"/>
                <w:bottom w:val="nil"/>
                <w:right w:val="nil"/>
                <w:between w:val="nil"/>
              </w:pBdr>
              <w:rPr>
                <w:ins w:id="1224" w:author="Cuenta Microsoft" w:date="2025-09-30T13:47:00Z"/>
                <w:rFonts w:ascii="Arial" w:eastAsia="Arial" w:hAnsi="Arial" w:cs="Arial"/>
                <w:color w:val="000000" w:themeColor="text1"/>
              </w:rPr>
              <w:pPrChange w:id="1225" w:author="Cuenta Microsoft" w:date="2025-10-01T08:34:00Z">
                <w:pPr>
                  <w:pBdr>
                    <w:top w:val="nil"/>
                    <w:left w:val="nil"/>
                    <w:bottom w:val="nil"/>
                    <w:right w:val="nil"/>
                    <w:between w:val="nil"/>
                  </w:pBdr>
                  <w:jc w:val="center"/>
                </w:pPr>
              </w:pPrChange>
            </w:pPr>
          </w:p>
        </w:tc>
      </w:tr>
      <w:tr w:rsidR="00C8422E" w:rsidRPr="00F94CE5" w14:paraId="710036C1" w14:textId="77777777" w:rsidTr="00471761">
        <w:trPr>
          <w:trHeight w:val="429"/>
          <w:ins w:id="1226" w:author="Cuenta Microsoft" w:date="2025-09-30T13:47:00Z"/>
          <w:trPrChange w:id="1227" w:author="Cuenta Microsoft" w:date="2025-10-01T08:39:00Z">
            <w:trPr>
              <w:trHeight w:val="433"/>
            </w:trPr>
          </w:trPrChange>
        </w:trPr>
        <w:tc>
          <w:tcPr>
            <w:tcW w:w="5628" w:type="dxa"/>
            <w:gridSpan w:val="2"/>
            <w:vAlign w:val="center"/>
            <w:tcPrChange w:id="1228" w:author="Cuenta Microsoft" w:date="2025-10-01T08:39:00Z">
              <w:tcPr>
                <w:tcW w:w="6439" w:type="dxa"/>
                <w:gridSpan w:val="2"/>
                <w:vAlign w:val="center"/>
              </w:tcPr>
            </w:tcPrChange>
          </w:tcPr>
          <w:p w14:paraId="63473F8C" w14:textId="77777777" w:rsidR="00C8422E" w:rsidRPr="00F94CE5" w:rsidRDefault="00C8422E" w:rsidP="00C07E0D">
            <w:pPr>
              <w:pBdr>
                <w:top w:val="nil"/>
                <w:left w:val="nil"/>
                <w:bottom w:val="nil"/>
                <w:right w:val="nil"/>
                <w:between w:val="nil"/>
              </w:pBdr>
              <w:rPr>
                <w:ins w:id="1229" w:author="Cuenta Microsoft" w:date="2025-09-30T13:47:00Z"/>
                <w:rFonts w:ascii="Arial" w:eastAsia="Arial" w:hAnsi="Arial" w:cs="Arial"/>
                <w:color w:val="000000" w:themeColor="text1"/>
              </w:rPr>
            </w:pPr>
            <w:ins w:id="1230" w:author="Cuenta Microsoft" w:date="2025-09-30T13:47:00Z">
              <w:r w:rsidRPr="00F94CE5">
                <w:rPr>
                  <w:rFonts w:ascii="Arial" w:eastAsia="Arial" w:hAnsi="Arial" w:cs="Arial"/>
                  <w:color w:val="000000" w:themeColor="text1"/>
                </w:rPr>
                <w:t>P</w:t>
              </w:r>
              <w:r>
                <w:rPr>
                  <w:rFonts w:ascii="Arial" w:eastAsia="Arial" w:hAnsi="Arial" w:cs="Arial"/>
                  <w:color w:val="000000" w:themeColor="text1"/>
                </w:rPr>
                <w:t>ROFA. MAYRA ALBINO FLORES</w:t>
              </w:r>
            </w:ins>
          </w:p>
        </w:tc>
        <w:tc>
          <w:tcPr>
            <w:tcW w:w="4324" w:type="dxa"/>
            <w:gridSpan w:val="2"/>
            <w:vAlign w:val="center"/>
            <w:tcPrChange w:id="1231" w:author="Cuenta Microsoft" w:date="2025-10-01T08:39:00Z">
              <w:tcPr>
                <w:tcW w:w="3227" w:type="dxa"/>
                <w:gridSpan w:val="2"/>
                <w:vAlign w:val="center"/>
              </w:tcPr>
            </w:tcPrChange>
          </w:tcPr>
          <w:p w14:paraId="3F5DD107" w14:textId="77777777" w:rsidR="00C8422E" w:rsidRPr="00F94CE5" w:rsidRDefault="00C8422E" w:rsidP="00C07E0D">
            <w:pPr>
              <w:pBdr>
                <w:top w:val="nil"/>
                <w:left w:val="nil"/>
                <w:bottom w:val="nil"/>
                <w:right w:val="nil"/>
                <w:between w:val="nil"/>
              </w:pBdr>
              <w:jc w:val="center"/>
              <w:rPr>
                <w:ins w:id="1232" w:author="Cuenta Microsoft" w:date="2025-09-30T13:47:00Z"/>
                <w:rFonts w:ascii="Arial" w:eastAsia="Arial" w:hAnsi="Arial" w:cs="Arial"/>
                <w:color w:val="000000" w:themeColor="text1"/>
              </w:rPr>
            </w:pPr>
            <w:ins w:id="1233" w:author="Cuenta Microsoft" w:date="2025-09-30T13:47:00Z">
              <w:r>
                <w:rPr>
                  <w:rFonts w:ascii="Arial" w:eastAsia="Arial" w:hAnsi="Arial" w:cs="Arial"/>
                  <w:color w:val="000000" w:themeColor="text1"/>
                </w:rPr>
                <w:t xml:space="preserve">DOCENTE </w:t>
              </w:r>
            </w:ins>
          </w:p>
        </w:tc>
        <w:tc>
          <w:tcPr>
            <w:tcW w:w="3325" w:type="dxa"/>
            <w:gridSpan w:val="2"/>
            <w:vAlign w:val="center"/>
            <w:tcPrChange w:id="1234" w:author="Cuenta Microsoft" w:date="2025-10-01T08:39:00Z">
              <w:tcPr>
                <w:tcW w:w="3389" w:type="dxa"/>
                <w:gridSpan w:val="2"/>
                <w:vAlign w:val="center"/>
              </w:tcPr>
            </w:tcPrChange>
          </w:tcPr>
          <w:p w14:paraId="0D28CAFE" w14:textId="77777777" w:rsidR="00C8422E" w:rsidRPr="00F94CE5" w:rsidRDefault="00C8422E" w:rsidP="00C07E0D">
            <w:pPr>
              <w:pBdr>
                <w:top w:val="nil"/>
                <w:left w:val="nil"/>
                <w:bottom w:val="nil"/>
                <w:right w:val="nil"/>
                <w:between w:val="nil"/>
              </w:pBdr>
              <w:jc w:val="center"/>
              <w:rPr>
                <w:ins w:id="1235" w:author="Cuenta Microsoft" w:date="2025-09-30T13:47:00Z"/>
                <w:rFonts w:ascii="Arial" w:eastAsia="Arial" w:hAnsi="Arial" w:cs="Arial"/>
                <w:color w:val="000000" w:themeColor="text1"/>
              </w:rPr>
            </w:pPr>
          </w:p>
        </w:tc>
      </w:tr>
      <w:tr w:rsidR="00C8422E" w:rsidRPr="00F94CE5" w14:paraId="5788C319" w14:textId="77777777" w:rsidTr="00471761">
        <w:trPr>
          <w:trHeight w:val="429"/>
          <w:ins w:id="1236" w:author="Cuenta Microsoft" w:date="2025-09-30T13:47:00Z"/>
          <w:trPrChange w:id="1237" w:author="Cuenta Microsoft" w:date="2025-10-01T08:39:00Z">
            <w:trPr>
              <w:trHeight w:val="433"/>
            </w:trPr>
          </w:trPrChange>
        </w:trPr>
        <w:tc>
          <w:tcPr>
            <w:tcW w:w="5628" w:type="dxa"/>
            <w:gridSpan w:val="2"/>
            <w:vAlign w:val="center"/>
            <w:tcPrChange w:id="1238" w:author="Cuenta Microsoft" w:date="2025-10-01T08:39:00Z">
              <w:tcPr>
                <w:tcW w:w="6439" w:type="dxa"/>
                <w:gridSpan w:val="2"/>
                <w:vAlign w:val="center"/>
              </w:tcPr>
            </w:tcPrChange>
          </w:tcPr>
          <w:p w14:paraId="30418B11" w14:textId="77777777" w:rsidR="00C8422E" w:rsidRPr="00F94CE5" w:rsidRDefault="00C8422E" w:rsidP="00C07E0D">
            <w:pPr>
              <w:pBdr>
                <w:top w:val="nil"/>
                <w:left w:val="nil"/>
                <w:bottom w:val="nil"/>
                <w:right w:val="nil"/>
                <w:between w:val="nil"/>
              </w:pBdr>
              <w:rPr>
                <w:ins w:id="1239" w:author="Cuenta Microsoft" w:date="2025-09-30T13:47:00Z"/>
                <w:rFonts w:ascii="Arial" w:eastAsia="Arial" w:hAnsi="Arial" w:cs="Arial"/>
                <w:color w:val="000000" w:themeColor="text1"/>
              </w:rPr>
            </w:pPr>
            <w:ins w:id="1240" w:author="Cuenta Microsoft" w:date="2025-09-30T13:47:00Z">
              <w:r>
                <w:rPr>
                  <w:rFonts w:ascii="Arial" w:eastAsia="Arial" w:hAnsi="Arial" w:cs="Arial"/>
                  <w:color w:val="000000" w:themeColor="text1"/>
                </w:rPr>
                <w:t>PROFR. JAIME MARTINEZ CASTRO</w:t>
              </w:r>
            </w:ins>
          </w:p>
        </w:tc>
        <w:tc>
          <w:tcPr>
            <w:tcW w:w="4324" w:type="dxa"/>
            <w:gridSpan w:val="2"/>
            <w:vAlign w:val="center"/>
            <w:tcPrChange w:id="1241" w:author="Cuenta Microsoft" w:date="2025-10-01T08:39:00Z">
              <w:tcPr>
                <w:tcW w:w="3227" w:type="dxa"/>
                <w:gridSpan w:val="2"/>
                <w:vAlign w:val="center"/>
              </w:tcPr>
            </w:tcPrChange>
          </w:tcPr>
          <w:p w14:paraId="5D80D5E1" w14:textId="77777777" w:rsidR="00C8422E" w:rsidRPr="00F94CE5" w:rsidRDefault="00C8422E" w:rsidP="00C07E0D">
            <w:pPr>
              <w:pBdr>
                <w:top w:val="nil"/>
                <w:left w:val="nil"/>
                <w:bottom w:val="nil"/>
                <w:right w:val="nil"/>
                <w:between w:val="nil"/>
              </w:pBdr>
              <w:jc w:val="center"/>
              <w:rPr>
                <w:ins w:id="1242" w:author="Cuenta Microsoft" w:date="2025-09-30T13:47:00Z"/>
                <w:rFonts w:ascii="Arial" w:eastAsia="Arial" w:hAnsi="Arial" w:cs="Arial"/>
                <w:color w:val="000000" w:themeColor="text1"/>
              </w:rPr>
            </w:pPr>
            <w:bookmarkStart w:id="1243" w:name="_gjdgxs" w:colFirst="0" w:colLast="0"/>
            <w:bookmarkEnd w:id="1243"/>
            <w:ins w:id="1244" w:author="Cuenta Microsoft" w:date="2025-09-30T13:47:00Z">
              <w:r w:rsidRPr="00F94CE5">
                <w:rPr>
                  <w:rFonts w:ascii="Arial" w:eastAsia="Arial" w:hAnsi="Arial" w:cs="Arial"/>
                  <w:color w:val="000000" w:themeColor="text1"/>
                </w:rPr>
                <w:t xml:space="preserve">DOCENTE </w:t>
              </w:r>
            </w:ins>
          </w:p>
        </w:tc>
        <w:tc>
          <w:tcPr>
            <w:tcW w:w="3325" w:type="dxa"/>
            <w:gridSpan w:val="2"/>
            <w:vAlign w:val="center"/>
            <w:tcPrChange w:id="1245" w:author="Cuenta Microsoft" w:date="2025-10-01T08:39:00Z">
              <w:tcPr>
                <w:tcW w:w="3389" w:type="dxa"/>
                <w:gridSpan w:val="2"/>
                <w:vAlign w:val="center"/>
              </w:tcPr>
            </w:tcPrChange>
          </w:tcPr>
          <w:p w14:paraId="3299F640" w14:textId="77777777" w:rsidR="00C8422E" w:rsidRPr="00F94CE5" w:rsidRDefault="00C8422E" w:rsidP="00C07E0D">
            <w:pPr>
              <w:pBdr>
                <w:top w:val="nil"/>
                <w:left w:val="nil"/>
                <w:bottom w:val="nil"/>
                <w:right w:val="nil"/>
                <w:between w:val="nil"/>
              </w:pBdr>
              <w:jc w:val="center"/>
              <w:rPr>
                <w:ins w:id="1246" w:author="Cuenta Microsoft" w:date="2025-09-30T13:47:00Z"/>
                <w:rFonts w:ascii="Arial" w:eastAsia="Arial" w:hAnsi="Arial" w:cs="Arial"/>
                <w:color w:val="000000" w:themeColor="text1"/>
              </w:rPr>
            </w:pPr>
          </w:p>
        </w:tc>
      </w:tr>
      <w:tr w:rsidR="00C8422E" w:rsidRPr="00F94CE5" w14:paraId="14310670" w14:textId="77777777" w:rsidTr="00471761">
        <w:trPr>
          <w:trHeight w:val="429"/>
          <w:ins w:id="1247" w:author="Cuenta Microsoft" w:date="2025-09-30T13:47:00Z"/>
          <w:trPrChange w:id="1248" w:author="Cuenta Microsoft" w:date="2025-10-01T08:39:00Z">
            <w:trPr>
              <w:trHeight w:val="433"/>
            </w:trPr>
          </w:trPrChange>
        </w:trPr>
        <w:tc>
          <w:tcPr>
            <w:tcW w:w="5628" w:type="dxa"/>
            <w:gridSpan w:val="2"/>
            <w:vAlign w:val="center"/>
            <w:tcPrChange w:id="1249" w:author="Cuenta Microsoft" w:date="2025-10-01T08:39:00Z">
              <w:tcPr>
                <w:tcW w:w="6439" w:type="dxa"/>
                <w:gridSpan w:val="2"/>
                <w:vAlign w:val="center"/>
              </w:tcPr>
            </w:tcPrChange>
          </w:tcPr>
          <w:p w14:paraId="34B18BB8" w14:textId="77777777" w:rsidR="00C8422E" w:rsidRPr="00F94CE5" w:rsidRDefault="00C8422E" w:rsidP="00C07E0D">
            <w:pPr>
              <w:pBdr>
                <w:top w:val="nil"/>
                <w:left w:val="nil"/>
                <w:bottom w:val="nil"/>
                <w:right w:val="nil"/>
                <w:between w:val="nil"/>
              </w:pBdr>
              <w:rPr>
                <w:ins w:id="1250" w:author="Cuenta Microsoft" w:date="2025-09-30T13:47:00Z"/>
                <w:rFonts w:ascii="Arial" w:eastAsia="Arial" w:hAnsi="Arial" w:cs="Arial"/>
                <w:color w:val="000000" w:themeColor="text1"/>
              </w:rPr>
            </w:pPr>
            <w:ins w:id="1251" w:author="Cuenta Microsoft" w:date="2025-09-30T13:47:00Z">
              <w:r>
                <w:rPr>
                  <w:rFonts w:ascii="Arial" w:eastAsia="Arial" w:hAnsi="Arial" w:cs="Arial"/>
                  <w:color w:val="000000" w:themeColor="text1"/>
                </w:rPr>
                <w:t>PROFA. SARAHI SOSA GONZALEZ</w:t>
              </w:r>
            </w:ins>
          </w:p>
        </w:tc>
        <w:tc>
          <w:tcPr>
            <w:tcW w:w="4324" w:type="dxa"/>
            <w:gridSpan w:val="2"/>
            <w:vAlign w:val="center"/>
            <w:tcPrChange w:id="1252" w:author="Cuenta Microsoft" w:date="2025-10-01T08:39:00Z">
              <w:tcPr>
                <w:tcW w:w="3227" w:type="dxa"/>
                <w:gridSpan w:val="2"/>
                <w:vAlign w:val="center"/>
              </w:tcPr>
            </w:tcPrChange>
          </w:tcPr>
          <w:p w14:paraId="1A49F26E" w14:textId="77777777" w:rsidR="00C8422E" w:rsidRPr="00F94CE5" w:rsidRDefault="00C8422E" w:rsidP="00C07E0D">
            <w:pPr>
              <w:pBdr>
                <w:top w:val="nil"/>
                <w:left w:val="nil"/>
                <w:bottom w:val="nil"/>
                <w:right w:val="nil"/>
                <w:between w:val="nil"/>
              </w:pBdr>
              <w:jc w:val="center"/>
              <w:rPr>
                <w:ins w:id="1253" w:author="Cuenta Microsoft" w:date="2025-09-30T13:47:00Z"/>
                <w:rFonts w:ascii="Arial" w:eastAsia="Arial" w:hAnsi="Arial" w:cs="Arial"/>
                <w:color w:val="000000" w:themeColor="text1"/>
              </w:rPr>
            </w:pPr>
            <w:ins w:id="1254" w:author="Cuenta Microsoft" w:date="2025-09-30T13:47:00Z">
              <w:r w:rsidRPr="00F94CE5">
                <w:rPr>
                  <w:rFonts w:ascii="Arial" w:eastAsia="Arial" w:hAnsi="Arial" w:cs="Arial"/>
                  <w:color w:val="000000" w:themeColor="text1"/>
                </w:rPr>
                <w:t>DOCENTE</w:t>
              </w:r>
            </w:ins>
          </w:p>
        </w:tc>
        <w:tc>
          <w:tcPr>
            <w:tcW w:w="3325" w:type="dxa"/>
            <w:gridSpan w:val="2"/>
            <w:vAlign w:val="center"/>
            <w:tcPrChange w:id="1255" w:author="Cuenta Microsoft" w:date="2025-10-01T08:39:00Z">
              <w:tcPr>
                <w:tcW w:w="3389" w:type="dxa"/>
                <w:gridSpan w:val="2"/>
                <w:vAlign w:val="center"/>
              </w:tcPr>
            </w:tcPrChange>
          </w:tcPr>
          <w:p w14:paraId="21E61E9C" w14:textId="77777777" w:rsidR="00C8422E" w:rsidRPr="00F94CE5" w:rsidRDefault="00C8422E" w:rsidP="00C07E0D">
            <w:pPr>
              <w:pBdr>
                <w:top w:val="nil"/>
                <w:left w:val="nil"/>
                <w:bottom w:val="nil"/>
                <w:right w:val="nil"/>
                <w:between w:val="nil"/>
              </w:pBdr>
              <w:jc w:val="center"/>
              <w:rPr>
                <w:ins w:id="1256" w:author="Cuenta Microsoft" w:date="2025-09-30T13:47:00Z"/>
                <w:rFonts w:ascii="Arial" w:eastAsia="Arial" w:hAnsi="Arial" w:cs="Arial"/>
                <w:color w:val="000000" w:themeColor="text1"/>
              </w:rPr>
            </w:pPr>
          </w:p>
        </w:tc>
      </w:tr>
      <w:tr w:rsidR="00C8422E" w:rsidRPr="00F94CE5" w14:paraId="77BFCA3C" w14:textId="77777777" w:rsidTr="00471761">
        <w:trPr>
          <w:trHeight w:val="429"/>
          <w:ins w:id="1257" w:author="Cuenta Microsoft" w:date="2025-09-30T13:47:00Z"/>
          <w:trPrChange w:id="1258" w:author="Cuenta Microsoft" w:date="2025-10-01T08:39:00Z">
            <w:trPr>
              <w:trHeight w:val="433"/>
            </w:trPr>
          </w:trPrChange>
        </w:trPr>
        <w:tc>
          <w:tcPr>
            <w:tcW w:w="5628" w:type="dxa"/>
            <w:gridSpan w:val="2"/>
            <w:vAlign w:val="center"/>
            <w:tcPrChange w:id="1259" w:author="Cuenta Microsoft" w:date="2025-10-01T08:39:00Z">
              <w:tcPr>
                <w:tcW w:w="6439" w:type="dxa"/>
                <w:gridSpan w:val="2"/>
                <w:vAlign w:val="center"/>
              </w:tcPr>
            </w:tcPrChange>
          </w:tcPr>
          <w:p w14:paraId="37D0C045" w14:textId="77777777" w:rsidR="00C8422E" w:rsidRPr="00F94CE5" w:rsidRDefault="00C8422E" w:rsidP="00C07E0D">
            <w:pPr>
              <w:pBdr>
                <w:top w:val="nil"/>
                <w:left w:val="nil"/>
                <w:bottom w:val="nil"/>
                <w:right w:val="nil"/>
                <w:between w:val="nil"/>
              </w:pBdr>
              <w:rPr>
                <w:ins w:id="1260" w:author="Cuenta Microsoft" w:date="2025-09-30T13:47:00Z"/>
                <w:rFonts w:ascii="Arial" w:eastAsia="Arial" w:hAnsi="Arial" w:cs="Arial"/>
                <w:color w:val="000000" w:themeColor="text1"/>
              </w:rPr>
            </w:pPr>
            <w:ins w:id="1261" w:author="Cuenta Microsoft" w:date="2025-09-30T13:47:00Z">
              <w:r>
                <w:rPr>
                  <w:rFonts w:ascii="Arial" w:eastAsia="Arial" w:hAnsi="Arial" w:cs="Arial"/>
                  <w:color w:val="000000" w:themeColor="text1"/>
                </w:rPr>
                <w:t>PROFR. JAVIER RUBIO LAZCANO</w:t>
              </w:r>
            </w:ins>
          </w:p>
        </w:tc>
        <w:tc>
          <w:tcPr>
            <w:tcW w:w="4324" w:type="dxa"/>
            <w:gridSpan w:val="2"/>
            <w:vAlign w:val="center"/>
            <w:tcPrChange w:id="1262" w:author="Cuenta Microsoft" w:date="2025-10-01T08:39:00Z">
              <w:tcPr>
                <w:tcW w:w="3227" w:type="dxa"/>
                <w:gridSpan w:val="2"/>
                <w:vAlign w:val="center"/>
              </w:tcPr>
            </w:tcPrChange>
          </w:tcPr>
          <w:p w14:paraId="5E6CD8C7" w14:textId="77777777" w:rsidR="00C8422E" w:rsidRPr="00F94CE5" w:rsidRDefault="00C8422E" w:rsidP="00C07E0D">
            <w:pPr>
              <w:pBdr>
                <w:top w:val="nil"/>
                <w:left w:val="nil"/>
                <w:bottom w:val="nil"/>
                <w:right w:val="nil"/>
                <w:between w:val="nil"/>
              </w:pBdr>
              <w:jc w:val="center"/>
              <w:rPr>
                <w:ins w:id="1263" w:author="Cuenta Microsoft" w:date="2025-09-30T13:47:00Z"/>
                <w:rFonts w:ascii="Arial" w:eastAsia="Arial" w:hAnsi="Arial" w:cs="Arial"/>
                <w:color w:val="000000" w:themeColor="text1"/>
              </w:rPr>
            </w:pPr>
            <w:ins w:id="1264" w:author="Cuenta Microsoft" w:date="2025-09-30T13:47:00Z">
              <w:r>
                <w:rPr>
                  <w:rFonts w:ascii="Arial" w:eastAsia="Arial" w:hAnsi="Arial" w:cs="Arial"/>
                  <w:color w:val="000000" w:themeColor="text1"/>
                </w:rPr>
                <w:t>DOCENTE y TUTOR ESCOLAR</w:t>
              </w:r>
            </w:ins>
          </w:p>
        </w:tc>
        <w:tc>
          <w:tcPr>
            <w:tcW w:w="3325" w:type="dxa"/>
            <w:gridSpan w:val="2"/>
            <w:vAlign w:val="center"/>
            <w:tcPrChange w:id="1265" w:author="Cuenta Microsoft" w:date="2025-10-01T08:39:00Z">
              <w:tcPr>
                <w:tcW w:w="3389" w:type="dxa"/>
                <w:gridSpan w:val="2"/>
                <w:vAlign w:val="center"/>
              </w:tcPr>
            </w:tcPrChange>
          </w:tcPr>
          <w:p w14:paraId="10C52F99" w14:textId="77777777" w:rsidR="00C8422E" w:rsidRPr="00F94CE5" w:rsidRDefault="00C8422E" w:rsidP="00C07E0D">
            <w:pPr>
              <w:pBdr>
                <w:top w:val="nil"/>
                <w:left w:val="nil"/>
                <w:bottom w:val="nil"/>
                <w:right w:val="nil"/>
                <w:between w:val="nil"/>
              </w:pBdr>
              <w:jc w:val="center"/>
              <w:rPr>
                <w:ins w:id="1266" w:author="Cuenta Microsoft" w:date="2025-09-30T13:47:00Z"/>
                <w:rFonts w:ascii="Arial" w:eastAsia="Arial" w:hAnsi="Arial" w:cs="Arial"/>
                <w:color w:val="000000" w:themeColor="text1"/>
              </w:rPr>
            </w:pPr>
          </w:p>
        </w:tc>
      </w:tr>
      <w:tr w:rsidR="00C8422E" w:rsidRPr="00F94CE5" w14:paraId="7D2E30F2" w14:textId="77777777" w:rsidTr="00471761">
        <w:trPr>
          <w:trHeight w:val="429"/>
          <w:ins w:id="1267" w:author="Cuenta Microsoft" w:date="2025-09-30T13:47:00Z"/>
          <w:trPrChange w:id="1268" w:author="Cuenta Microsoft" w:date="2025-10-01T08:39:00Z">
            <w:trPr>
              <w:trHeight w:val="433"/>
            </w:trPr>
          </w:trPrChange>
        </w:trPr>
        <w:tc>
          <w:tcPr>
            <w:tcW w:w="5628" w:type="dxa"/>
            <w:gridSpan w:val="2"/>
            <w:vAlign w:val="center"/>
            <w:tcPrChange w:id="1269" w:author="Cuenta Microsoft" w:date="2025-10-01T08:39:00Z">
              <w:tcPr>
                <w:tcW w:w="6439" w:type="dxa"/>
                <w:gridSpan w:val="2"/>
                <w:vAlign w:val="center"/>
              </w:tcPr>
            </w:tcPrChange>
          </w:tcPr>
          <w:p w14:paraId="13BE4ED8" w14:textId="77777777" w:rsidR="00C8422E" w:rsidRPr="00F94CE5" w:rsidRDefault="00C8422E" w:rsidP="00C07E0D">
            <w:pPr>
              <w:pBdr>
                <w:top w:val="nil"/>
                <w:left w:val="nil"/>
                <w:bottom w:val="nil"/>
                <w:right w:val="nil"/>
                <w:between w:val="nil"/>
              </w:pBdr>
              <w:rPr>
                <w:ins w:id="1270" w:author="Cuenta Microsoft" w:date="2025-09-30T13:47:00Z"/>
                <w:rFonts w:ascii="Arial" w:eastAsia="Arial" w:hAnsi="Arial" w:cs="Arial"/>
                <w:color w:val="000000" w:themeColor="text1"/>
              </w:rPr>
            </w:pPr>
            <w:ins w:id="1271" w:author="Cuenta Microsoft" w:date="2025-09-30T13:47:00Z">
              <w:r>
                <w:rPr>
                  <w:rFonts w:ascii="Arial" w:eastAsia="Arial" w:hAnsi="Arial" w:cs="Arial"/>
                  <w:color w:val="000000" w:themeColor="text1"/>
                </w:rPr>
                <w:t>PROFA.ELENA SOLIS GARCIA</w:t>
              </w:r>
            </w:ins>
          </w:p>
        </w:tc>
        <w:tc>
          <w:tcPr>
            <w:tcW w:w="4324" w:type="dxa"/>
            <w:gridSpan w:val="2"/>
            <w:vAlign w:val="center"/>
            <w:tcPrChange w:id="1272" w:author="Cuenta Microsoft" w:date="2025-10-01T08:39:00Z">
              <w:tcPr>
                <w:tcW w:w="3227" w:type="dxa"/>
                <w:gridSpan w:val="2"/>
                <w:vAlign w:val="center"/>
              </w:tcPr>
            </w:tcPrChange>
          </w:tcPr>
          <w:p w14:paraId="06E36F71" w14:textId="77777777" w:rsidR="00C8422E" w:rsidRPr="00F94CE5" w:rsidRDefault="00C8422E" w:rsidP="00C07E0D">
            <w:pPr>
              <w:pBdr>
                <w:top w:val="nil"/>
                <w:left w:val="nil"/>
                <w:bottom w:val="nil"/>
                <w:right w:val="nil"/>
                <w:between w:val="nil"/>
              </w:pBdr>
              <w:jc w:val="center"/>
              <w:rPr>
                <w:ins w:id="1273" w:author="Cuenta Microsoft" w:date="2025-09-30T13:47:00Z"/>
                <w:rFonts w:ascii="Arial" w:eastAsia="Arial" w:hAnsi="Arial" w:cs="Arial"/>
                <w:color w:val="000000" w:themeColor="text1"/>
              </w:rPr>
            </w:pPr>
            <w:ins w:id="1274" w:author="Cuenta Microsoft" w:date="2025-09-30T13:47:00Z">
              <w:r>
                <w:rPr>
                  <w:rFonts w:ascii="Arial" w:eastAsia="Arial" w:hAnsi="Arial" w:cs="Arial"/>
                  <w:color w:val="000000" w:themeColor="text1"/>
                </w:rPr>
                <w:t>DOCENTE</w:t>
              </w:r>
            </w:ins>
          </w:p>
        </w:tc>
        <w:tc>
          <w:tcPr>
            <w:tcW w:w="3325" w:type="dxa"/>
            <w:gridSpan w:val="2"/>
            <w:vAlign w:val="center"/>
            <w:tcPrChange w:id="1275" w:author="Cuenta Microsoft" w:date="2025-10-01T08:39:00Z">
              <w:tcPr>
                <w:tcW w:w="3389" w:type="dxa"/>
                <w:gridSpan w:val="2"/>
                <w:vAlign w:val="center"/>
              </w:tcPr>
            </w:tcPrChange>
          </w:tcPr>
          <w:p w14:paraId="5E36F3A7" w14:textId="77777777" w:rsidR="00C8422E" w:rsidRPr="00F94CE5" w:rsidRDefault="00C8422E" w:rsidP="00C07E0D">
            <w:pPr>
              <w:pBdr>
                <w:top w:val="nil"/>
                <w:left w:val="nil"/>
                <w:bottom w:val="nil"/>
                <w:right w:val="nil"/>
                <w:between w:val="nil"/>
              </w:pBdr>
              <w:jc w:val="center"/>
              <w:rPr>
                <w:ins w:id="1276" w:author="Cuenta Microsoft" w:date="2025-09-30T13:47:00Z"/>
                <w:rFonts w:ascii="Arial" w:eastAsia="Arial" w:hAnsi="Arial" w:cs="Arial"/>
                <w:color w:val="000000" w:themeColor="text1"/>
              </w:rPr>
            </w:pPr>
          </w:p>
        </w:tc>
      </w:tr>
      <w:tr w:rsidR="00C8422E" w:rsidRPr="00F94CE5" w14:paraId="0954BE46" w14:textId="77777777" w:rsidTr="00471761">
        <w:trPr>
          <w:trHeight w:val="429"/>
          <w:ins w:id="1277" w:author="Cuenta Microsoft" w:date="2025-09-30T13:47:00Z"/>
          <w:trPrChange w:id="1278" w:author="Cuenta Microsoft" w:date="2025-10-01T08:39:00Z">
            <w:trPr>
              <w:trHeight w:val="433"/>
            </w:trPr>
          </w:trPrChange>
        </w:trPr>
        <w:tc>
          <w:tcPr>
            <w:tcW w:w="5628" w:type="dxa"/>
            <w:gridSpan w:val="2"/>
            <w:vAlign w:val="center"/>
            <w:tcPrChange w:id="1279" w:author="Cuenta Microsoft" w:date="2025-10-01T08:39:00Z">
              <w:tcPr>
                <w:tcW w:w="6439" w:type="dxa"/>
                <w:gridSpan w:val="2"/>
                <w:vAlign w:val="center"/>
              </w:tcPr>
            </w:tcPrChange>
          </w:tcPr>
          <w:p w14:paraId="7018A79A" w14:textId="77777777" w:rsidR="00C8422E" w:rsidRPr="00F94CE5" w:rsidRDefault="00C8422E" w:rsidP="00C07E0D">
            <w:pPr>
              <w:pBdr>
                <w:top w:val="nil"/>
                <w:left w:val="nil"/>
                <w:bottom w:val="nil"/>
                <w:right w:val="nil"/>
                <w:between w:val="nil"/>
              </w:pBdr>
              <w:rPr>
                <w:ins w:id="1280" w:author="Cuenta Microsoft" w:date="2025-09-30T13:47:00Z"/>
                <w:rFonts w:ascii="Arial" w:eastAsia="Arial" w:hAnsi="Arial" w:cs="Arial"/>
                <w:color w:val="000000" w:themeColor="text1"/>
              </w:rPr>
            </w:pPr>
            <w:ins w:id="1281" w:author="Cuenta Microsoft" w:date="2025-09-30T13:47:00Z">
              <w:r>
                <w:rPr>
                  <w:rFonts w:ascii="Arial" w:eastAsia="Arial" w:hAnsi="Arial" w:cs="Arial"/>
                  <w:color w:val="000000" w:themeColor="text1"/>
                </w:rPr>
                <w:t>PROFA.GUADALUPE RAMIREZ HERNANDEZ</w:t>
              </w:r>
            </w:ins>
          </w:p>
        </w:tc>
        <w:tc>
          <w:tcPr>
            <w:tcW w:w="4324" w:type="dxa"/>
            <w:gridSpan w:val="2"/>
            <w:vAlign w:val="center"/>
            <w:tcPrChange w:id="1282" w:author="Cuenta Microsoft" w:date="2025-10-01T08:39:00Z">
              <w:tcPr>
                <w:tcW w:w="3227" w:type="dxa"/>
                <w:gridSpan w:val="2"/>
                <w:vAlign w:val="center"/>
              </w:tcPr>
            </w:tcPrChange>
          </w:tcPr>
          <w:p w14:paraId="7CE2AA2A" w14:textId="77777777" w:rsidR="00C8422E" w:rsidRPr="00F94CE5" w:rsidRDefault="00C8422E" w:rsidP="00C07E0D">
            <w:pPr>
              <w:pBdr>
                <w:top w:val="nil"/>
                <w:left w:val="nil"/>
                <w:bottom w:val="nil"/>
                <w:right w:val="nil"/>
                <w:between w:val="nil"/>
              </w:pBdr>
              <w:jc w:val="center"/>
              <w:rPr>
                <w:ins w:id="1283" w:author="Cuenta Microsoft" w:date="2025-09-30T13:47:00Z"/>
                <w:rFonts w:ascii="Arial" w:eastAsia="Arial" w:hAnsi="Arial" w:cs="Arial"/>
                <w:color w:val="000000" w:themeColor="text1"/>
              </w:rPr>
            </w:pPr>
            <w:ins w:id="1284" w:author="Cuenta Microsoft" w:date="2025-09-30T13:47:00Z">
              <w:r>
                <w:rPr>
                  <w:rFonts w:ascii="Arial" w:eastAsia="Arial" w:hAnsi="Arial" w:cs="Arial"/>
                  <w:color w:val="000000" w:themeColor="text1"/>
                </w:rPr>
                <w:t>DOCENTE</w:t>
              </w:r>
            </w:ins>
          </w:p>
        </w:tc>
        <w:tc>
          <w:tcPr>
            <w:tcW w:w="3325" w:type="dxa"/>
            <w:gridSpan w:val="2"/>
            <w:vAlign w:val="center"/>
            <w:tcPrChange w:id="1285" w:author="Cuenta Microsoft" w:date="2025-10-01T08:39:00Z">
              <w:tcPr>
                <w:tcW w:w="3389" w:type="dxa"/>
                <w:gridSpan w:val="2"/>
                <w:vAlign w:val="center"/>
              </w:tcPr>
            </w:tcPrChange>
          </w:tcPr>
          <w:p w14:paraId="1EA70AC4" w14:textId="77777777" w:rsidR="00C8422E" w:rsidRPr="00F94CE5" w:rsidRDefault="00C8422E" w:rsidP="00C07E0D">
            <w:pPr>
              <w:pBdr>
                <w:top w:val="nil"/>
                <w:left w:val="nil"/>
                <w:bottom w:val="nil"/>
                <w:right w:val="nil"/>
                <w:between w:val="nil"/>
              </w:pBdr>
              <w:jc w:val="center"/>
              <w:rPr>
                <w:ins w:id="1286" w:author="Cuenta Microsoft" w:date="2025-09-30T13:47:00Z"/>
                <w:rFonts w:ascii="Arial" w:eastAsia="Arial" w:hAnsi="Arial" w:cs="Arial"/>
                <w:color w:val="000000" w:themeColor="text1"/>
              </w:rPr>
            </w:pPr>
          </w:p>
        </w:tc>
      </w:tr>
      <w:tr w:rsidR="00C8422E" w:rsidRPr="00F94CE5" w14:paraId="605981FB" w14:textId="77777777" w:rsidTr="00471761">
        <w:trPr>
          <w:trHeight w:val="429"/>
          <w:ins w:id="1287" w:author="Cuenta Microsoft" w:date="2025-09-30T13:47:00Z"/>
          <w:trPrChange w:id="1288" w:author="Cuenta Microsoft" w:date="2025-10-01T08:39:00Z">
            <w:trPr>
              <w:trHeight w:val="433"/>
            </w:trPr>
          </w:trPrChange>
        </w:trPr>
        <w:tc>
          <w:tcPr>
            <w:tcW w:w="5628" w:type="dxa"/>
            <w:gridSpan w:val="2"/>
            <w:vAlign w:val="center"/>
            <w:tcPrChange w:id="1289" w:author="Cuenta Microsoft" w:date="2025-10-01T08:39:00Z">
              <w:tcPr>
                <w:tcW w:w="6439" w:type="dxa"/>
                <w:gridSpan w:val="2"/>
                <w:vAlign w:val="center"/>
              </w:tcPr>
            </w:tcPrChange>
          </w:tcPr>
          <w:p w14:paraId="13143855" w14:textId="77777777" w:rsidR="00C8422E" w:rsidRDefault="00C8422E" w:rsidP="00C07E0D">
            <w:pPr>
              <w:pBdr>
                <w:top w:val="nil"/>
                <w:left w:val="nil"/>
                <w:bottom w:val="nil"/>
                <w:right w:val="nil"/>
                <w:between w:val="nil"/>
              </w:pBdr>
              <w:rPr>
                <w:ins w:id="1290" w:author="Cuenta Microsoft" w:date="2025-09-30T13:47:00Z"/>
                <w:rFonts w:ascii="Arial" w:eastAsia="Arial" w:hAnsi="Arial" w:cs="Arial"/>
                <w:color w:val="000000" w:themeColor="text1"/>
              </w:rPr>
            </w:pPr>
            <w:ins w:id="1291" w:author="Cuenta Microsoft" w:date="2025-09-30T13:47:00Z">
              <w:r>
                <w:rPr>
                  <w:rFonts w:ascii="Arial" w:eastAsia="Arial" w:hAnsi="Arial" w:cs="Arial"/>
                  <w:color w:val="000000" w:themeColor="text1"/>
                </w:rPr>
                <w:t xml:space="preserve">PROFA. MARILU GARRIDO </w:t>
              </w:r>
              <w:proofErr w:type="spellStart"/>
              <w:r>
                <w:rPr>
                  <w:rFonts w:ascii="Arial" w:eastAsia="Arial" w:hAnsi="Arial" w:cs="Arial"/>
                  <w:color w:val="000000" w:themeColor="text1"/>
                </w:rPr>
                <w:t>GARRIDO</w:t>
              </w:r>
              <w:proofErr w:type="spellEnd"/>
            </w:ins>
          </w:p>
        </w:tc>
        <w:tc>
          <w:tcPr>
            <w:tcW w:w="4324" w:type="dxa"/>
            <w:gridSpan w:val="2"/>
            <w:vAlign w:val="center"/>
            <w:tcPrChange w:id="1292" w:author="Cuenta Microsoft" w:date="2025-10-01T08:39:00Z">
              <w:tcPr>
                <w:tcW w:w="3227" w:type="dxa"/>
                <w:gridSpan w:val="2"/>
                <w:vAlign w:val="center"/>
              </w:tcPr>
            </w:tcPrChange>
          </w:tcPr>
          <w:p w14:paraId="09C1D180" w14:textId="77777777" w:rsidR="00C8422E" w:rsidRDefault="00C8422E" w:rsidP="00C07E0D">
            <w:pPr>
              <w:pBdr>
                <w:top w:val="nil"/>
                <w:left w:val="nil"/>
                <w:bottom w:val="nil"/>
                <w:right w:val="nil"/>
                <w:between w:val="nil"/>
              </w:pBdr>
              <w:jc w:val="center"/>
              <w:rPr>
                <w:ins w:id="1293" w:author="Cuenta Microsoft" w:date="2025-09-30T13:47:00Z"/>
                <w:rFonts w:ascii="Arial" w:eastAsia="Arial" w:hAnsi="Arial" w:cs="Arial"/>
                <w:color w:val="000000" w:themeColor="text1"/>
              </w:rPr>
            </w:pPr>
            <w:ins w:id="1294" w:author="Cuenta Microsoft" w:date="2025-09-30T13:47:00Z">
              <w:r>
                <w:rPr>
                  <w:rFonts w:ascii="Arial" w:eastAsia="Arial" w:hAnsi="Arial" w:cs="Arial"/>
                  <w:color w:val="000000" w:themeColor="text1"/>
                </w:rPr>
                <w:t>DOCENTE</w:t>
              </w:r>
            </w:ins>
          </w:p>
        </w:tc>
        <w:tc>
          <w:tcPr>
            <w:tcW w:w="3325" w:type="dxa"/>
            <w:gridSpan w:val="2"/>
            <w:vAlign w:val="center"/>
            <w:tcPrChange w:id="1295" w:author="Cuenta Microsoft" w:date="2025-10-01T08:39:00Z">
              <w:tcPr>
                <w:tcW w:w="3389" w:type="dxa"/>
                <w:gridSpan w:val="2"/>
                <w:vAlign w:val="center"/>
              </w:tcPr>
            </w:tcPrChange>
          </w:tcPr>
          <w:p w14:paraId="6B8ECCF3" w14:textId="77777777" w:rsidR="00C8422E" w:rsidRPr="00F94CE5" w:rsidRDefault="00C8422E" w:rsidP="00C07E0D">
            <w:pPr>
              <w:pBdr>
                <w:top w:val="nil"/>
                <w:left w:val="nil"/>
                <w:bottom w:val="nil"/>
                <w:right w:val="nil"/>
                <w:between w:val="nil"/>
              </w:pBdr>
              <w:jc w:val="center"/>
              <w:rPr>
                <w:ins w:id="1296" w:author="Cuenta Microsoft" w:date="2025-09-30T13:47:00Z"/>
                <w:rFonts w:ascii="Arial" w:eastAsia="Arial" w:hAnsi="Arial" w:cs="Arial"/>
                <w:color w:val="000000" w:themeColor="text1"/>
              </w:rPr>
            </w:pPr>
          </w:p>
        </w:tc>
      </w:tr>
      <w:tr w:rsidR="00C8422E" w:rsidRPr="00F94CE5" w14:paraId="78AF00E0" w14:textId="77777777" w:rsidTr="00471761">
        <w:trPr>
          <w:trHeight w:val="293"/>
          <w:ins w:id="1297" w:author="Cuenta Microsoft" w:date="2025-09-30T13:47:00Z"/>
          <w:trPrChange w:id="1298" w:author="Cuenta Microsoft" w:date="2025-10-01T08:39:00Z">
            <w:trPr>
              <w:trHeight w:val="291"/>
            </w:trPr>
          </w:trPrChange>
        </w:trPr>
        <w:tc>
          <w:tcPr>
            <w:tcW w:w="13279" w:type="dxa"/>
            <w:gridSpan w:val="6"/>
            <w:shd w:val="clear" w:color="auto" w:fill="9F9F9F"/>
            <w:tcPrChange w:id="1299" w:author="Cuenta Microsoft" w:date="2025-10-01T08:39:00Z">
              <w:tcPr>
                <w:tcW w:w="13055" w:type="dxa"/>
                <w:gridSpan w:val="6"/>
                <w:shd w:val="clear" w:color="auto" w:fill="9F9F9F"/>
              </w:tcPr>
            </w:tcPrChange>
          </w:tcPr>
          <w:p w14:paraId="64DC7630" w14:textId="77777777" w:rsidR="00C8422E" w:rsidRPr="00F94CE5" w:rsidRDefault="00C8422E" w:rsidP="00C07E0D">
            <w:pPr>
              <w:pBdr>
                <w:top w:val="nil"/>
                <w:left w:val="nil"/>
                <w:bottom w:val="nil"/>
                <w:right w:val="nil"/>
                <w:between w:val="nil"/>
              </w:pBdr>
              <w:jc w:val="center"/>
              <w:rPr>
                <w:ins w:id="1300" w:author="Cuenta Microsoft" w:date="2025-09-30T13:47:00Z"/>
                <w:rFonts w:ascii="Arial" w:eastAsia="Arial" w:hAnsi="Arial" w:cs="Arial"/>
                <w:b/>
                <w:color w:val="000000" w:themeColor="text1"/>
              </w:rPr>
            </w:pPr>
            <w:ins w:id="1301" w:author="Cuenta Microsoft" w:date="2025-09-30T13:47:00Z">
              <w:r w:rsidRPr="00F94CE5">
                <w:rPr>
                  <w:rFonts w:ascii="Arial" w:eastAsia="Arial" w:hAnsi="Arial" w:cs="Arial"/>
                  <w:b/>
                  <w:color w:val="000000" w:themeColor="text1"/>
                </w:rPr>
                <w:t>CONTROL DE REVISIONES</w:t>
              </w:r>
            </w:ins>
          </w:p>
        </w:tc>
      </w:tr>
      <w:tr w:rsidR="00C8422E" w:rsidRPr="00F94CE5" w14:paraId="27431D5C" w14:textId="77777777" w:rsidTr="00471761">
        <w:trPr>
          <w:trHeight w:val="637"/>
          <w:ins w:id="1302" w:author="Cuenta Microsoft" w:date="2025-09-30T13:47:00Z"/>
          <w:trPrChange w:id="1303" w:author="Cuenta Microsoft" w:date="2025-10-01T08:39:00Z">
            <w:trPr>
              <w:trHeight w:val="594"/>
            </w:trPr>
          </w:trPrChange>
        </w:trPr>
        <w:tc>
          <w:tcPr>
            <w:tcW w:w="4613" w:type="dxa"/>
            <w:tcPrChange w:id="1304" w:author="Cuenta Microsoft" w:date="2025-10-01T08:39:00Z">
              <w:tcPr>
                <w:tcW w:w="4536" w:type="dxa"/>
              </w:tcPr>
            </w:tcPrChange>
          </w:tcPr>
          <w:p w14:paraId="6CC191BA" w14:textId="77777777" w:rsidR="00C8422E" w:rsidRPr="00F94CE5" w:rsidRDefault="00C8422E" w:rsidP="00C07E0D">
            <w:pPr>
              <w:pBdr>
                <w:top w:val="nil"/>
                <w:left w:val="nil"/>
                <w:bottom w:val="nil"/>
                <w:right w:val="nil"/>
                <w:between w:val="nil"/>
              </w:pBdr>
              <w:jc w:val="center"/>
              <w:rPr>
                <w:ins w:id="1305" w:author="Cuenta Microsoft" w:date="2025-09-30T13:47:00Z"/>
                <w:rFonts w:ascii="Arial" w:eastAsia="Arial" w:hAnsi="Arial" w:cs="Arial"/>
                <w:b/>
                <w:color w:val="000000" w:themeColor="text1"/>
              </w:rPr>
            </w:pPr>
            <w:ins w:id="1306" w:author="Cuenta Microsoft" w:date="2025-09-30T13:47:00Z">
              <w:r w:rsidRPr="00F94CE5">
                <w:rPr>
                  <w:rFonts w:ascii="Arial" w:eastAsia="Arial" w:hAnsi="Arial" w:cs="Arial"/>
                  <w:b/>
                  <w:color w:val="000000" w:themeColor="text1"/>
                </w:rPr>
                <w:t>NOMBRE COMPLETO</w:t>
              </w:r>
            </w:ins>
          </w:p>
        </w:tc>
        <w:tc>
          <w:tcPr>
            <w:tcW w:w="4331" w:type="dxa"/>
            <w:gridSpan w:val="2"/>
            <w:tcPrChange w:id="1307" w:author="Cuenta Microsoft" w:date="2025-10-01T08:39:00Z">
              <w:tcPr>
                <w:tcW w:w="4111" w:type="dxa"/>
                <w:gridSpan w:val="2"/>
              </w:tcPr>
            </w:tcPrChange>
          </w:tcPr>
          <w:p w14:paraId="59006C41" w14:textId="77777777" w:rsidR="00C8422E" w:rsidRPr="00F94CE5" w:rsidRDefault="00C8422E" w:rsidP="00C07E0D">
            <w:pPr>
              <w:pBdr>
                <w:top w:val="nil"/>
                <w:left w:val="nil"/>
                <w:bottom w:val="nil"/>
                <w:right w:val="nil"/>
                <w:between w:val="nil"/>
              </w:pBdr>
              <w:jc w:val="center"/>
              <w:rPr>
                <w:ins w:id="1308" w:author="Cuenta Microsoft" w:date="2025-09-30T13:47:00Z"/>
                <w:rFonts w:ascii="Arial" w:eastAsia="Arial" w:hAnsi="Arial" w:cs="Arial"/>
                <w:b/>
                <w:color w:val="000000" w:themeColor="text1"/>
              </w:rPr>
            </w:pPr>
            <w:ins w:id="1309" w:author="Cuenta Microsoft" w:date="2025-09-30T13:47:00Z">
              <w:r w:rsidRPr="00F94CE5">
                <w:rPr>
                  <w:rFonts w:ascii="Arial" w:eastAsia="Arial" w:hAnsi="Arial" w:cs="Arial"/>
                  <w:b/>
                  <w:color w:val="000000" w:themeColor="text1"/>
                </w:rPr>
                <w:t>CARGO</w:t>
              </w:r>
            </w:ins>
          </w:p>
        </w:tc>
        <w:tc>
          <w:tcPr>
            <w:tcW w:w="2386" w:type="dxa"/>
            <w:gridSpan w:val="2"/>
            <w:tcPrChange w:id="1310" w:author="Cuenta Microsoft" w:date="2025-10-01T08:39:00Z">
              <w:tcPr>
                <w:tcW w:w="2493" w:type="dxa"/>
                <w:gridSpan w:val="2"/>
              </w:tcPr>
            </w:tcPrChange>
          </w:tcPr>
          <w:p w14:paraId="0045D1CF" w14:textId="77777777" w:rsidR="00C8422E" w:rsidRPr="00F94CE5" w:rsidRDefault="00C8422E" w:rsidP="00C07E0D">
            <w:pPr>
              <w:pBdr>
                <w:top w:val="nil"/>
                <w:left w:val="nil"/>
                <w:bottom w:val="nil"/>
                <w:right w:val="nil"/>
                <w:between w:val="nil"/>
              </w:pBdr>
              <w:jc w:val="center"/>
              <w:rPr>
                <w:ins w:id="1311" w:author="Cuenta Microsoft" w:date="2025-09-30T13:47:00Z"/>
                <w:rFonts w:ascii="Arial" w:eastAsia="Arial" w:hAnsi="Arial" w:cs="Arial"/>
                <w:b/>
                <w:color w:val="000000" w:themeColor="text1"/>
              </w:rPr>
            </w:pPr>
            <w:ins w:id="1312" w:author="Cuenta Microsoft" w:date="2025-09-30T13:47:00Z">
              <w:r w:rsidRPr="00F94CE5">
                <w:rPr>
                  <w:rFonts w:ascii="Arial" w:eastAsia="Arial" w:hAnsi="Arial" w:cs="Arial"/>
                  <w:b/>
                  <w:color w:val="000000" w:themeColor="text1"/>
                </w:rPr>
                <w:t>FIRMA</w:t>
              </w:r>
            </w:ins>
          </w:p>
        </w:tc>
        <w:tc>
          <w:tcPr>
            <w:tcW w:w="1947" w:type="dxa"/>
            <w:tcPrChange w:id="1313" w:author="Cuenta Microsoft" w:date="2025-10-01T08:39:00Z">
              <w:tcPr>
                <w:tcW w:w="1915" w:type="dxa"/>
              </w:tcPr>
            </w:tcPrChange>
          </w:tcPr>
          <w:p w14:paraId="118E9DA9" w14:textId="77777777" w:rsidR="00C8422E" w:rsidRPr="00F94CE5" w:rsidRDefault="00C8422E" w:rsidP="00C07E0D">
            <w:pPr>
              <w:pBdr>
                <w:top w:val="nil"/>
                <w:left w:val="nil"/>
                <w:bottom w:val="nil"/>
                <w:right w:val="nil"/>
                <w:between w:val="nil"/>
              </w:pBdr>
              <w:jc w:val="center"/>
              <w:rPr>
                <w:ins w:id="1314" w:author="Cuenta Microsoft" w:date="2025-09-30T13:47:00Z"/>
                <w:rFonts w:ascii="Arial" w:eastAsia="Arial" w:hAnsi="Arial" w:cs="Arial"/>
                <w:b/>
                <w:color w:val="000000" w:themeColor="text1"/>
              </w:rPr>
            </w:pPr>
            <w:ins w:id="1315" w:author="Cuenta Microsoft" w:date="2025-09-30T13:47:00Z">
              <w:r w:rsidRPr="00F94CE5">
                <w:rPr>
                  <w:rFonts w:ascii="Arial" w:eastAsia="Arial" w:hAnsi="Arial" w:cs="Arial"/>
                  <w:b/>
                  <w:color w:val="000000" w:themeColor="text1"/>
                </w:rPr>
                <w:t>FECHA DE REVISIÓN</w:t>
              </w:r>
            </w:ins>
          </w:p>
        </w:tc>
      </w:tr>
      <w:tr w:rsidR="00C8422E" w:rsidRPr="00F94CE5" w14:paraId="37F7B3FA" w14:textId="77777777" w:rsidTr="00471761">
        <w:trPr>
          <w:trHeight w:val="424"/>
          <w:ins w:id="1316" w:author="Cuenta Microsoft" w:date="2025-09-30T13:47:00Z"/>
          <w:trPrChange w:id="1317" w:author="Cuenta Microsoft" w:date="2025-10-01T08:39:00Z">
            <w:trPr>
              <w:trHeight w:val="267"/>
            </w:trPr>
          </w:trPrChange>
        </w:trPr>
        <w:tc>
          <w:tcPr>
            <w:tcW w:w="4613" w:type="dxa"/>
            <w:tcPrChange w:id="1318" w:author="Cuenta Microsoft" w:date="2025-10-01T08:39:00Z">
              <w:tcPr>
                <w:tcW w:w="4536" w:type="dxa"/>
              </w:tcPr>
            </w:tcPrChange>
          </w:tcPr>
          <w:p w14:paraId="54CA26C5" w14:textId="77777777" w:rsidR="00C8422E" w:rsidRPr="00F94CE5" w:rsidRDefault="00C8422E" w:rsidP="00C07E0D">
            <w:pPr>
              <w:pBdr>
                <w:top w:val="nil"/>
                <w:left w:val="nil"/>
                <w:bottom w:val="nil"/>
                <w:right w:val="nil"/>
                <w:between w:val="nil"/>
              </w:pBdr>
              <w:rPr>
                <w:ins w:id="1319" w:author="Cuenta Microsoft" w:date="2025-09-30T13:47:00Z"/>
                <w:rFonts w:ascii="Arial" w:eastAsia="Arial" w:hAnsi="Arial" w:cs="Arial"/>
                <w:color w:val="000000" w:themeColor="text1"/>
              </w:rPr>
            </w:pPr>
            <w:ins w:id="1320" w:author="Cuenta Microsoft" w:date="2025-09-30T13:47:00Z">
              <w:r w:rsidRPr="00F94CE5">
                <w:rPr>
                  <w:rFonts w:ascii="Arial" w:eastAsia="Arial" w:hAnsi="Arial" w:cs="Arial"/>
                  <w:color w:val="000000" w:themeColor="text1"/>
                </w:rPr>
                <w:t xml:space="preserve">ING. ALEJANDRO ESCAMILLA MARTINEZ </w:t>
              </w:r>
            </w:ins>
          </w:p>
        </w:tc>
        <w:tc>
          <w:tcPr>
            <w:tcW w:w="4331" w:type="dxa"/>
            <w:gridSpan w:val="2"/>
            <w:tcPrChange w:id="1321" w:author="Cuenta Microsoft" w:date="2025-10-01T08:39:00Z">
              <w:tcPr>
                <w:tcW w:w="4111" w:type="dxa"/>
                <w:gridSpan w:val="2"/>
              </w:tcPr>
            </w:tcPrChange>
          </w:tcPr>
          <w:p w14:paraId="6A3E4980" w14:textId="77777777" w:rsidR="00C8422E" w:rsidRPr="00F94CE5" w:rsidRDefault="00C8422E" w:rsidP="00C07E0D">
            <w:pPr>
              <w:pBdr>
                <w:top w:val="nil"/>
                <w:left w:val="nil"/>
                <w:bottom w:val="nil"/>
                <w:right w:val="nil"/>
                <w:between w:val="nil"/>
              </w:pBdr>
              <w:jc w:val="center"/>
              <w:rPr>
                <w:ins w:id="1322" w:author="Cuenta Microsoft" w:date="2025-09-30T13:47:00Z"/>
                <w:rFonts w:ascii="Arial" w:eastAsia="Arial" w:hAnsi="Arial" w:cs="Arial"/>
                <w:color w:val="000000" w:themeColor="text1"/>
              </w:rPr>
            </w:pPr>
            <w:ins w:id="1323" w:author="Cuenta Microsoft" w:date="2025-09-30T13:47:00Z">
              <w:r w:rsidRPr="00F94CE5">
                <w:rPr>
                  <w:rFonts w:ascii="Arial" w:eastAsia="Arial" w:hAnsi="Arial" w:cs="Arial"/>
                  <w:color w:val="000000" w:themeColor="text1"/>
                </w:rPr>
                <w:t>SUPERVISOR DE ZONA ESCOLAR 004</w:t>
              </w:r>
            </w:ins>
          </w:p>
        </w:tc>
        <w:tc>
          <w:tcPr>
            <w:tcW w:w="2386" w:type="dxa"/>
            <w:gridSpan w:val="2"/>
            <w:tcPrChange w:id="1324" w:author="Cuenta Microsoft" w:date="2025-10-01T08:39:00Z">
              <w:tcPr>
                <w:tcW w:w="2493" w:type="dxa"/>
                <w:gridSpan w:val="2"/>
              </w:tcPr>
            </w:tcPrChange>
          </w:tcPr>
          <w:p w14:paraId="19E91888" w14:textId="77777777" w:rsidR="00C8422E" w:rsidRPr="00F94CE5" w:rsidRDefault="00C8422E" w:rsidP="00C07E0D">
            <w:pPr>
              <w:pBdr>
                <w:top w:val="nil"/>
                <w:left w:val="nil"/>
                <w:bottom w:val="nil"/>
                <w:right w:val="nil"/>
                <w:between w:val="nil"/>
              </w:pBdr>
              <w:rPr>
                <w:ins w:id="1325" w:author="Cuenta Microsoft" w:date="2025-09-30T13:47:00Z"/>
                <w:rFonts w:ascii="Arial" w:eastAsia="Arial" w:hAnsi="Arial" w:cs="Arial"/>
                <w:color w:val="000000" w:themeColor="text1"/>
              </w:rPr>
            </w:pPr>
          </w:p>
        </w:tc>
        <w:tc>
          <w:tcPr>
            <w:tcW w:w="1947" w:type="dxa"/>
            <w:tcPrChange w:id="1326" w:author="Cuenta Microsoft" w:date="2025-10-01T08:39:00Z">
              <w:tcPr>
                <w:tcW w:w="1915" w:type="dxa"/>
              </w:tcPr>
            </w:tcPrChange>
          </w:tcPr>
          <w:p w14:paraId="1E5EDAAC" w14:textId="77777777" w:rsidR="00C8422E" w:rsidRPr="00F94CE5" w:rsidRDefault="00C8422E" w:rsidP="00C07E0D">
            <w:pPr>
              <w:pBdr>
                <w:top w:val="nil"/>
                <w:left w:val="nil"/>
                <w:bottom w:val="nil"/>
                <w:right w:val="nil"/>
                <w:between w:val="nil"/>
              </w:pBdr>
              <w:rPr>
                <w:ins w:id="1327" w:author="Cuenta Microsoft" w:date="2025-09-30T13:47:00Z"/>
                <w:rFonts w:ascii="Arial" w:eastAsia="Arial" w:hAnsi="Arial" w:cs="Arial"/>
                <w:color w:val="000000" w:themeColor="text1"/>
              </w:rPr>
            </w:pPr>
          </w:p>
        </w:tc>
      </w:tr>
      <w:tr w:rsidR="00C8422E" w:rsidRPr="00F94CE5" w14:paraId="53377153" w14:textId="77777777" w:rsidTr="00471761">
        <w:trPr>
          <w:trHeight w:val="297"/>
          <w:ins w:id="1328" w:author="Cuenta Microsoft" w:date="2025-09-30T13:47:00Z"/>
          <w:trPrChange w:id="1329" w:author="Cuenta Microsoft" w:date="2025-10-01T08:39:00Z">
            <w:trPr>
              <w:trHeight w:val="300"/>
            </w:trPr>
          </w:trPrChange>
        </w:trPr>
        <w:tc>
          <w:tcPr>
            <w:tcW w:w="13279" w:type="dxa"/>
            <w:gridSpan w:val="6"/>
            <w:shd w:val="clear" w:color="auto" w:fill="9F9F9F"/>
            <w:tcPrChange w:id="1330" w:author="Cuenta Microsoft" w:date="2025-10-01T08:39:00Z">
              <w:tcPr>
                <w:tcW w:w="13055" w:type="dxa"/>
                <w:gridSpan w:val="6"/>
                <w:shd w:val="clear" w:color="auto" w:fill="9F9F9F"/>
              </w:tcPr>
            </w:tcPrChange>
          </w:tcPr>
          <w:p w14:paraId="34C06034" w14:textId="77777777" w:rsidR="00C8422E" w:rsidRPr="00F94CE5" w:rsidRDefault="00C8422E" w:rsidP="00C07E0D">
            <w:pPr>
              <w:pBdr>
                <w:top w:val="nil"/>
                <w:left w:val="nil"/>
                <w:bottom w:val="nil"/>
                <w:right w:val="nil"/>
                <w:between w:val="nil"/>
              </w:pBdr>
              <w:jc w:val="center"/>
              <w:rPr>
                <w:ins w:id="1331" w:author="Cuenta Microsoft" w:date="2025-09-30T13:47:00Z"/>
                <w:rFonts w:ascii="Arial" w:eastAsia="Arial" w:hAnsi="Arial" w:cs="Arial"/>
                <w:b/>
                <w:color w:val="000000" w:themeColor="text1"/>
              </w:rPr>
            </w:pPr>
            <w:ins w:id="1332" w:author="Cuenta Microsoft" w:date="2025-09-30T13:47:00Z">
              <w:r w:rsidRPr="00F94CE5">
                <w:rPr>
                  <w:rFonts w:ascii="Arial" w:eastAsia="Arial" w:hAnsi="Arial" w:cs="Arial"/>
                  <w:b/>
                  <w:color w:val="000000" w:themeColor="text1"/>
                </w:rPr>
                <w:t>APROBÓ EL PMC</w:t>
              </w:r>
            </w:ins>
          </w:p>
        </w:tc>
      </w:tr>
      <w:tr w:rsidR="00C8422E" w:rsidRPr="00F94CE5" w14:paraId="46B1B104" w14:textId="77777777" w:rsidTr="00471761">
        <w:trPr>
          <w:trHeight w:val="425"/>
          <w:ins w:id="1333" w:author="Cuenta Microsoft" w:date="2025-09-30T13:47:00Z"/>
          <w:trPrChange w:id="1334" w:author="Cuenta Microsoft" w:date="2025-10-01T08:39:00Z">
            <w:trPr>
              <w:trHeight w:val="429"/>
            </w:trPr>
          </w:trPrChange>
        </w:trPr>
        <w:tc>
          <w:tcPr>
            <w:tcW w:w="13279" w:type="dxa"/>
            <w:gridSpan w:val="6"/>
            <w:vAlign w:val="center"/>
            <w:tcPrChange w:id="1335" w:author="Cuenta Microsoft" w:date="2025-10-01T08:39:00Z">
              <w:tcPr>
                <w:tcW w:w="13055" w:type="dxa"/>
                <w:gridSpan w:val="6"/>
                <w:vAlign w:val="center"/>
              </w:tcPr>
            </w:tcPrChange>
          </w:tcPr>
          <w:p w14:paraId="11034D1B" w14:textId="77777777" w:rsidR="00C8422E" w:rsidRPr="00F94CE5" w:rsidRDefault="00C8422E" w:rsidP="00C07E0D">
            <w:pPr>
              <w:pBdr>
                <w:top w:val="nil"/>
                <w:left w:val="nil"/>
                <w:bottom w:val="nil"/>
                <w:right w:val="nil"/>
                <w:between w:val="nil"/>
              </w:pBdr>
              <w:jc w:val="center"/>
              <w:rPr>
                <w:ins w:id="1336" w:author="Cuenta Microsoft" w:date="2025-09-30T13:47:00Z"/>
                <w:rFonts w:ascii="Arial" w:eastAsia="Arial" w:hAnsi="Arial" w:cs="Arial"/>
                <w:color w:val="000000" w:themeColor="text1"/>
              </w:rPr>
            </w:pPr>
            <w:ins w:id="1337" w:author="Cuenta Microsoft" w:date="2025-09-30T13:47:00Z">
              <w:r w:rsidRPr="00F94CE5">
                <w:rPr>
                  <w:rFonts w:ascii="Arial" w:eastAsia="Arial" w:hAnsi="Arial" w:cs="Arial"/>
                  <w:color w:val="000000" w:themeColor="text1"/>
                </w:rPr>
                <w:t>ING. ALEJANDRO ESCAMILLA MARTINEZ</w:t>
              </w:r>
            </w:ins>
          </w:p>
        </w:tc>
      </w:tr>
      <w:tr w:rsidR="00C8422E" w:rsidRPr="00F94CE5" w14:paraId="2F3503CC" w14:textId="77777777" w:rsidTr="00471761">
        <w:trPr>
          <w:trHeight w:val="403"/>
          <w:ins w:id="1338" w:author="Cuenta Microsoft" w:date="2025-09-30T13:47:00Z"/>
          <w:trPrChange w:id="1339" w:author="Cuenta Microsoft" w:date="2025-10-01T08:39:00Z">
            <w:trPr>
              <w:trHeight w:val="407"/>
            </w:trPr>
          </w:trPrChange>
        </w:trPr>
        <w:tc>
          <w:tcPr>
            <w:tcW w:w="13279" w:type="dxa"/>
            <w:gridSpan w:val="6"/>
            <w:vAlign w:val="center"/>
            <w:tcPrChange w:id="1340" w:author="Cuenta Microsoft" w:date="2025-10-01T08:39:00Z">
              <w:tcPr>
                <w:tcW w:w="13055" w:type="dxa"/>
                <w:gridSpan w:val="6"/>
                <w:vAlign w:val="center"/>
              </w:tcPr>
            </w:tcPrChange>
          </w:tcPr>
          <w:p w14:paraId="29E0C6BD" w14:textId="77777777" w:rsidR="00C8422E" w:rsidRPr="00F94CE5" w:rsidRDefault="00C8422E" w:rsidP="00C07E0D">
            <w:pPr>
              <w:pBdr>
                <w:top w:val="nil"/>
                <w:left w:val="nil"/>
                <w:bottom w:val="nil"/>
                <w:right w:val="nil"/>
                <w:between w:val="nil"/>
              </w:pBdr>
              <w:jc w:val="center"/>
              <w:rPr>
                <w:ins w:id="1341" w:author="Cuenta Microsoft" w:date="2025-09-30T13:47:00Z"/>
                <w:rFonts w:ascii="Arial" w:eastAsia="Arial" w:hAnsi="Arial" w:cs="Arial"/>
                <w:b/>
                <w:color w:val="000000" w:themeColor="text1"/>
              </w:rPr>
            </w:pPr>
            <w:ins w:id="1342" w:author="Cuenta Microsoft" w:date="2025-09-30T13:47:00Z">
              <w:r w:rsidRPr="00F94CE5">
                <w:rPr>
                  <w:rFonts w:ascii="Arial" w:eastAsia="Arial" w:hAnsi="Arial" w:cs="Arial"/>
                  <w:b/>
                  <w:color w:val="000000" w:themeColor="text1"/>
                </w:rPr>
                <w:t>SUPERVISOR DE ZONA ESCOLAR 004</w:t>
              </w:r>
            </w:ins>
          </w:p>
        </w:tc>
      </w:tr>
    </w:tbl>
    <w:p w14:paraId="5908EB97" w14:textId="11BA50D4" w:rsidR="00E50B98" w:rsidDel="00301BE7" w:rsidRDefault="00E50B98">
      <w:pPr>
        <w:rPr>
          <w:del w:id="1343" w:author="Cuenta Microsoft" w:date="2025-09-30T14:16:00Z"/>
        </w:rPr>
      </w:pPr>
    </w:p>
    <w:p w14:paraId="11078C69" w14:textId="33BBA15E" w:rsidR="00E50B98" w:rsidDel="00301BE7" w:rsidRDefault="00E50B98">
      <w:pPr>
        <w:rPr>
          <w:del w:id="1344" w:author="Cuenta Microsoft" w:date="2025-09-30T14:16:00Z"/>
        </w:rPr>
      </w:pPr>
    </w:p>
    <w:p w14:paraId="2EDA5CBE" w14:textId="5869DBCC" w:rsidR="00B92CA4" w:rsidRPr="00C64335" w:rsidDel="002169A1" w:rsidRDefault="00B92CA4">
      <w:pPr>
        <w:rPr>
          <w:del w:id="1345" w:author="Cuenta Microsoft" w:date="2025-09-30T13:41:00Z"/>
          <w:b/>
          <w:bCs/>
          <w:sz w:val="32"/>
          <w:szCs w:val="32"/>
          <w:rPrChange w:id="1346" w:author="Cuenta Microsoft" w:date="2025-09-30T12:50:00Z">
            <w:rPr>
              <w:del w:id="1347" w:author="Cuenta Microsoft" w:date="2025-09-30T13:41:00Z"/>
              <w:b/>
              <w:bCs/>
            </w:rPr>
          </w:rPrChange>
        </w:rPr>
      </w:pPr>
      <w:del w:id="1348" w:author="Cuenta Microsoft" w:date="2025-09-30T13:41:00Z">
        <w:r w:rsidRPr="00C64335" w:rsidDel="002169A1">
          <w:rPr>
            <w:b/>
            <w:bCs/>
            <w:sz w:val="32"/>
            <w:szCs w:val="32"/>
            <w:rPrChange w:id="1349" w:author="Cuenta Microsoft" w:date="2025-09-30T12:50:00Z">
              <w:rPr>
                <w:b/>
                <w:bCs/>
              </w:rPr>
            </w:rPrChange>
          </w:rPr>
          <w:delText xml:space="preserve">Categoría 1: </w:delText>
        </w:r>
        <w:r w:rsidR="005C0A29" w:rsidRPr="00C64335" w:rsidDel="002169A1">
          <w:rPr>
            <w:b/>
            <w:bCs/>
            <w:sz w:val="32"/>
            <w:szCs w:val="32"/>
            <w:rPrChange w:id="1350" w:author="Cuenta Microsoft" w:date="2025-09-30T12:50:00Z">
              <w:rPr>
                <w:b/>
                <w:bCs/>
              </w:rPr>
            </w:rPrChange>
          </w:rPr>
          <w:delText>D</w:delText>
        </w:r>
        <w:r w:rsidR="00BA6F1F" w:rsidRPr="00C64335" w:rsidDel="002169A1">
          <w:rPr>
            <w:b/>
            <w:bCs/>
            <w:sz w:val="32"/>
            <w:szCs w:val="32"/>
            <w:rPrChange w:id="1351" w:author="Cuenta Microsoft" w:date="2025-09-30T12:50:00Z">
              <w:rPr>
                <w:b/>
                <w:bCs/>
              </w:rPr>
            </w:rPrChange>
          </w:rPr>
          <w:delText>esarrollo académico y el aprendizaje</w:delText>
        </w:r>
      </w:del>
    </w:p>
    <w:p w14:paraId="0A249FB2" w14:textId="10237EF7" w:rsidR="00B92CA4" w:rsidDel="002169A1" w:rsidRDefault="00B92CA4">
      <w:pPr>
        <w:rPr>
          <w:del w:id="1352" w:author="Cuenta Microsoft" w:date="2025-09-30T13:41:00Z"/>
        </w:rPr>
      </w:pPr>
      <w:del w:id="1353" w:author="Cuenta Microsoft" w:date="2025-09-30T13:41:00Z">
        <w:r w:rsidDel="002169A1">
          <w:delText xml:space="preserve">Meta: lograr que el 100% de los docentes tome </w:delText>
        </w:r>
        <w:r w:rsidR="0095248B" w:rsidDel="002169A1">
          <w:delText>cursos de</w:delText>
        </w:r>
        <w:r w:rsidDel="002169A1">
          <w:delText xml:space="preserve"> capacitación en la </w:delText>
        </w:r>
        <w:r w:rsidR="00FA10A3" w:rsidDel="002169A1">
          <w:delText>elaboración de la planeación didáctica con los fundamentos de la NEM</w:delText>
        </w:r>
        <w:r w:rsidDel="002169A1">
          <w:delText>.</w:delText>
        </w:r>
      </w:del>
    </w:p>
    <w:tbl>
      <w:tblPr>
        <w:tblStyle w:val="Listaclara-nfasis3"/>
        <w:tblW w:w="1247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Change w:id="1354" w:author="Cuenta Microsoft" w:date="2025-09-30T12:45:00Z">
          <w:tblPr>
            <w:tblStyle w:val="Listaclara-nfasis3"/>
            <w:tblW w:w="1247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PrChange>
      </w:tblPr>
      <w:tblGrid>
        <w:gridCol w:w="2547"/>
        <w:gridCol w:w="5812"/>
        <w:gridCol w:w="2013"/>
        <w:gridCol w:w="2103"/>
        <w:tblGridChange w:id="1355">
          <w:tblGrid>
            <w:gridCol w:w="2547"/>
            <w:gridCol w:w="5812"/>
            <w:gridCol w:w="2013"/>
            <w:gridCol w:w="2103"/>
          </w:tblGrid>
        </w:tblGridChange>
      </w:tblGrid>
      <w:tr w:rsidR="00D860AC" w:rsidDel="002169A1" w14:paraId="4795FBB9" w14:textId="33A84F4B" w:rsidTr="00C64335">
        <w:trPr>
          <w:cnfStyle w:val="100000000000" w:firstRow="1" w:lastRow="0" w:firstColumn="0" w:lastColumn="0" w:oddVBand="0" w:evenVBand="0" w:oddHBand="0" w:evenHBand="0" w:firstRowFirstColumn="0" w:firstRowLastColumn="0" w:lastRowFirstColumn="0" w:lastRowLastColumn="0"/>
          <w:trHeight w:val="664"/>
          <w:jc w:val="center"/>
          <w:del w:id="1356" w:author="Cuenta Microsoft" w:date="2025-09-30T13:41:00Z"/>
          <w:trPrChange w:id="1357" w:author="Cuenta Microsoft" w:date="2025-09-30T12:45:00Z">
            <w:trPr>
              <w:trHeight w:val="664"/>
              <w:jc w:val="center"/>
            </w:trPr>
          </w:trPrChange>
        </w:trPr>
        <w:tc>
          <w:tcPr>
            <w:cnfStyle w:val="001000000000" w:firstRow="0" w:lastRow="0" w:firstColumn="1" w:lastColumn="0" w:oddVBand="0" w:evenVBand="0" w:oddHBand="0" w:evenHBand="0" w:firstRowFirstColumn="0" w:firstRowLastColumn="0" w:lastRowFirstColumn="0" w:lastRowLastColumn="0"/>
            <w:tcW w:w="0" w:type="dxa"/>
            <w:shd w:val="clear" w:color="auto" w:fill="FABF8F" w:themeFill="accent6" w:themeFillTint="99"/>
            <w:tcPrChange w:id="1358" w:author="Cuenta Microsoft" w:date="2025-09-30T12:45:00Z">
              <w:tcPr>
                <w:tcW w:w="2547" w:type="dxa"/>
                <w:shd w:val="clear" w:color="auto" w:fill="632423" w:themeFill="accent2" w:themeFillShade="80"/>
              </w:tcPr>
            </w:tcPrChange>
          </w:tcPr>
          <w:p w14:paraId="3A0F2BC2" w14:textId="12E3ED7C" w:rsidR="00B92CA4" w:rsidDel="002169A1" w:rsidRDefault="00B92CA4">
            <w:pPr>
              <w:cnfStyle w:val="101000000000" w:firstRow="1" w:lastRow="0" w:firstColumn="1" w:lastColumn="0" w:oddVBand="0" w:evenVBand="0" w:oddHBand="0" w:evenHBand="0" w:firstRowFirstColumn="0" w:firstRowLastColumn="0" w:lastRowFirstColumn="0" w:lastRowLastColumn="0"/>
              <w:rPr>
                <w:del w:id="1359" w:author="Cuenta Microsoft" w:date="2025-09-30T13:41:00Z"/>
              </w:rPr>
              <w:pPrChange w:id="1360" w:author="Cuenta Microsoft" w:date="2025-09-30T14:16:00Z">
                <w:pPr>
                  <w:jc w:val="center"/>
                  <w:cnfStyle w:val="101000000000" w:firstRow="1" w:lastRow="0" w:firstColumn="1" w:lastColumn="0" w:oddVBand="0" w:evenVBand="0" w:oddHBand="0" w:evenHBand="0" w:firstRowFirstColumn="0" w:firstRowLastColumn="0" w:lastRowFirstColumn="0" w:lastRowLastColumn="0"/>
                </w:pPr>
              </w:pPrChange>
            </w:pPr>
            <w:del w:id="1361" w:author="Cuenta Microsoft" w:date="2025-09-30T13:41:00Z">
              <w:r w:rsidRPr="00465B9E" w:rsidDel="002169A1">
                <w:rPr>
                  <w:color w:val="auto"/>
                  <w:sz w:val="32"/>
                </w:rPr>
                <w:delText>L</w:delText>
              </w:r>
              <w:r w:rsidR="0008777E" w:rsidDel="002169A1">
                <w:rPr>
                  <w:color w:val="auto"/>
                  <w:sz w:val="32"/>
                </w:rPr>
                <w:delText>Í</w:delText>
              </w:r>
              <w:r w:rsidRPr="00465B9E" w:rsidDel="002169A1">
                <w:rPr>
                  <w:color w:val="auto"/>
                  <w:sz w:val="32"/>
                </w:rPr>
                <w:delText>NEAS DE ACCI</w:delText>
              </w:r>
              <w:r w:rsidR="00574B99" w:rsidDel="002169A1">
                <w:rPr>
                  <w:color w:val="auto"/>
                  <w:sz w:val="32"/>
                </w:rPr>
                <w:delText>Ó</w:delText>
              </w:r>
              <w:r w:rsidRPr="00465B9E" w:rsidDel="002169A1">
                <w:rPr>
                  <w:color w:val="auto"/>
                  <w:sz w:val="32"/>
                </w:rPr>
                <w:delText>N</w:delText>
              </w:r>
            </w:del>
          </w:p>
        </w:tc>
        <w:tc>
          <w:tcPr>
            <w:tcW w:w="0" w:type="dxa"/>
            <w:shd w:val="clear" w:color="auto" w:fill="FABF8F" w:themeFill="accent6" w:themeFillTint="99"/>
            <w:tcPrChange w:id="1362" w:author="Cuenta Microsoft" w:date="2025-09-30T12:45:00Z">
              <w:tcPr>
                <w:tcW w:w="5812" w:type="dxa"/>
                <w:shd w:val="clear" w:color="auto" w:fill="632423" w:themeFill="accent2" w:themeFillShade="80"/>
              </w:tcPr>
            </w:tcPrChange>
          </w:tcPr>
          <w:p w14:paraId="730E7EE0" w14:textId="0A32CB4D" w:rsidR="00B92CA4" w:rsidRPr="00465B9E" w:rsidDel="002169A1" w:rsidRDefault="00B92CA4">
            <w:pPr>
              <w:cnfStyle w:val="100000000000" w:firstRow="1" w:lastRow="0" w:firstColumn="0" w:lastColumn="0" w:oddVBand="0" w:evenVBand="0" w:oddHBand="0" w:evenHBand="0" w:firstRowFirstColumn="0" w:firstRowLastColumn="0" w:lastRowFirstColumn="0" w:lastRowLastColumn="0"/>
              <w:rPr>
                <w:del w:id="1363" w:author="Cuenta Microsoft" w:date="2025-09-30T13:41:00Z"/>
                <w:color w:val="auto"/>
                <w:sz w:val="28"/>
              </w:rPr>
              <w:pPrChange w:id="1364" w:author="Cuenta Microsoft" w:date="2025-09-30T14:16:00Z">
                <w:pPr>
                  <w:jc w:val="center"/>
                  <w:cnfStyle w:val="100000000000" w:firstRow="1" w:lastRow="0" w:firstColumn="0" w:lastColumn="0" w:oddVBand="0" w:evenVBand="0" w:oddHBand="0" w:evenHBand="0" w:firstRowFirstColumn="0" w:firstRowLastColumn="0" w:lastRowFirstColumn="0" w:lastRowLastColumn="0"/>
                </w:pPr>
              </w:pPrChange>
            </w:pPr>
            <w:del w:id="1365" w:author="Cuenta Microsoft" w:date="2025-09-30T13:41:00Z">
              <w:r w:rsidRPr="00465B9E" w:rsidDel="002169A1">
                <w:rPr>
                  <w:color w:val="auto"/>
                  <w:sz w:val="28"/>
                </w:rPr>
                <w:delText>ACTIVIDADES</w:delText>
              </w:r>
            </w:del>
          </w:p>
        </w:tc>
        <w:tc>
          <w:tcPr>
            <w:tcW w:w="0" w:type="dxa"/>
            <w:shd w:val="clear" w:color="auto" w:fill="FABF8F" w:themeFill="accent6" w:themeFillTint="99"/>
            <w:tcPrChange w:id="1366" w:author="Cuenta Microsoft" w:date="2025-09-30T12:45:00Z">
              <w:tcPr>
                <w:tcW w:w="2013" w:type="dxa"/>
                <w:shd w:val="clear" w:color="auto" w:fill="632423" w:themeFill="accent2" w:themeFillShade="80"/>
              </w:tcPr>
            </w:tcPrChange>
          </w:tcPr>
          <w:p w14:paraId="0E264992" w14:textId="02C618F0" w:rsidR="00B92CA4" w:rsidRPr="00465B9E" w:rsidDel="002169A1" w:rsidRDefault="00B92CA4">
            <w:pPr>
              <w:cnfStyle w:val="100000000000" w:firstRow="1" w:lastRow="0" w:firstColumn="0" w:lastColumn="0" w:oddVBand="0" w:evenVBand="0" w:oddHBand="0" w:evenHBand="0" w:firstRowFirstColumn="0" w:firstRowLastColumn="0" w:lastRowFirstColumn="0" w:lastRowLastColumn="0"/>
              <w:rPr>
                <w:del w:id="1367" w:author="Cuenta Microsoft" w:date="2025-09-30T13:41:00Z"/>
                <w:color w:val="auto"/>
                <w:sz w:val="28"/>
              </w:rPr>
              <w:pPrChange w:id="1368" w:author="Cuenta Microsoft" w:date="2025-09-30T14:16:00Z">
                <w:pPr>
                  <w:jc w:val="center"/>
                  <w:cnfStyle w:val="100000000000" w:firstRow="1" w:lastRow="0" w:firstColumn="0" w:lastColumn="0" w:oddVBand="0" w:evenVBand="0" w:oddHBand="0" w:evenHBand="0" w:firstRowFirstColumn="0" w:firstRowLastColumn="0" w:lastRowFirstColumn="0" w:lastRowLastColumn="0"/>
                </w:pPr>
              </w:pPrChange>
            </w:pPr>
            <w:del w:id="1369" w:author="Cuenta Microsoft" w:date="2025-09-30T13:41:00Z">
              <w:r w:rsidRPr="00465B9E" w:rsidDel="002169A1">
                <w:rPr>
                  <w:color w:val="auto"/>
                  <w:sz w:val="28"/>
                </w:rPr>
                <w:delText>EVIDENCIA</w:delText>
              </w:r>
            </w:del>
          </w:p>
        </w:tc>
        <w:tc>
          <w:tcPr>
            <w:tcW w:w="0" w:type="auto"/>
            <w:shd w:val="clear" w:color="auto" w:fill="FABF8F" w:themeFill="accent6" w:themeFillTint="99"/>
            <w:tcPrChange w:id="1370" w:author="Cuenta Microsoft" w:date="2025-09-30T12:45:00Z">
              <w:tcPr>
                <w:tcW w:w="0" w:type="auto"/>
                <w:shd w:val="clear" w:color="auto" w:fill="632423" w:themeFill="accent2" w:themeFillShade="80"/>
              </w:tcPr>
            </w:tcPrChange>
          </w:tcPr>
          <w:p w14:paraId="6DE1129E" w14:textId="07C742AA" w:rsidR="00B92CA4" w:rsidRPr="00465B9E" w:rsidDel="002169A1" w:rsidRDefault="00B92CA4">
            <w:pPr>
              <w:cnfStyle w:val="100000000000" w:firstRow="1" w:lastRow="0" w:firstColumn="0" w:lastColumn="0" w:oddVBand="0" w:evenVBand="0" w:oddHBand="0" w:evenHBand="0" w:firstRowFirstColumn="0" w:firstRowLastColumn="0" w:lastRowFirstColumn="0" w:lastRowLastColumn="0"/>
              <w:rPr>
                <w:del w:id="1371" w:author="Cuenta Microsoft" w:date="2025-09-30T13:41:00Z"/>
                <w:color w:val="auto"/>
                <w:sz w:val="28"/>
              </w:rPr>
              <w:pPrChange w:id="1372" w:author="Cuenta Microsoft" w:date="2025-09-30T14:16:00Z">
                <w:pPr>
                  <w:jc w:val="center"/>
                  <w:cnfStyle w:val="100000000000" w:firstRow="1" w:lastRow="0" w:firstColumn="0" w:lastColumn="0" w:oddVBand="0" w:evenVBand="0" w:oddHBand="0" w:evenHBand="0" w:firstRowFirstColumn="0" w:firstRowLastColumn="0" w:lastRowFirstColumn="0" w:lastRowLastColumn="0"/>
                </w:pPr>
              </w:pPrChange>
            </w:pPr>
            <w:del w:id="1373" w:author="Cuenta Microsoft" w:date="2025-09-30T13:41:00Z">
              <w:r w:rsidRPr="00465B9E" w:rsidDel="002169A1">
                <w:rPr>
                  <w:color w:val="auto"/>
                  <w:sz w:val="28"/>
                </w:rPr>
                <w:delText>FECHA DE</w:delText>
              </w:r>
            </w:del>
          </w:p>
          <w:p w14:paraId="6E943A85" w14:textId="17084769" w:rsidR="00B92CA4" w:rsidRPr="00465B9E" w:rsidDel="002169A1" w:rsidRDefault="00B92CA4">
            <w:pPr>
              <w:cnfStyle w:val="100000000000" w:firstRow="1" w:lastRow="0" w:firstColumn="0" w:lastColumn="0" w:oddVBand="0" w:evenVBand="0" w:oddHBand="0" w:evenHBand="0" w:firstRowFirstColumn="0" w:firstRowLastColumn="0" w:lastRowFirstColumn="0" w:lastRowLastColumn="0"/>
              <w:rPr>
                <w:del w:id="1374" w:author="Cuenta Microsoft" w:date="2025-09-30T13:41:00Z"/>
                <w:color w:val="auto"/>
                <w:sz w:val="28"/>
              </w:rPr>
              <w:pPrChange w:id="1375" w:author="Cuenta Microsoft" w:date="2025-09-30T14:16:00Z">
                <w:pPr>
                  <w:jc w:val="center"/>
                  <w:cnfStyle w:val="100000000000" w:firstRow="1" w:lastRow="0" w:firstColumn="0" w:lastColumn="0" w:oddVBand="0" w:evenVBand="0" w:oddHBand="0" w:evenHBand="0" w:firstRowFirstColumn="0" w:firstRowLastColumn="0" w:lastRowFirstColumn="0" w:lastRowLastColumn="0"/>
                </w:pPr>
              </w:pPrChange>
            </w:pPr>
            <w:del w:id="1376" w:author="Cuenta Microsoft" w:date="2025-09-30T13:41:00Z">
              <w:r w:rsidRPr="00465B9E" w:rsidDel="002169A1">
                <w:rPr>
                  <w:color w:val="auto"/>
                  <w:sz w:val="28"/>
                </w:rPr>
                <w:delText>CUMPLIMIENTO</w:delText>
              </w:r>
            </w:del>
          </w:p>
        </w:tc>
      </w:tr>
      <w:tr w:rsidR="00BA02B8" w:rsidDel="002169A1" w14:paraId="46BD5F37" w14:textId="25DE06C7" w:rsidTr="00686ED9">
        <w:trPr>
          <w:cnfStyle w:val="000000100000" w:firstRow="0" w:lastRow="0" w:firstColumn="0" w:lastColumn="0" w:oddVBand="0" w:evenVBand="0" w:oddHBand="1" w:evenHBand="0" w:firstRowFirstColumn="0" w:firstRowLastColumn="0" w:lastRowFirstColumn="0" w:lastRowLastColumn="0"/>
          <w:trHeight w:val="996"/>
          <w:jc w:val="center"/>
          <w:del w:id="1377" w:author="Cuenta Microsoft" w:date="2025-09-30T13:41:00Z"/>
        </w:trPr>
        <w:tc>
          <w:tcPr>
            <w:cnfStyle w:val="001000000000" w:firstRow="0" w:lastRow="0" w:firstColumn="1" w:lastColumn="0" w:oddVBand="0" w:evenVBand="0" w:oddHBand="0" w:evenHBand="0" w:firstRowFirstColumn="0" w:firstRowLastColumn="0" w:lastRowFirstColumn="0" w:lastRowLastColumn="0"/>
            <w:tcW w:w="2547" w:type="dxa"/>
          </w:tcPr>
          <w:p w14:paraId="5FE6C857" w14:textId="54BF442E" w:rsidR="00B92CA4" w:rsidRPr="008220B6" w:rsidDel="002169A1" w:rsidRDefault="00B92CA4">
            <w:pPr>
              <w:rPr>
                <w:del w:id="1378" w:author="Cuenta Microsoft" w:date="2025-09-30T13:41:00Z"/>
              </w:rPr>
              <w:pPrChange w:id="1379" w:author="Cuenta Microsoft" w:date="2025-09-30T14:16:00Z">
                <w:pPr>
                  <w:jc w:val="both"/>
                </w:pPr>
              </w:pPrChange>
            </w:pPr>
            <w:del w:id="1380" w:author="Cuenta Microsoft" w:date="2025-09-30T13:41:00Z">
              <w:r w:rsidRPr="008220B6" w:rsidDel="002169A1">
                <w:delText>Diseño e implementación de l</w:delText>
              </w:r>
              <w:r w:rsidR="009B30B1" w:rsidDel="002169A1">
                <w:delText>a planeación didáctica en la NEM</w:delText>
              </w:r>
              <w:r w:rsidRPr="008220B6" w:rsidDel="002169A1">
                <w:delText>.</w:delText>
              </w:r>
            </w:del>
          </w:p>
          <w:p w14:paraId="33A08D2B" w14:textId="48A76F67" w:rsidR="00B92CA4" w:rsidDel="002169A1" w:rsidRDefault="00B92CA4">
            <w:pPr>
              <w:rPr>
                <w:del w:id="1381" w:author="Cuenta Microsoft" w:date="2025-09-30T13:41:00Z"/>
              </w:rPr>
              <w:pPrChange w:id="1382" w:author="Cuenta Microsoft" w:date="2025-09-30T14:16:00Z">
                <w:pPr>
                  <w:jc w:val="both"/>
                </w:pPr>
              </w:pPrChange>
            </w:pPr>
          </w:p>
          <w:p w14:paraId="3154831D" w14:textId="4EC813BE" w:rsidR="00B92CA4" w:rsidDel="002169A1" w:rsidRDefault="00B92CA4">
            <w:pPr>
              <w:rPr>
                <w:del w:id="1383" w:author="Cuenta Microsoft" w:date="2025-09-30T13:41:00Z"/>
              </w:rPr>
              <w:pPrChange w:id="1384" w:author="Cuenta Microsoft" w:date="2025-09-30T14:16:00Z">
                <w:pPr>
                  <w:jc w:val="both"/>
                </w:pPr>
              </w:pPrChange>
            </w:pPr>
            <w:del w:id="1385" w:author="Cuenta Microsoft" w:date="2025-09-30T13:41:00Z">
              <w:r w:rsidDel="002169A1">
                <w:delText>Verificar que</w:delText>
              </w:r>
              <w:r w:rsidR="00BA6F1F" w:rsidDel="002169A1">
                <w:delText xml:space="preserve"> las actividades </w:delText>
              </w:r>
              <w:r w:rsidDel="002169A1">
                <w:delText>sean acordes a l</w:delText>
              </w:r>
              <w:r w:rsidR="00BA6F1F" w:rsidDel="002169A1">
                <w:delText>as progresiones</w:delText>
              </w:r>
            </w:del>
            <w:ins w:id="1386" w:author="BACHILLERATO GENERAL ALFONSO DE LA MADRID VIDAURRETA" w:date="2025-09-18T23:05:00Z">
              <w:del w:id="1387" w:author="Cuenta Microsoft" w:date="2025-09-30T13:41:00Z">
                <w:r w:rsidR="00BE1695" w:rsidDel="002169A1">
                  <w:delText xml:space="preserve"> y a </w:delText>
                </w:r>
              </w:del>
            </w:ins>
            <w:ins w:id="1388" w:author="BACHILLERATO GENERAL ALFONSO DE LA MADRID VIDAURRETA" w:date="2025-09-18T23:06:00Z">
              <w:del w:id="1389" w:author="Cuenta Microsoft" w:date="2025-09-30T13:41:00Z">
                <w:r w:rsidR="00BE1695" w:rsidDel="002169A1">
                  <w:delText>las asignaturas</w:delText>
                </w:r>
              </w:del>
            </w:ins>
            <w:del w:id="1390" w:author="Cuenta Microsoft" w:date="2025-09-30T13:41:00Z">
              <w:r w:rsidR="009B30B1" w:rsidDel="002169A1">
                <w:delText>.</w:delText>
              </w:r>
            </w:del>
          </w:p>
          <w:p w14:paraId="1236B6DF" w14:textId="6CAA2F4C" w:rsidR="00B92CA4" w:rsidRPr="008220B6" w:rsidDel="002169A1" w:rsidRDefault="00B92CA4">
            <w:pPr>
              <w:rPr>
                <w:del w:id="1391" w:author="Cuenta Microsoft" w:date="2025-09-30T13:41:00Z"/>
              </w:rPr>
              <w:pPrChange w:id="1392" w:author="Cuenta Microsoft" w:date="2025-09-30T14:16:00Z">
                <w:pPr>
                  <w:jc w:val="both"/>
                </w:pPr>
              </w:pPrChange>
            </w:pPr>
          </w:p>
          <w:p w14:paraId="00E489EF" w14:textId="2ED6B833" w:rsidR="00B92CA4" w:rsidRPr="00126C95" w:rsidDel="002169A1" w:rsidRDefault="00B92CA4">
            <w:pPr>
              <w:rPr>
                <w:del w:id="1393" w:author="Cuenta Microsoft" w:date="2025-09-30T13:41:00Z"/>
              </w:rPr>
              <w:pPrChange w:id="1394" w:author="Cuenta Microsoft" w:date="2025-09-30T14:16:00Z">
                <w:pPr>
                  <w:jc w:val="both"/>
                </w:pPr>
              </w:pPrChange>
            </w:pPr>
            <w:del w:id="1395" w:author="Cuenta Microsoft" w:date="2025-09-30T13:41:00Z">
              <w:r w:rsidRPr="00126C95" w:rsidDel="002169A1">
                <w:delText xml:space="preserve">Dar seguimiento a la implementación de </w:delText>
              </w:r>
              <w:r w:rsidR="009B30B1" w:rsidDel="002169A1">
                <w:delText xml:space="preserve">la planeación didáctica. </w:delText>
              </w:r>
            </w:del>
          </w:p>
        </w:tc>
        <w:tc>
          <w:tcPr>
            <w:tcW w:w="5812" w:type="dxa"/>
          </w:tcPr>
          <w:p w14:paraId="5A8C54FD" w14:textId="447D2FEF" w:rsidR="00B92CA4" w:rsidDel="002169A1" w:rsidRDefault="00B92CA4">
            <w:pPr>
              <w:cnfStyle w:val="000000100000" w:firstRow="0" w:lastRow="0" w:firstColumn="0" w:lastColumn="0" w:oddVBand="0" w:evenVBand="0" w:oddHBand="1" w:evenHBand="0" w:firstRowFirstColumn="0" w:firstRowLastColumn="0" w:lastRowFirstColumn="0" w:lastRowLastColumn="0"/>
              <w:rPr>
                <w:del w:id="1396" w:author="Cuenta Microsoft" w:date="2025-09-30T13:41:00Z"/>
              </w:rPr>
            </w:pPr>
            <w:del w:id="1397" w:author="Cuenta Microsoft" w:date="2025-09-30T13:41:00Z">
              <w:r w:rsidDel="002169A1">
                <w:delText xml:space="preserve">Elaboración de </w:delText>
              </w:r>
              <w:r w:rsidR="009B30B1" w:rsidDel="002169A1">
                <w:delText xml:space="preserve">planeación didáctica </w:delText>
              </w:r>
              <w:r w:rsidDel="002169A1">
                <w:delText xml:space="preserve">por </w:delText>
              </w:r>
              <w:r w:rsidR="00BA6F1F" w:rsidDel="002169A1">
                <w:delText>UAC</w:delText>
              </w:r>
            </w:del>
            <w:ins w:id="1398" w:author="BACHILLERATO GENERAL ALFONSO DE LA MADRID VIDAURRETA" w:date="2025-09-18T23:05:00Z">
              <w:del w:id="1399" w:author="Cuenta Microsoft" w:date="2025-09-30T13:41:00Z">
                <w:r w:rsidR="00BE1695" w:rsidDel="002169A1">
                  <w:delText xml:space="preserve"> y por Asignatura</w:delText>
                </w:r>
              </w:del>
            </w:ins>
            <w:del w:id="1400" w:author="Cuenta Microsoft" w:date="2025-09-30T13:41:00Z">
              <w:r w:rsidR="009B30B1" w:rsidDel="002169A1">
                <w:delText xml:space="preserve">. </w:delText>
              </w:r>
            </w:del>
          </w:p>
          <w:p w14:paraId="54A54C78" w14:textId="11A4B054" w:rsidR="00B92CA4" w:rsidDel="002169A1" w:rsidRDefault="00B92CA4">
            <w:pPr>
              <w:cnfStyle w:val="000000100000" w:firstRow="0" w:lastRow="0" w:firstColumn="0" w:lastColumn="0" w:oddVBand="0" w:evenVBand="0" w:oddHBand="1" w:evenHBand="0" w:firstRowFirstColumn="0" w:firstRowLastColumn="0" w:lastRowFirstColumn="0" w:lastRowLastColumn="0"/>
              <w:rPr>
                <w:del w:id="1401" w:author="Cuenta Microsoft" w:date="2025-09-30T13:41:00Z"/>
              </w:rPr>
            </w:pPr>
          </w:p>
          <w:p w14:paraId="6773D2D8" w14:textId="760D4B72" w:rsidR="00E50B98" w:rsidDel="002169A1" w:rsidRDefault="00E50B98">
            <w:pPr>
              <w:cnfStyle w:val="000000100000" w:firstRow="0" w:lastRow="0" w:firstColumn="0" w:lastColumn="0" w:oddVBand="0" w:evenVBand="0" w:oddHBand="1" w:evenHBand="0" w:firstRowFirstColumn="0" w:firstRowLastColumn="0" w:lastRowFirstColumn="0" w:lastRowLastColumn="0"/>
              <w:rPr>
                <w:del w:id="1402" w:author="Cuenta Microsoft" w:date="2025-09-30T13:41:00Z"/>
              </w:rPr>
            </w:pPr>
          </w:p>
          <w:p w14:paraId="1B769ADF" w14:textId="771458CF" w:rsidR="00E50B98" w:rsidDel="002169A1" w:rsidRDefault="00E50B98">
            <w:pPr>
              <w:cnfStyle w:val="000000100000" w:firstRow="0" w:lastRow="0" w:firstColumn="0" w:lastColumn="0" w:oddVBand="0" w:evenVBand="0" w:oddHBand="1" w:evenHBand="0" w:firstRowFirstColumn="0" w:firstRowLastColumn="0" w:lastRowFirstColumn="0" w:lastRowLastColumn="0"/>
              <w:rPr>
                <w:del w:id="1403" w:author="Cuenta Microsoft" w:date="2025-09-30T13:41:00Z"/>
              </w:rPr>
            </w:pPr>
          </w:p>
          <w:p w14:paraId="647385BD" w14:textId="58E327CD" w:rsidR="00B92CA4" w:rsidDel="002169A1" w:rsidRDefault="00B92CA4">
            <w:pPr>
              <w:cnfStyle w:val="000000100000" w:firstRow="0" w:lastRow="0" w:firstColumn="0" w:lastColumn="0" w:oddVBand="0" w:evenVBand="0" w:oddHBand="1" w:evenHBand="0" w:firstRowFirstColumn="0" w:firstRowLastColumn="0" w:lastRowFirstColumn="0" w:lastRowLastColumn="0"/>
              <w:rPr>
                <w:del w:id="1404" w:author="Cuenta Microsoft" w:date="2025-09-30T13:41:00Z"/>
              </w:rPr>
            </w:pPr>
            <w:del w:id="1405" w:author="Cuenta Microsoft" w:date="2025-09-30T13:41:00Z">
              <w:r w:rsidDel="002169A1">
                <w:delText xml:space="preserve">Revisión de </w:delText>
              </w:r>
              <w:r w:rsidR="009B30B1" w:rsidDel="002169A1">
                <w:delText xml:space="preserve">contenidos en la planeación didáctica de acuerdo con la NEM. </w:delText>
              </w:r>
            </w:del>
          </w:p>
          <w:p w14:paraId="132D8A15" w14:textId="1D7ACC73" w:rsidR="00B22C04" w:rsidDel="002169A1" w:rsidRDefault="00B22C04">
            <w:pPr>
              <w:cnfStyle w:val="000000100000" w:firstRow="0" w:lastRow="0" w:firstColumn="0" w:lastColumn="0" w:oddVBand="0" w:evenVBand="0" w:oddHBand="1" w:evenHBand="0" w:firstRowFirstColumn="0" w:firstRowLastColumn="0" w:lastRowFirstColumn="0" w:lastRowLastColumn="0"/>
              <w:rPr>
                <w:del w:id="1406" w:author="Cuenta Microsoft" w:date="2025-09-30T13:41:00Z"/>
              </w:rPr>
            </w:pPr>
          </w:p>
          <w:p w14:paraId="5D80AAE7" w14:textId="0B021D9D" w:rsidR="00E50B98" w:rsidDel="002169A1" w:rsidRDefault="00E50B98">
            <w:pPr>
              <w:cnfStyle w:val="000000100000" w:firstRow="0" w:lastRow="0" w:firstColumn="0" w:lastColumn="0" w:oddVBand="0" w:evenVBand="0" w:oddHBand="1" w:evenHBand="0" w:firstRowFirstColumn="0" w:firstRowLastColumn="0" w:lastRowFirstColumn="0" w:lastRowLastColumn="0"/>
              <w:rPr>
                <w:del w:id="1407" w:author="Cuenta Microsoft" w:date="2025-09-30T13:41:00Z"/>
              </w:rPr>
            </w:pPr>
          </w:p>
          <w:p w14:paraId="3EDE7DF3" w14:textId="30A0B71F" w:rsidR="00B92CA4" w:rsidDel="002169A1" w:rsidRDefault="00B92CA4">
            <w:pPr>
              <w:cnfStyle w:val="000000100000" w:firstRow="0" w:lastRow="0" w:firstColumn="0" w:lastColumn="0" w:oddVBand="0" w:evenVBand="0" w:oddHBand="1" w:evenHBand="0" w:firstRowFirstColumn="0" w:firstRowLastColumn="0" w:lastRowFirstColumn="0" w:lastRowLastColumn="0"/>
              <w:rPr>
                <w:del w:id="1408" w:author="Cuenta Microsoft" w:date="2025-09-30T13:41:00Z"/>
              </w:rPr>
            </w:pPr>
            <w:del w:id="1409" w:author="Cuenta Microsoft" w:date="2025-09-30T13:41:00Z">
              <w:r w:rsidDel="002169A1">
                <w:delText>Elaborar un cronograma.</w:delText>
              </w:r>
            </w:del>
          </w:p>
          <w:p w14:paraId="7892A865" w14:textId="209DFDB3" w:rsidR="00B92CA4" w:rsidDel="002169A1" w:rsidRDefault="00B92CA4">
            <w:pPr>
              <w:cnfStyle w:val="000000100000" w:firstRow="0" w:lastRow="0" w:firstColumn="0" w:lastColumn="0" w:oddVBand="0" w:evenVBand="0" w:oddHBand="1" w:evenHBand="0" w:firstRowFirstColumn="0" w:firstRowLastColumn="0" w:lastRowFirstColumn="0" w:lastRowLastColumn="0"/>
              <w:rPr>
                <w:del w:id="1410" w:author="Cuenta Microsoft" w:date="2025-09-30T13:41:00Z"/>
              </w:rPr>
            </w:pPr>
          </w:p>
          <w:p w14:paraId="66DB9064" w14:textId="681A82E8" w:rsidR="00B92CA4" w:rsidDel="002169A1" w:rsidRDefault="00B92CA4">
            <w:pPr>
              <w:cnfStyle w:val="000000100000" w:firstRow="0" w:lastRow="0" w:firstColumn="0" w:lastColumn="0" w:oddVBand="0" w:evenVBand="0" w:oddHBand="1" w:evenHBand="0" w:firstRowFirstColumn="0" w:firstRowLastColumn="0" w:lastRowFirstColumn="0" w:lastRowLastColumn="0"/>
              <w:rPr>
                <w:del w:id="1411" w:author="Cuenta Microsoft" w:date="2025-09-30T13:41:00Z"/>
              </w:rPr>
            </w:pPr>
          </w:p>
          <w:p w14:paraId="103F3049" w14:textId="5C1CF80A" w:rsidR="00B92CA4" w:rsidDel="002169A1" w:rsidRDefault="00B92CA4">
            <w:pPr>
              <w:cnfStyle w:val="000000100000" w:firstRow="0" w:lastRow="0" w:firstColumn="0" w:lastColumn="0" w:oddVBand="0" w:evenVBand="0" w:oddHBand="1" w:evenHBand="0" w:firstRowFirstColumn="0" w:firstRowLastColumn="0" w:lastRowFirstColumn="0" w:lastRowLastColumn="0"/>
              <w:rPr>
                <w:del w:id="1412" w:author="Cuenta Microsoft" w:date="2025-09-30T13:41:00Z"/>
              </w:rPr>
            </w:pPr>
          </w:p>
          <w:p w14:paraId="632C1FD5" w14:textId="5E6477D7" w:rsidR="00B92CA4" w:rsidDel="002169A1" w:rsidRDefault="00B92CA4">
            <w:pPr>
              <w:cnfStyle w:val="000000100000" w:firstRow="0" w:lastRow="0" w:firstColumn="0" w:lastColumn="0" w:oddVBand="0" w:evenVBand="0" w:oddHBand="1" w:evenHBand="0" w:firstRowFirstColumn="0" w:firstRowLastColumn="0" w:lastRowFirstColumn="0" w:lastRowLastColumn="0"/>
              <w:rPr>
                <w:del w:id="1413" w:author="Cuenta Microsoft" w:date="2025-09-30T13:41:00Z"/>
              </w:rPr>
            </w:pPr>
          </w:p>
        </w:tc>
        <w:tc>
          <w:tcPr>
            <w:tcW w:w="2013" w:type="dxa"/>
          </w:tcPr>
          <w:p w14:paraId="2ECE1AE0" w14:textId="3E202296" w:rsidR="00B92CA4" w:rsidDel="002169A1" w:rsidRDefault="00B92CA4">
            <w:pPr>
              <w:cnfStyle w:val="000000100000" w:firstRow="0" w:lastRow="0" w:firstColumn="0" w:lastColumn="0" w:oddVBand="0" w:evenVBand="0" w:oddHBand="1" w:evenHBand="0" w:firstRowFirstColumn="0" w:firstRowLastColumn="0" w:lastRowFirstColumn="0" w:lastRowLastColumn="0"/>
              <w:rPr>
                <w:del w:id="1414" w:author="Cuenta Microsoft" w:date="2025-09-30T13:41:00Z"/>
              </w:rPr>
            </w:pPr>
            <w:del w:id="1415" w:author="Cuenta Microsoft" w:date="2025-09-30T13:41:00Z">
              <w:r w:rsidDel="002169A1">
                <w:delText>Documentos girados por la SEP.</w:delText>
              </w:r>
            </w:del>
          </w:p>
          <w:p w14:paraId="2DEF579E" w14:textId="71DB9C32" w:rsidR="00B92CA4" w:rsidDel="002169A1" w:rsidRDefault="00B92CA4">
            <w:pPr>
              <w:cnfStyle w:val="000000100000" w:firstRow="0" w:lastRow="0" w:firstColumn="0" w:lastColumn="0" w:oddVBand="0" w:evenVBand="0" w:oddHBand="1" w:evenHBand="0" w:firstRowFirstColumn="0" w:firstRowLastColumn="0" w:lastRowFirstColumn="0" w:lastRowLastColumn="0"/>
              <w:rPr>
                <w:del w:id="1416" w:author="Cuenta Microsoft" w:date="2025-09-30T13:41:00Z"/>
              </w:rPr>
            </w:pPr>
          </w:p>
          <w:p w14:paraId="5FF91017" w14:textId="3D953A31" w:rsidR="008162E4" w:rsidDel="002169A1" w:rsidRDefault="008162E4">
            <w:pPr>
              <w:cnfStyle w:val="000000100000" w:firstRow="0" w:lastRow="0" w:firstColumn="0" w:lastColumn="0" w:oddVBand="0" w:evenVBand="0" w:oddHBand="1" w:evenHBand="0" w:firstRowFirstColumn="0" w:firstRowLastColumn="0" w:lastRowFirstColumn="0" w:lastRowLastColumn="0"/>
              <w:rPr>
                <w:del w:id="1417" w:author="Cuenta Microsoft" w:date="2025-09-30T13:41:00Z"/>
              </w:rPr>
            </w:pPr>
            <w:del w:id="1418" w:author="Cuenta Microsoft" w:date="2025-09-30T13:41:00Z">
              <w:r w:rsidDel="002169A1">
                <w:delText>Documento de Planeación didáctica.</w:delText>
              </w:r>
            </w:del>
          </w:p>
          <w:p w14:paraId="1149074D" w14:textId="3BDD8657" w:rsidR="00B92CA4" w:rsidDel="002169A1" w:rsidRDefault="008162E4">
            <w:pPr>
              <w:cnfStyle w:val="000000100000" w:firstRow="0" w:lastRow="0" w:firstColumn="0" w:lastColumn="0" w:oddVBand="0" w:evenVBand="0" w:oddHBand="1" w:evenHBand="0" w:firstRowFirstColumn="0" w:firstRowLastColumn="0" w:lastRowFirstColumn="0" w:lastRowLastColumn="0"/>
              <w:rPr>
                <w:del w:id="1419" w:author="Cuenta Microsoft" w:date="2025-09-30T13:41:00Z"/>
              </w:rPr>
            </w:pPr>
            <w:del w:id="1420" w:author="Cuenta Microsoft" w:date="2025-09-30T13:41:00Z">
              <w:r w:rsidDel="002169A1">
                <w:delText xml:space="preserve"> </w:delText>
              </w:r>
            </w:del>
          </w:p>
          <w:p w14:paraId="4FEDB9C3" w14:textId="3C77792B" w:rsidR="00DD74AA" w:rsidDel="002169A1" w:rsidRDefault="00DD74AA">
            <w:pPr>
              <w:cnfStyle w:val="000000100000" w:firstRow="0" w:lastRow="0" w:firstColumn="0" w:lastColumn="0" w:oddVBand="0" w:evenVBand="0" w:oddHBand="1" w:evenHBand="0" w:firstRowFirstColumn="0" w:firstRowLastColumn="0" w:lastRowFirstColumn="0" w:lastRowLastColumn="0"/>
              <w:rPr>
                <w:del w:id="1421" w:author="Cuenta Microsoft" w:date="2025-09-30T13:41:00Z"/>
              </w:rPr>
            </w:pPr>
          </w:p>
          <w:p w14:paraId="39A9C48E" w14:textId="4306E4CF" w:rsidR="00B92CA4" w:rsidDel="002169A1" w:rsidRDefault="00B92CA4">
            <w:pPr>
              <w:cnfStyle w:val="000000100000" w:firstRow="0" w:lastRow="0" w:firstColumn="0" w:lastColumn="0" w:oddVBand="0" w:evenVBand="0" w:oddHBand="1" w:evenHBand="0" w:firstRowFirstColumn="0" w:firstRowLastColumn="0" w:lastRowFirstColumn="0" w:lastRowLastColumn="0"/>
              <w:rPr>
                <w:del w:id="1422" w:author="Cuenta Microsoft" w:date="2025-09-30T13:41:00Z"/>
              </w:rPr>
            </w:pPr>
            <w:del w:id="1423" w:author="Cuenta Microsoft" w:date="2025-09-30T13:41:00Z">
              <w:r w:rsidDel="002169A1">
                <w:delText>Validación.</w:delText>
              </w:r>
            </w:del>
          </w:p>
          <w:p w14:paraId="40E63C2D" w14:textId="7A84A121" w:rsidR="00B92CA4" w:rsidDel="002169A1" w:rsidRDefault="00B92CA4">
            <w:pPr>
              <w:cnfStyle w:val="000000100000" w:firstRow="0" w:lastRow="0" w:firstColumn="0" w:lastColumn="0" w:oddVBand="0" w:evenVBand="0" w:oddHBand="1" w:evenHBand="0" w:firstRowFirstColumn="0" w:firstRowLastColumn="0" w:lastRowFirstColumn="0" w:lastRowLastColumn="0"/>
              <w:rPr>
                <w:del w:id="1424" w:author="Cuenta Microsoft" w:date="2025-09-30T13:41:00Z"/>
              </w:rPr>
            </w:pPr>
          </w:p>
          <w:p w14:paraId="0A60B34E" w14:textId="4D265737" w:rsidR="00B92CA4" w:rsidDel="002169A1" w:rsidRDefault="00B92CA4">
            <w:pPr>
              <w:cnfStyle w:val="000000100000" w:firstRow="0" w:lastRow="0" w:firstColumn="0" w:lastColumn="0" w:oddVBand="0" w:evenVBand="0" w:oddHBand="1" w:evenHBand="0" w:firstRowFirstColumn="0" w:firstRowLastColumn="0" w:lastRowFirstColumn="0" w:lastRowLastColumn="0"/>
              <w:rPr>
                <w:del w:id="1425" w:author="Cuenta Microsoft" w:date="2025-09-30T13:41:00Z"/>
              </w:rPr>
            </w:pPr>
          </w:p>
          <w:p w14:paraId="2B236456" w14:textId="52ECA5EE" w:rsidR="00B92CA4" w:rsidDel="002169A1" w:rsidRDefault="00B92CA4">
            <w:pPr>
              <w:cnfStyle w:val="000000100000" w:firstRow="0" w:lastRow="0" w:firstColumn="0" w:lastColumn="0" w:oddVBand="0" w:evenVBand="0" w:oddHBand="1" w:evenHBand="0" w:firstRowFirstColumn="0" w:firstRowLastColumn="0" w:lastRowFirstColumn="0" w:lastRowLastColumn="0"/>
              <w:rPr>
                <w:del w:id="1426" w:author="Cuenta Microsoft" w:date="2025-09-30T13:41:00Z"/>
              </w:rPr>
            </w:pPr>
          </w:p>
          <w:p w14:paraId="07CD0373" w14:textId="5BA68A34" w:rsidR="00B92CA4" w:rsidDel="002169A1" w:rsidRDefault="00B92CA4">
            <w:pPr>
              <w:cnfStyle w:val="000000100000" w:firstRow="0" w:lastRow="0" w:firstColumn="0" w:lastColumn="0" w:oddVBand="0" w:evenVBand="0" w:oddHBand="1" w:evenHBand="0" w:firstRowFirstColumn="0" w:firstRowLastColumn="0" w:lastRowFirstColumn="0" w:lastRowLastColumn="0"/>
              <w:rPr>
                <w:del w:id="1427" w:author="Cuenta Microsoft" w:date="2025-09-30T13:41:00Z"/>
              </w:rPr>
            </w:pPr>
          </w:p>
        </w:tc>
        <w:tc>
          <w:tcPr>
            <w:tcW w:w="0" w:type="auto"/>
          </w:tcPr>
          <w:p w14:paraId="5F09FBD6" w14:textId="23640430" w:rsidR="00B92CA4" w:rsidDel="002169A1" w:rsidRDefault="009E1283">
            <w:pPr>
              <w:cnfStyle w:val="000000100000" w:firstRow="0" w:lastRow="0" w:firstColumn="0" w:lastColumn="0" w:oddVBand="0" w:evenVBand="0" w:oddHBand="1" w:evenHBand="0" w:firstRowFirstColumn="0" w:firstRowLastColumn="0" w:lastRowFirstColumn="0" w:lastRowLastColumn="0"/>
              <w:rPr>
                <w:del w:id="1428" w:author="Cuenta Microsoft" w:date="2025-09-30T13:41:00Z"/>
              </w:rPr>
              <w:pPrChange w:id="1429" w:author="Cuenta Microsoft" w:date="2025-09-30T14:16:00Z">
                <w:pPr>
                  <w:jc w:val="center"/>
                  <w:cnfStyle w:val="000000100000" w:firstRow="0" w:lastRow="0" w:firstColumn="0" w:lastColumn="0" w:oddVBand="0" w:evenVBand="0" w:oddHBand="1" w:evenHBand="0" w:firstRowFirstColumn="0" w:firstRowLastColumn="0" w:lastRowFirstColumn="0" w:lastRowLastColumn="0"/>
                </w:pPr>
              </w:pPrChange>
            </w:pPr>
            <w:del w:id="1430" w:author="Cuenta Microsoft" w:date="2025-09-30T13:41:00Z">
              <w:r w:rsidDel="002169A1">
                <w:delText>De acuerdo con el</w:delText>
              </w:r>
              <w:r w:rsidR="00B92CA4" w:rsidDel="002169A1">
                <w:delText xml:space="preserve"> periodo indicado </w:delText>
              </w:r>
              <w:r w:rsidR="00BA6F1F" w:rsidDel="002169A1">
                <w:delText>por la autoridad educativa</w:delText>
              </w:r>
              <w:r w:rsidR="00B92CA4" w:rsidDel="002169A1">
                <w:delText>.</w:delText>
              </w:r>
            </w:del>
          </w:p>
          <w:p w14:paraId="1D0F2F44" w14:textId="4F0177DC" w:rsidR="00B92CA4" w:rsidDel="002169A1" w:rsidRDefault="00B92CA4">
            <w:pPr>
              <w:cnfStyle w:val="000000100000" w:firstRow="0" w:lastRow="0" w:firstColumn="0" w:lastColumn="0" w:oddVBand="0" w:evenVBand="0" w:oddHBand="1" w:evenHBand="0" w:firstRowFirstColumn="0" w:firstRowLastColumn="0" w:lastRowFirstColumn="0" w:lastRowLastColumn="0"/>
              <w:rPr>
                <w:del w:id="1431" w:author="Cuenta Microsoft" w:date="2025-09-30T13:41:00Z"/>
              </w:rPr>
              <w:pPrChange w:id="1432" w:author="Cuenta Microsoft" w:date="2025-09-30T14:16:00Z">
                <w:pPr>
                  <w:jc w:val="center"/>
                  <w:cnfStyle w:val="000000100000" w:firstRow="0" w:lastRow="0" w:firstColumn="0" w:lastColumn="0" w:oddVBand="0" w:evenVBand="0" w:oddHBand="1" w:evenHBand="0" w:firstRowFirstColumn="0" w:firstRowLastColumn="0" w:lastRowFirstColumn="0" w:lastRowLastColumn="0"/>
                </w:pPr>
              </w:pPrChange>
            </w:pPr>
          </w:p>
          <w:p w14:paraId="6A94F41B" w14:textId="06600546" w:rsidR="00B92CA4" w:rsidDel="002169A1" w:rsidRDefault="00B92CA4">
            <w:pPr>
              <w:cnfStyle w:val="000000100000" w:firstRow="0" w:lastRow="0" w:firstColumn="0" w:lastColumn="0" w:oddVBand="0" w:evenVBand="0" w:oddHBand="1" w:evenHBand="0" w:firstRowFirstColumn="0" w:firstRowLastColumn="0" w:lastRowFirstColumn="0" w:lastRowLastColumn="0"/>
              <w:rPr>
                <w:del w:id="1433" w:author="Cuenta Microsoft" w:date="2025-09-30T13:41:00Z"/>
              </w:rPr>
              <w:pPrChange w:id="1434" w:author="Cuenta Microsoft" w:date="2025-09-30T14:16:00Z">
                <w:pPr>
                  <w:jc w:val="center"/>
                  <w:cnfStyle w:val="000000100000" w:firstRow="0" w:lastRow="0" w:firstColumn="0" w:lastColumn="0" w:oddVBand="0" w:evenVBand="0" w:oddHBand="1" w:evenHBand="0" w:firstRowFirstColumn="0" w:firstRowLastColumn="0" w:lastRowFirstColumn="0" w:lastRowLastColumn="0"/>
                </w:pPr>
              </w:pPrChange>
            </w:pPr>
          </w:p>
          <w:p w14:paraId="6F6596AF" w14:textId="2CB6F372" w:rsidR="00B92CA4" w:rsidDel="002169A1" w:rsidRDefault="00B92CA4">
            <w:pPr>
              <w:cnfStyle w:val="000000100000" w:firstRow="0" w:lastRow="0" w:firstColumn="0" w:lastColumn="0" w:oddVBand="0" w:evenVBand="0" w:oddHBand="1" w:evenHBand="0" w:firstRowFirstColumn="0" w:firstRowLastColumn="0" w:lastRowFirstColumn="0" w:lastRowLastColumn="0"/>
              <w:rPr>
                <w:del w:id="1435" w:author="Cuenta Microsoft" w:date="2025-09-30T13:41:00Z"/>
              </w:rPr>
              <w:pPrChange w:id="1436" w:author="Cuenta Microsoft" w:date="2025-09-30T14:16:00Z">
                <w:pPr>
                  <w:jc w:val="center"/>
                  <w:cnfStyle w:val="000000100000" w:firstRow="0" w:lastRow="0" w:firstColumn="0" w:lastColumn="0" w:oddVBand="0" w:evenVBand="0" w:oddHBand="1" w:evenHBand="0" w:firstRowFirstColumn="0" w:firstRowLastColumn="0" w:lastRowFirstColumn="0" w:lastRowLastColumn="0"/>
                </w:pPr>
              </w:pPrChange>
            </w:pPr>
          </w:p>
          <w:p w14:paraId="2752A07A" w14:textId="487E740E" w:rsidR="00B92CA4" w:rsidDel="002169A1" w:rsidRDefault="00B22C04">
            <w:pPr>
              <w:cnfStyle w:val="000000100000" w:firstRow="0" w:lastRow="0" w:firstColumn="0" w:lastColumn="0" w:oddVBand="0" w:evenVBand="0" w:oddHBand="1" w:evenHBand="0" w:firstRowFirstColumn="0" w:firstRowLastColumn="0" w:lastRowFirstColumn="0" w:lastRowLastColumn="0"/>
              <w:rPr>
                <w:del w:id="1437" w:author="Cuenta Microsoft" w:date="2025-09-30T13:41:00Z"/>
              </w:rPr>
              <w:pPrChange w:id="1438" w:author="Cuenta Microsoft" w:date="2025-09-30T14:16:00Z">
                <w:pPr>
                  <w:jc w:val="center"/>
                  <w:cnfStyle w:val="000000100000" w:firstRow="0" w:lastRow="0" w:firstColumn="0" w:lastColumn="0" w:oddVBand="0" w:evenVBand="0" w:oddHBand="1" w:evenHBand="0" w:firstRowFirstColumn="0" w:firstRowLastColumn="0" w:lastRowFirstColumn="0" w:lastRowLastColumn="0"/>
                </w:pPr>
              </w:pPrChange>
            </w:pPr>
            <w:del w:id="1439" w:author="Cuenta Microsoft" w:date="2025-09-30T13:41:00Z">
              <w:r w:rsidDel="002169A1">
                <w:delText xml:space="preserve">Septiembre </w:delText>
              </w:r>
              <w:r w:rsidR="00B92CA4" w:rsidDel="002169A1">
                <w:delText>-202</w:delText>
              </w:r>
            </w:del>
            <w:ins w:id="1440" w:author="BACHILLERATO GENERAL ALFONSO DE LA MADRID VIDAURRETA" w:date="2025-09-18T23:06:00Z">
              <w:del w:id="1441" w:author="Cuenta Microsoft" w:date="2025-09-30T13:41:00Z">
                <w:r w:rsidR="00BE1695" w:rsidDel="002169A1">
                  <w:delText>5</w:delText>
                </w:r>
              </w:del>
            </w:ins>
            <w:del w:id="1442" w:author="Cuenta Microsoft" w:date="2025-09-30T13:41:00Z">
              <w:r w:rsidR="005C0A29" w:rsidDel="002169A1">
                <w:delText>4</w:delText>
              </w:r>
            </w:del>
          </w:p>
          <w:p w14:paraId="27E32730" w14:textId="3637235D" w:rsidR="00B92CA4" w:rsidDel="002169A1" w:rsidRDefault="00B92CA4">
            <w:pPr>
              <w:cnfStyle w:val="000000100000" w:firstRow="0" w:lastRow="0" w:firstColumn="0" w:lastColumn="0" w:oddVBand="0" w:evenVBand="0" w:oddHBand="1" w:evenHBand="0" w:firstRowFirstColumn="0" w:firstRowLastColumn="0" w:lastRowFirstColumn="0" w:lastRowLastColumn="0"/>
              <w:rPr>
                <w:del w:id="1443" w:author="Cuenta Microsoft" w:date="2025-09-30T13:41:00Z"/>
              </w:rPr>
              <w:pPrChange w:id="1444" w:author="Cuenta Microsoft" w:date="2025-09-30T14:16:00Z">
                <w:pPr>
                  <w:jc w:val="center"/>
                  <w:cnfStyle w:val="000000100000" w:firstRow="0" w:lastRow="0" w:firstColumn="0" w:lastColumn="0" w:oddVBand="0" w:evenVBand="0" w:oddHBand="1" w:evenHBand="0" w:firstRowFirstColumn="0" w:firstRowLastColumn="0" w:lastRowFirstColumn="0" w:lastRowLastColumn="0"/>
                </w:pPr>
              </w:pPrChange>
            </w:pPr>
          </w:p>
          <w:p w14:paraId="7FECF454" w14:textId="7C547E4C" w:rsidR="00B92CA4" w:rsidDel="002169A1" w:rsidRDefault="00B92CA4">
            <w:pPr>
              <w:cnfStyle w:val="000000100000" w:firstRow="0" w:lastRow="0" w:firstColumn="0" w:lastColumn="0" w:oddVBand="0" w:evenVBand="0" w:oddHBand="1" w:evenHBand="0" w:firstRowFirstColumn="0" w:firstRowLastColumn="0" w:lastRowFirstColumn="0" w:lastRowLastColumn="0"/>
              <w:rPr>
                <w:del w:id="1445" w:author="Cuenta Microsoft" w:date="2025-09-30T13:41:00Z"/>
              </w:rPr>
              <w:pPrChange w:id="1446" w:author="Cuenta Microsoft" w:date="2025-09-30T14:16:00Z">
                <w:pPr>
                  <w:jc w:val="center"/>
                  <w:cnfStyle w:val="000000100000" w:firstRow="0" w:lastRow="0" w:firstColumn="0" w:lastColumn="0" w:oddVBand="0" w:evenVBand="0" w:oddHBand="1" w:evenHBand="0" w:firstRowFirstColumn="0" w:firstRowLastColumn="0" w:lastRowFirstColumn="0" w:lastRowLastColumn="0"/>
                </w:pPr>
              </w:pPrChange>
            </w:pPr>
          </w:p>
          <w:p w14:paraId="40663AB8" w14:textId="507E2FCE" w:rsidR="00B92CA4" w:rsidDel="002169A1" w:rsidRDefault="00B92CA4">
            <w:pPr>
              <w:cnfStyle w:val="000000100000" w:firstRow="0" w:lastRow="0" w:firstColumn="0" w:lastColumn="0" w:oddVBand="0" w:evenVBand="0" w:oddHBand="1" w:evenHBand="0" w:firstRowFirstColumn="0" w:firstRowLastColumn="0" w:lastRowFirstColumn="0" w:lastRowLastColumn="0"/>
              <w:rPr>
                <w:del w:id="1447" w:author="Cuenta Microsoft" w:date="2025-09-30T13:41:00Z"/>
              </w:rPr>
              <w:pPrChange w:id="1448" w:author="Cuenta Microsoft" w:date="2025-09-30T14:16:00Z">
                <w:pPr>
                  <w:jc w:val="center"/>
                  <w:cnfStyle w:val="000000100000" w:firstRow="0" w:lastRow="0" w:firstColumn="0" w:lastColumn="0" w:oddVBand="0" w:evenVBand="0" w:oddHBand="1" w:evenHBand="0" w:firstRowFirstColumn="0" w:firstRowLastColumn="0" w:lastRowFirstColumn="0" w:lastRowLastColumn="0"/>
                </w:pPr>
              </w:pPrChange>
            </w:pPr>
          </w:p>
          <w:p w14:paraId="2CE77698" w14:textId="65F5E84F" w:rsidR="00B92CA4" w:rsidDel="002169A1" w:rsidRDefault="00B92CA4">
            <w:pPr>
              <w:cnfStyle w:val="000000100000" w:firstRow="0" w:lastRow="0" w:firstColumn="0" w:lastColumn="0" w:oddVBand="0" w:evenVBand="0" w:oddHBand="1" w:evenHBand="0" w:firstRowFirstColumn="0" w:firstRowLastColumn="0" w:lastRowFirstColumn="0" w:lastRowLastColumn="0"/>
              <w:rPr>
                <w:del w:id="1449" w:author="Cuenta Microsoft" w:date="2025-09-30T13:41:00Z"/>
              </w:rPr>
              <w:pPrChange w:id="1450" w:author="Cuenta Microsoft" w:date="2025-09-30T14:16:00Z">
                <w:pPr>
                  <w:jc w:val="center"/>
                  <w:cnfStyle w:val="000000100000" w:firstRow="0" w:lastRow="0" w:firstColumn="0" w:lastColumn="0" w:oddVBand="0" w:evenVBand="0" w:oddHBand="1" w:evenHBand="0" w:firstRowFirstColumn="0" w:firstRowLastColumn="0" w:lastRowFirstColumn="0" w:lastRowLastColumn="0"/>
                </w:pPr>
              </w:pPrChange>
            </w:pPr>
            <w:del w:id="1451" w:author="Cuenta Microsoft" w:date="2025-09-30T13:41:00Z">
              <w:r w:rsidDel="002169A1">
                <w:delText>Permanente</w:delText>
              </w:r>
            </w:del>
          </w:p>
        </w:tc>
      </w:tr>
      <w:tr w:rsidR="00BA02B8" w:rsidDel="002169A1" w14:paraId="72AAB127" w14:textId="346D7997" w:rsidTr="00686ED9">
        <w:trPr>
          <w:trHeight w:val="445"/>
          <w:jc w:val="center"/>
          <w:del w:id="1452" w:author="Cuenta Microsoft" w:date="2025-09-30T13:41:00Z"/>
        </w:trPr>
        <w:tc>
          <w:tcPr>
            <w:cnfStyle w:val="001000000000" w:firstRow="0" w:lastRow="0" w:firstColumn="1" w:lastColumn="0" w:oddVBand="0" w:evenVBand="0" w:oddHBand="0" w:evenHBand="0" w:firstRowFirstColumn="0" w:firstRowLastColumn="0" w:lastRowFirstColumn="0" w:lastRowLastColumn="0"/>
            <w:tcW w:w="2547" w:type="dxa"/>
          </w:tcPr>
          <w:p w14:paraId="4BB6971E" w14:textId="0B2B95A0" w:rsidR="00B92CA4" w:rsidRPr="00754BB8" w:rsidDel="002169A1" w:rsidRDefault="00B92CA4">
            <w:pPr>
              <w:rPr>
                <w:del w:id="1453" w:author="Cuenta Microsoft" w:date="2025-09-30T13:41:00Z"/>
              </w:rPr>
              <w:pPrChange w:id="1454" w:author="Cuenta Microsoft" w:date="2025-09-30T14:16:00Z">
                <w:pPr>
                  <w:jc w:val="both"/>
                </w:pPr>
              </w:pPrChange>
            </w:pPr>
            <w:del w:id="1455" w:author="Cuenta Microsoft" w:date="2025-09-30T13:41:00Z">
              <w:r w:rsidDel="002169A1">
                <w:delText>Aplicación de la evaluación diagnóstica al ingres</w:delText>
              </w:r>
              <w:r w:rsidR="00E50B98" w:rsidDel="002169A1">
                <w:delText>ar</w:delText>
              </w:r>
              <w:r w:rsidDel="002169A1">
                <w:delText xml:space="preserve"> a la educación media superior.</w:delText>
              </w:r>
            </w:del>
          </w:p>
        </w:tc>
        <w:tc>
          <w:tcPr>
            <w:tcW w:w="5812" w:type="dxa"/>
          </w:tcPr>
          <w:p w14:paraId="7D8686A7" w14:textId="10131E86" w:rsidR="00B92CA4" w:rsidDel="002169A1" w:rsidRDefault="00B92CA4">
            <w:pPr>
              <w:cnfStyle w:val="000000000000" w:firstRow="0" w:lastRow="0" w:firstColumn="0" w:lastColumn="0" w:oddVBand="0" w:evenVBand="0" w:oddHBand="0" w:evenHBand="0" w:firstRowFirstColumn="0" w:firstRowLastColumn="0" w:lastRowFirstColumn="0" w:lastRowLastColumn="0"/>
              <w:rPr>
                <w:del w:id="1456" w:author="Cuenta Microsoft" w:date="2025-09-30T13:41:00Z"/>
              </w:rPr>
            </w:pPr>
            <w:del w:id="1457" w:author="Cuenta Microsoft" w:date="2025-09-30T13:41:00Z">
              <w:r w:rsidDel="002169A1">
                <w:delText>Aplicación de la evaluación diagnóstica impresa.</w:delText>
              </w:r>
            </w:del>
          </w:p>
          <w:p w14:paraId="2CE89F24" w14:textId="4886BF8A" w:rsidR="00B92CA4" w:rsidDel="002169A1" w:rsidRDefault="00B92CA4">
            <w:pPr>
              <w:cnfStyle w:val="000000000000" w:firstRow="0" w:lastRow="0" w:firstColumn="0" w:lastColumn="0" w:oddVBand="0" w:evenVBand="0" w:oddHBand="0" w:evenHBand="0" w:firstRowFirstColumn="0" w:firstRowLastColumn="0" w:lastRowFirstColumn="0" w:lastRowLastColumn="0"/>
              <w:rPr>
                <w:del w:id="1458" w:author="Cuenta Microsoft" w:date="2025-09-30T13:41:00Z"/>
              </w:rPr>
            </w:pPr>
          </w:p>
          <w:p w14:paraId="732E0643" w14:textId="746EE832" w:rsidR="00B92CA4" w:rsidDel="002169A1" w:rsidRDefault="00B92CA4">
            <w:pPr>
              <w:cnfStyle w:val="000000000000" w:firstRow="0" w:lastRow="0" w:firstColumn="0" w:lastColumn="0" w:oddVBand="0" w:evenVBand="0" w:oddHBand="0" w:evenHBand="0" w:firstRowFirstColumn="0" w:firstRowLastColumn="0" w:lastRowFirstColumn="0" w:lastRowLastColumn="0"/>
              <w:rPr>
                <w:del w:id="1459" w:author="Cuenta Microsoft" w:date="2025-09-30T13:41:00Z"/>
              </w:rPr>
            </w:pPr>
          </w:p>
        </w:tc>
        <w:tc>
          <w:tcPr>
            <w:tcW w:w="2013" w:type="dxa"/>
          </w:tcPr>
          <w:p w14:paraId="5F8E08F3" w14:textId="60FE917F" w:rsidR="00B92CA4" w:rsidDel="002169A1" w:rsidRDefault="00B92CA4">
            <w:pPr>
              <w:cnfStyle w:val="000000000000" w:firstRow="0" w:lastRow="0" w:firstColumn="0" w:lastColumn="0" w:oddVBand="0" w:evenVBand="0" w:oddHBand="0" w:evenHBand="0" w:firstRowFirstColumn="0" w:firstRowLastColumn="0" w:lastRowFirstColumn="0" w:lastRowLastColumn="0"/>
              <w:rPr>
                <w:del w:id="1460" w:author="Cuenta Microsoft" w:date="2025-09-30T13:41:00Z"/>
              </w:rPr>
              <w:pPrChange w:id="1461" w:author="Cuenta Microsoft" w:date="2025-09-30T14:16:00Z">
                <w:pPr>
                  <w:jc w:val="center"/>
                  <w:cnfStyle w:val="000000000000" w:firstRow="0" w:lastRow="0" w:firstColumn="0" w:lastColumn="0" w:oddVBand="0" w:evenVBand="0" w:oddHBand="0" w:evenHBand="0" w:firstRowFirstColumn="0" w:firstRowLastColumn="0" w:lastRowFirstColumn="0" w:lastRowLastColumn="0"/>
                </w:pPr>
              </w:pPrChange>
            </w:pPr>
            <w:del w:id="1462" w:author="Cuenta Microsoft" w:date="2025-09-30T13:41:00Z">
              <w:r w:rsidDel="002169A1">
                <w:delText>Fotografías, hojas de respuestas de la evaluación.</w:delText>
              </w:r>
            </w:del>
          </w:p>
        </w:tc>
        <w:tc>
          <w:tcPr>
            <w:tcW w:w="0" w:type="auto"/>
          </w:tcPr>
          <w:p w14:paraId="28417823" w14:textId="015EFF1C" w:rsidR="00B92CA4" w:rsidDel="002169A1" w:rsidRDefault="00B92CA4">
            <w:pPr>
              <w:cnfStyle w:val="000000000000" w:firstRow="0" w:lastRow="0" w:firstColumn="0" w:lastColumn="0" w:oddVBand="0" w:evenVBand="0" w:oddHBand="0" w:evenHBand="0" w:firstRowFirstColumn="0" w:firstRowLastColumn="0" w:lastRowFirstColumn="0" w:lastRowLastColumn="0"/>
              <w:rPr>
                <w:del w:id="1463" w:author="Cuenta Microsoft" w:date="2025-09-30T13:41:00Z"/>
              </w:rPr>
              <w:pPrChange w:id="1464" w:author="Cuenta Microsoft" w:date="2025-09-30T14:16:00Z">
                <w:pPr>
                  <w:jc w:val="center"/>
                  <w:cnfStyle w:val="000000000000" w:firstRow="0" w:lastRow="0" w:firstColumn="0" w:lastColumn="0" w:oddVBand="0" w:evenVBand="0" w:oddHBand="0" w:evenHBand="0" w:firstRowFirstColumn="0" w:firstRowLastColumn="0" w:lastRowFirstColumn="0" w:lastRowLastColumn="0"/>
                </w:pPr>
              </w:pPrChange>
            </w:pPr>
            <w:del w:id="1465" w:author="Cuenta Microsoft" w:date="2025-09-30T13:41:00Z">
              <w:r w:rsidDel="002169A1">
                <w:delText xml:space="preserve">Del </w:delText>
              </w:r>
            </w:del>
            <w:ins w:id="1466" w:author="BACHILLERATO GENERAL ALFONSO DE LA MADRID VIDAURRETA" w:date="2025-09-18T23:06:00Z">
              <w:del w:id="1467" w:author="Cuenta Microsoft" w:date="2025-09-30T13:41:00Z">
                <w:r w:rsidR="00BE1695" w:rsidDel="002169A1">
                  <w:delText>01</w:delText>
                </w:r>
              </w:del>
            </w:ins>
            <w:del w:id="1468" w:author="Cuenta Microsoft" w:date="2025-09-30T13:41:00Z">
              <w:r w:rsidR="00D550D2" w:rsidDel="002169A1">
                <w:delText>2</w:delText>
              </w:r>
              <w:r w:rsidR="005C0A29" w:rsidDel="002169A1">
                <w:delText>6</w:delText>
              </w:r>
              <w:r w:rsidDel="002169A1">
                <w:delText xml:space="preserve"> al </w:delText>
              </w:r>
            </w:del>
            <w:ins w:id="1469" w:author="BACHILLERATO GENERAL ALFONSO DE LA MADRID VIDAURRETA" w:date="2025-09-18T23:07:00Z">
              <w:del w:id="1470" w:author="Cuenta Microsoft" w:date="2025-09-30T13:41:00Z">
                <w:r w:rsidR="00BE1695" w:rsidDel="002169A1">
                  <w:delText>12</w:delText>
                </w:r>
              </w:del>
            </w:ins>
            <w:del w:id="1471" w:author="Cuenta Microsoft" w:date="2025-09-30T13:41:00Z">
              <w:r w:rsidR="005C0A29" w:rsidDel="002169A1">
                <w:delText>30</w:delText>
              </w:r>
              <w:r w:rsidR="009E1283" w:rsidDel="002169A1">
                <w:delText xml:space="preserve"> </w:delText>
              </w:r>
              <w:r w:rsidDel="002169A1">
                <w:delText>de</w:delText>
              </w:r>
            </w:del>
            <w:ins w:id="1472" w:author="BACHILLERATO GENERAL ALFONSO DE LA MADRID VIDAURRETA" w:date="2025-09-18T23:07:00Z">
              <w:del w:id="1473" w:author="Cuenta Microsoft" w:date="2025-09-30T13:41:00Z">
                <w:r w:rsidR="00BE1695" w:rsidDel="002169A1">
                  <w:delText xml:space="preserve"> septiembre</w:delText>
                </w:r>
              </w:del>
            </w:ins>
            <w:del w:id="1474" w:author="Cuenta Microsoft" w:date="2025-09-30T13:41:00Z">
              <w:r w:rsidR="005C0A29" w:rsidDel="002169A1">
                <w:delText xml:space="preserve"> agosto</w:delText>
              </w:r>
              <w:r w:rsidDel="002169A1">
                <w:delText xml:space="preserve"> de 202</w:delText>
              </w:r>
            </w:del>
            <w:ins w:id="1475" w:author="BACHILLERATO GENERAL ALFONSO DE LA MADRID VIDAURRETA" w:date="2025-09-18T23:07:00Z">
              <w:del w:id="1476" w:author="Cuenta Microsoft" w:date="2025-09-30T13:41:00Z">
                <w:r w:rsidR="00BE1695" w:rsidDel="002169A1">
                  <w:delText>5</w:delText>
                </w:r>
              </w:del>
            </w:ins>
            <w:del w:id="1477" w:author="Cuenta Microsoft" w:date="2025-09-30T13:41:00Z">
              <w:r w:rsidR="005C0A29" w:rsidDel="002169A1">
                <w:delText>4</w:delText>
              </w:r>
            </w:del>
          </w:p>
        </w:tc>
      </w:tr>
      <w:tr w:rsidR="00BA02B8" w:rsidDel="002169A1" w14:paraId="37586820" w14:textId="24BD7648" w:rsidTr="00686ED9">
        <w:trPr>
          <w:cnfStyle w:val="000000100000" w:firstRow="0" w:lastRow="0" w:firstColumn="0" w:lastColumn="0" w:oddVBand="0" w:evenVBand="0" w:oddHBand="1" w:evenHBand="0" w:firstRowFirstColumn="0" w:firstRowLastColumn="0" w:lastRowFirstColumn="0" w:lastRowLastColumn="0"/>
          <w:trHeight w:val="445"/>
          <w:jc w:val="center"/>
          <w:del w:id="1478" w:author="Cuenta Microsoft" w:date="2025-09-30T13:41:00Z"/>
        </w:trPr>
        <w:tc>
          <w:tcPr>
            <w:cnfStyle w:val="001000000000" w:firstRow="0" w:lastRow="0" w:firstColumn="1" w:lastColumn="0" w:oddVBand="0" w:evenVBand="0" w:oddHBand="0" w:evenHBand="0" w:firstRowFirstColumn="0" w:firstRowLastColumn="0" w:lastRowFirstColumn="0" w:lastRowLastColumn="0"/>
            <w:tcW w:w="2547" w:type="dxa"/>
          </w:tcPr>
          <w:p w14:paraId="158139A3" w14:textId="41BCC011" w:rsidR="00B92CA4" w:rsidDel="002169A1" w:rsidRDefault="00B92CA4">
            <w:pPr>
              <w:rPr>
                <w:del w:id="1479" w:author="Cuenta Microsoft" w:date="2025-09-30T13:41:00Z"/>
                <w:b w:val="0"/>
                <w:bCs w:val="0"/>
              </w:rPr>
              <w:pPrChange w:id="1480" w:author="Cuenta Microsoft" w:date="2025-09-30T14:16:00Z">
                <w:pPr>
                  <w:jc w:val="both"/>
                </w:pPr>
              </w:pPrChange>
            </w:pPr>
            <w:del w:id="1481" w:author="Cuenta Microsoft" w:date="2025-09-30T13:41:00Z">
              <w:r w:rsidDel="002169A1">
                <w:delText>Aplicación de cuestionario de E</w:delText>
              </w:r>
              <w:r w:rsidR="002C279E" w:rsidDel="002169A1">
                <w:delText xml:space="preserve">valuación formativa </w:delText>
              </w:r>
              <w:r w:rsidDel="002169A1">
                <w:delText>integral de los aprendientes de media superior</w:delText>
              </w:r>
              <w:r w:rsidR="002C279E" w:rsidDel="002169A1">
                <w:delText xml:space="preserve"> de tercero y quinto semestre.</w:delText>
              </w:r>
            </w:del>
          </w:p>
          <w:p w14:paraId="195B083A" w14:textId="01213528" w:rsidR="00A11069" w:rsidDel="002169A1" w:rsidRDefault="00A11069">
            <w:pPr>
              <w:rPr>
                <w:del w:id="1482" w:author="Cuenta Microsoft" w:date="2025-09-30T13:41:00Z"/>
              </w:rPr>
              <w:pPrChange w:id="1483" w:author="Cuenta Microsoft" w:date="2025-09-30T14:16:00Z">
                <w:pPr>
                  <w:jc w:val="both"/>
                </w:pPr>
              </w:pPrChange>
            </w:pPr>
          </w:p>
        </w:tc>
        <w:tc>
          <w:tcPr>
            <w:tcW w:w="5812" w:type="dxa"/>
          </w:tcPr>
          <w:p w14:paraId="545751A4" w14:textId="61096E40" w:rsidR="00B92CA4" w:rsidDel="002169A1" w:rsidRDefault="00B92CA4">
            <w:pPr>
              <w:cnfStyle w:val="000000100000" w:firstRow="0" w:lastRow="0" w:firstColumn="0" w:lastColumn="0" w:oddVBand="0" w:evenVBand="0" w:oddHBand="1" w:evenHBand="0" w:firstRowFirstColumn="0" w:firstRowLastColumn="0" w:lastRowFirstColumn="0" w:lastRowLastColumn="0"/>
              <w:rPr>
                <w:del w:id="1484" w:author="Cuenta Microsoft" w:date="2025-09-30T13:41:00Z"/>
              </w:rPr>
            </w:pPr>
            <w:del w:id="1485" w:author="Cuenta Microsoft" w:date="2025-09-30T13:41:00Z">
              <w:r w:rsidDel="002169A1">
                <w:delText>Impresión y aplicación de cuestionario.</w:delText>
              </w:r>
            </w:del>
          </w:p>
        </w:tc>
        <w:tc>
          <w:tcPr>
            <w:tcW w:w="2013" w:type="dxa"/>
          </w:tcPr>
          <w:p w14:paraId="34E3DFBD" w14:textId="449B2D44" w:rsidR="00B92CA4" w:rsidDel="002169A1" w:rsidRDefault="00B92CA4">
            <w:pPr>
              <w:cnfStyle w:val="000000100000" w:firstRow="0" w:lastRow="0" w:firstColumn="0" w:lastColumn="0" w:oddVBand="0" w:evenVBand="0" w:oddHBand="1" w:evenHBand="0" w:firstRowFirstColumn="0" w:firstRowLastColumn="0" w:lastRowFirstColumn="0" w:lastRowLastColumn="0"/>
              <w:rPr>
                <w:del w:id="1486" w:author="Cuenta Microsoft" w:date="2025-09-30T13:41:00Z"/>
              </w:rPr>
              <w:pPrChange w:id="1487" w:author="Cuenta Microsoft" w:date="2025-09-30T14:16:00Z">
                <w:pPr>
                  <w:jc w:val="center"/>
                  <w:cnfStyle w:val="000000100000" w:firstRow="0" w:lastRow="0" w:firstColumn="0" w:lastColumn="0" w:oddVBand="0" w:evenVBand="0" w:oddHBand="1" w:evenHBand="0" w:firstRowFirstColumn="0" w:firstRowLastColumn="0" w:lastRowFirstColumn="0" w:lastRowLastColumn="0"/>
                </w:pPr>
              </w:pPrChange>
            </w:pPr>
            <w:del w:id="1488" w:author="Cuenta Microsoft" w:date="2025-09-30T13:41:00Z">
              <w:r w:rsidDel="002169A1">
                <w:delText>Formato de cuestionario resuelto</w:delText>
              </w:r>
              <w:r w:rsidR="00D550D2" w:rsidDel="002169A1">
                <w:delText>.</w:delText>
              </w:r>
            </w:del>
          </w:p>
        </w:tc>
        <w:tc>
          <w:tcPr>
            <w:tcW w:w="0" w:type="auto"/>
          </w:tcPr>
          <w:p w14:paraId="250B235D" w14:textId="48CABCE5" w:rsidR="00B92CA4" w:rsidDel="002169A1" w:rsidRDefault="00B92CA4">
            <w:pPr>
              <w:cnfStyle w:val="000000100000" w:firstRow="0" w:lastRow="0" w:firstColumn="0" w:lastColumn="0" w:oddVBand="0" w:evenVBand="0" w:oddHBand="1" w:evenHBand="0" w:firstRowFirstColumn="0" w:firstRowLastColumn="0" w:lastRowFirstColumn="0" w:lastRowLastColumn="0"/>
              <w:rPr>
                <w:del w:id="1489" w:author="Cuenta Microsoft" w:date="2025-09-30T13:41:00Z"/>
              </w:rPr>
              <w:pPrChange w:id="1490" w:author="Cuenta Microsoft" w:date="2025-09-30T14:16:00Z">
                <w:pPr>
                  <w:jc w:val="center"/>
                  <w:cnfStyle w:val="000000100000" w:firstRow="0" w:lastRow="0" w:firstColumn="0" w:lastColumn="0" w:oddVBand="0" w:evenVBand="0" w:oddHBand="1" w:evenHBand="0" w:firstRowFirstColumn="0" w:firstRowLastColumn="0" w:lastRowFirstColumn="0" w:lastRowLastColumn="0"/>
                </w:pPr>
              </w:pPrChange>
            </w:pPr>
            <w:del w:id="1491" w:author="Cuenta Microsoft" w:date="2025-09-30T13:41:00Z">
              <w:r w:rsidDel="002169A1">
                <w:delText xml:space="preserve">Del </w:delText>
              </w:r>
            </w:del>
            <w:ins w:id="1492" w:author="BACHILLERATO GENERAL ALFONSO DE LA MADRID VIDAURRETA" w:date="2025-09-18T23:08:00Z">
              <w:del w:id="1493" w:author="Cuenta Microsoft" w:date="2025-09-30T13:41:00Z">
                <w:r w:rsidR="00BE1695" w:rsidDel="002169A1">
                  <w:delText>01</w:delText>
                </w:r>
              </w:del>
            </w:ins>
            <w:del w:id="1494" w:author="Cuenta Microsoft" w:date="2025-09-30T13:41:00Z">
              <w:r w:rsidR="00D550D2" w:rsidDel="002169A1">
                <w:delText>2</w:delText>
              </w:r>
              <w:r w:rsidR="009E1283" w:rsidDel="002169A1">
                <w:delText xml:space="preserve">8 </w:delText>
              </w:r>
              <w:r w:rsidDel="002169A1">
                <w:delText xml:space="preserve">de agosto al </w:delText>
              </w:r>
            </w:del>
            <w:ins w:id="1495" w:author="BACHILLERATO GENERAL ALFONSO DE LA MADRID VIDAURRETA" w:date="2025-09-18T23:08:00Z">
              <w:del w:id="1496" w:author="Cuenta Microsoft" w:date="2025-09-30T13:41:00Z">
                <w:r w:rsidR="00BE1695" w:rsidDel="002169A1">
                  <w:delText>12</w:delText>
                </w:r>
              </w:del>
            </w:ins>
            <w:del w:id="1497" w:author="Cuenta Microsoft" w:date="2025-09-30T13:41:00Z">
              <w:r w:rsidR="00CD51DE" w:rsidDel="002169A1">
                <w:delText>08</w:delText>
              </w:r>
              <w:r w:rsidDel="002169A1">
                <w:delText xml:space="preserve"> de</w:delText>
              </w:r>
              <w:r w:rsidR="00D550D2" w:rsidDel="002169A1">
                <w:delText xml:space="preserve"> </w:delText>
              </w:r>
              <w:r w:rsidDel="002169A1">
                <w:delText>septiembre de 202</w:delText>
              </w:r>
            </w:del>
            <w:ins w:id="1498" w:author="BACHILLERATO GENERAL ALFONSO DE LA MADRID VIDAURRETA" w:date="2025-09-18T23:08:00Z">
              <w:del w:id="1499" w:author="Cuenta Microsoft" w:date="2025-09-30T13:41:00Z">
                <w:r w:rsidR="00BE1695" w:rsidDel="002169A1">
                  <w:delText>5</w:delText>
                </w:r>
              </w:del>
            </w:ins>
            <w:del w:id="1500" w:author="Cuenta Microsoft" w:date="2025-09-30T13:41:00Z">
              <w:r w:rsidR="002C279E" w:rsidDel="002169A1">
                <w:delText>4</w:delText>
              </w:r>
            </w:del>
          </w:p>
        </w:tc>
      </w:tr>
      <w:tr w:rsidR="00BA02B8" w:rsidDel="002169A1" w14:paraId="1798255E" w14:textId="5A6240AA" w:rsidTr="00686ED9">
        <w:trPr>
          <w:trHeight w:val="445"/>
          <w:jc w:val="center"/>
          <w:del w:id="1501" w:author="Cuenta Microsoft" w:date="2025-09-30T13:41:00Z"/>
        </w:trPr>
        <w:tc>
          <w:tcPr>
            <w:cnfStyle w:val="001000000000" w:firstRow="0" w:lastRow="0" w:firstColumn="1" w:lastColumn="0" w:oddVBand="0" w:evenVBand="0" w:oddHBand="0" w:evenHBand="0" w:firstRowFirstColumn="0" w:firstRowLastColumn="0" w:lastRowFirstColumn="0" w:lastRowLastColumn="0"/>
            <w:tcW w:w="2547" w:type="dxa"/>
          </w:tcPr>
          <w:p w14:paraId="559F5616" w14:textId="6D7BACBA" w:rsidR="00B92CA4" w:rsidRPr="00C02988" w:rsidDel="002169A1" w:rsidRDefault="00B92CA4">
            <w:pPr>
              <w:rPr>
                <w:del w:id="1502" w:author="Cuenta Microsoft" w:date="2025-09-30T13:41:00Z"/>
              </w:rPr>
              <w:pPrChange w:id="1503" w:author="Cuenta Microsoft" w:date="2025-09-30T14:16:00Z">
                <w:pPr>
                  <w:jc w:val="both"/>
                </w:pPr>
              </w:pPrChange>
            </w:pPr>
            <w:del w:id="1504" w:author="Cuenta Microsoft" w:date="2025-09-30T13:41:00Z">
              <w:r w:rsidDel="002169A1">
                <w:delText>Actividades compensatorias</w:delText>
              </w:r>
              <w:r w:rsidR="002C279E" w:rsidDel="002169A1">
                <w:delText>.</w:delText>
              </w:r>
            </w:del>
          </w:p>
          <w:p w14:paraId="5CB66840" w14:textId="3C9E4A8A" w:rsidR="00B92CA4" w:rsidDel="002169A1" w:rsidRDefault="00B92CA4">
            <w:pPr>
              <w:rPr>
                <w:del w:id="1505" w:author="Cuenta Microsoft" w:date="2025-09-30T13:41:00Z"/>
              </w:rPr>
              <w:pPrChange w:id="1506" w:author="Cuenta Microsoft" w:date="2025-09-30T14:16:00Z">
                <w:pPr>
                  <w:jc w:val="both"/>
                </w:pPr>
              </w:pPrChange>
            </w:pPr>
          </w:p>
        </w:tc>
        <w:tc>
          <w:tcPr>
            <w:tcW w:w="5812" w:type="dxa"/>
          </w:tcPr>
          <w:p w14:paraId="5CCA4C6B" w14:textId="6B7A7DF6" w:rsidR="00B92CA4" w:rsidDel="002169A1" w:rsidRDefault="00B92CA4">
            <w:pPr>
              <w:cnfStyle w:val="000000000000" w:firstRow="0" w:lastRow="0" w:firstColumn="0" w:lastColumn="0" w:oddVBand="0" w:evenVBand="0" w:oddHBand="0" w:evenHBand="0" w:firstRowFirstColumn="0" w:firstRowLastColumn="0" w:lastRowFirstColumn="0" w:lastRowLastColumn="0"/>
              <w:rPr>
                <w:del w:id="1507" w:author="Cuenta Microsoft" w:date="2025-09-30T13:41:00Z"/>
              </w:rPr>
            </w:pPr>
            <w:del w:id="1508" w:author="Cuenta Microsoft" w:date="2025-09-30T13:41:00Z">
              <w:r w:rsidDel="002169A1">
                <w:delText xml:space="preserve">Actividades </w:delText>
              </w:r>
              <w:r w:rsidRPr="00C02988" w:rsidDel="002169A1">
                <w:delText>compensa</w:delText>
              </w:r>
              <w:r w:rsidDel="002169A1">
                <w:delText xml:space="preserve">torias para </w:delText>
              </w:r>
              <w:r w:rsidRPr="00C02988" w:rsidDel="002169A1">
                <w:delText xml:space="preserve">  alumnos de tercero y quinto semestre</w:delText>
              </w:r>
              <w:r w:rsidDel="002169A1">
                <w:delText>.</w:delText>
              </w:r>
            </w:del>
          </w:p>
        </w:tc>
        <w:tc>
          <w:tcPr>
            <w:tcW w:w="2013" w:type="dxa"/>
          </w:tcPr>
          <w:p w14:paraId="57E297A9" w14:textId="7480C371" w:rsidR="00B92CA4" w:rsidDel="002169A1" w:rsidRDefault="00B92CA4">
            <w:pPr>
              <w:cnfStyle w:val="000000000000" w:firstRow="0" w:lastRow="0" w:firstColumn="0" w:lastColumn="0" w:oddVBand="0" w:evenVBand="0" w:oddHBand="0" w:evenHBand="0" w:firstRowFirstColumn="0" w:firstRowLastColumn="0" w:lastRowFirstColumn="0" w:lastRowLastColumn="0"/>
              <w:rPr>
                <w:del w:id="1509" w:author="Cuenta Microsoft" w:date="2025-09-30T13:41:00Z"/>
              </w:rPr>
              <w:pPrChange w:id="1510" w:author="Cuenta Microsoft" w:date="2025-09-30T14:16:00Z">
                <w:pPr>
                  <w:jc w:val="center"/>
                  <w:cnfStyle w:val="000000000000" w:firstRow="0" w:lastRow="0" w:firstColumn="0" w:lastColumn="0" w:oddVBand="0" w:evenVBand="0" w:oddHBand="0" w:evenHBand="0" w:firstRowFirstColumn="0" w:firstRowLastColumn="0" w:lastRowFirstColumn="0" w:lastRowLastColumn="0"/>
                </w:pPr>
              </w:pPrChange>
            </w:pPr>
            <w:del w:id="1511" w:author="Cuenta Microsoft" w:date="2025-09-30T13:41:00Z">
              <w:r w:rsidRPr="00C02988" w:rsidDel="002169A1">
                <w:delText>Fotografías</w:delText>
              </w:r>
            </w:del>
          </w:p>
        </w:tc>
        <w:tc>
          <w:tcPr>
            <w:tcW w:w="0" w:type="auto"/>
          </w:tcPr>
          <w:p w14:paraId="2AE112BA" w14:textId="5F7D0629" w:rsidR="00B92CA4" w:rsidDel="002169A1" w:rsidRDefault="00B92CA4">
            <w:pPr>
              <w:cnfStyle w:val="000000000000" w:firstRow="0" w:lastRow="0" w:firstColumn="0" w:lastColumn="0" w:oddVBand="0" w:evenVBand="0" w:oddHBand="0" w:evenHBand="0" w:firstRowFirstColumn="0" w:firstRowLastColumn="0" w:lastRowFirstColumn="0" w:lastRowLastColumn="0"/>
              <w:rPr>
                <w:del w:id="1512" w:author="Cuenta Microsoft" w:date="2025-09-30T13:41:00Z"/>
              </w:rPr>
              <w:pPrChange w:id="1513" w:author="Cuenta Microsoft" w:date="2025-09-30T14:16:00Z">
                <w:pPr>
                  <w:jc w:val="center"/>
                  <w:cnfStyle w:val="000000000000" w:firstRow="0" w:lastRow="0" w:firstColumn="0" w:lastColumn="0" w:oddVBand="0" w:evenVBand="0" w:oddHBand="0" w:evenHBand="0" w:firstRowFirstColumn="0" w:firstRowLastColumn="0" w:lastRowFirstColumn="0" w:lastRowLastColumn="0"/>
                </w:pPr>
              </w:pPrChange>
            </w:pPr>
            <w:del w:id="1514" w:author="Cuenta Microsoft" w:date="2025-09-30T13:41:00Z">
              <w:r w:rsidDel="002169A1">
                <w:delText>Después de la evaluación diagnóstica, hasta la evaluación d</w:delText>
              </w:r>
              <w:r w:rsidR="00DD74AA" w:rsidDel="002169A1">
                <w:delText>el primer momento</w:delText>
              </w:r>
              <w:r w:rsidDel="002169A1">
                <w:delText>.</w:delText>
              </w:r>
            </w:del>
          </w:p>
        </w:tc>
      </w:tr>
      <w:tr w:rsidR="00A50CD6" w:rsidDel="002169A1" w14:paraId="20988EBD" w14:textId="036CF78E" w:rsidTr="00686ED9">
        <w:trPr>
          <w:cnfStyle w:val="000000100000" w:firstRow="0" w:lastRow="0" w:firstColumn="0" w:lastColumn="0" w:oddVBand="0" w:evenVBand="0" w:oddHBand="1" w:evenHBand="0" w:firstRowFirstColumn="0" w:firstRowLastColumn="0" w:lastRowFirstColumn="0" w:lastRowLastColumn="0"/>
          <w:trHeight w:val="996"/>
          <w:jc w:val="center"/>
          <w:del w:id="1515" w:author="Cuenta Microsoft" w:date="2025-09-30T13:41:00Z"/>
        </w:trPr>
        <w:tc>
          <w:tcPr>
            <w:cnfStyle w:val="001000000000" w:firstRow="0" w:lastRow="0" w:firstColumn="1" w:lastColumn="0" w:oddVBand="0" w:evenVBand="0" w:oddHBand="0" w:evenHBand="0" w:firstRowFirstColumn="0" w:firstRowLastColumn="0" w:lastRowFirstColumn="0" w:lastRowLastColumn="0"/>
            <w:tcW w:w="2547" w:type="dxa"/>
          </w:tcPr>
          <w:p w14:paraId="2EBAE2F7" w14:textId="695E7F66" w:rsidR="00A50CD6" w:rsidDel="002169A1" w:rsidRDefault="00A50CD6">
            <w:pPr>
              <w:rPr>
                <w:del w:id="1516" w:author="Cuenta Microsoft" w:date="2025-09-30T13:41:00Z"/>
              </w:rPr>
              <w:pPrChange w:id="1517" w:author="Cuenta Microsoft" w:date="2025-09-30T14:16:00Z">
                <w:pPr>
                  <w:jc w:val="both"/>
                </w:pPr>
              </w:pPrChange>
            </w:pPr>
            <w:del w:id="1518" w:author="Cuenta Microsoft" w:date="2025-09-30T13:41:00Z">
              <w:r w:rsidDel="002169A1">
                <w:delText>Dar seguimiento y acompañamiento a alumnos con bajo desempeño académico en semestres anteriores.</w:delText>
              </w:r>
            </w:del>
          </w:p>
          <w:p w14:paraId="52A1D6FA" w14:textId="694A5135" w:rsidR="00A50CD6" w:rsidDel="002169A1" w:rsidRDefault="00A50CD6">
            <w:pPr>
              <w:rPr>
                <w:del w:id="1519" w:author="Cuenta Microsoft" w:date="2025-09-30T13:41:00Z"/>
              </w:rPr>
            </w:pPr>
          </w:p>
        </w:tc>
        <w:tc>
          <w:tcPr>
            <w:tcW w:w="5812" w:type="dxa"/>
          </w:tcPr>
          <w:p w14:paraId="25C105F8" w14:textId="0122F42B" w:rsidR="00A50CD6" w:rsidDel="002169A1" w:rsidRDefault="00A50CD6">
            <w:pPr>
              <w:cnfStyle w:val="000000100000" w:firstRow="0" w:lastRow="0" w:firstColumn="0" w:lastColumn="0" w:oddVBand="0" w:evenVBand="0" w:oddHBand="1" w:evenHBand="0" w:firstRowFirstColumn="0" w:firstRowLastColumn="0" w:lastRowFirstColumn="0" w:lastRowLastColumn="0"/>
              <w:rPr>
                <w:del w:id="1520" w:author="Cuenta Microsoft" w:date="2025-09-30T13:41:00Z"/>
              </w:rPr>
              <w:pPrChange w:id="1521" w:author="Cuenta Microsoft" w:date="2025-09-30T14:16:00Z">
                <w:pPr>
                  <w:jc w:val="both"/>
                  <w:cnfStyle w:val="000000100000" w:firstRow="0" w:lastRow="0" w:firstColumn="0" w:lastColumn="0" w:oddVBand="0" w:evenVBand="0" w:oddHBand="1" w:evenHBand="0" w:firstRowFirstColumn="0" w:firstRowLastColumn="0" w:lastRowFirstColumn="0" w:lastRowLastColumn="0"/>
                </w:pPr>
              </w:pPrChange>
            </w:pPr>
            <w:del w:id="1522" w:author="Cuenta Microsoft" w:date="2025-09-30T13:41:00Z">
              <w:r w:rsidDel="002169A1">
                <w:delText xml:space="preserve">Aplicación de exámenes extraordinarios y a título de suficiencia. </w:delText>
              </w:r>
            </w:del>
          </w:p>
        </w:tc>
        <w:tc>
          <w:tcPr>
            <w:tcW w:w="2013" w:type="dxa"/>
          </w:tcPr>
          <w:p w14:paraId="790ECA11" w14:textId="08158A61" w:rsidR="00A50CD6" w:rsidDel="002169A1" w:rsidRDefault="00A50CD6">
            <w:pPr>
              <w:cnfStyle w:val="000000100000" w:firstRow="0" w:lastRow="0" w:firstColumn="0" w:lastColumn="0" w:oddVBand="0" w:evenVBand="0" w:oddHBand="1" w:evenHBand="0" w:firstRowFirstColumn="0" w:firstRowLastColumn="0" w:lastRowFirstColumn="0" w:lastRowLastColumn="0"/>
              <w:rPr>
                <w:del w:id="1523" w:author="Cuenta Microsoft" w:date="2025-09-30T13:41:00Z"/>
              </w:rPr>
              <w:pPrChange w:id="1524" w:author="Cuenta Microsoft" w:date="2025-09-30T14:16:00Z">
                <w:pPr>
                  <w:jc w:val="both"/>
                  <w:cnfStyle w:val="000000100000" w:firstRow="0" w:lastRow="0" w:firstColumn="0" w:lastColumn="0" w:oddVBand="0" w:evenVBand="0" w:oddHBand="1" w:evenHBand="0" w:firstRowFirstColumn="0" w:firstRowLastColumn="0" w:lastRowFirstColumn="0" w:lastRowLastColumn="0"/>
                </w:pPr>
              </w:pPrChange>
            </w:pPr>
            <w:del w:id="1525" w:author="Cuenta Microsoft" w:date="2025-09-30T13:41:00Z">
              <w:r w:rsidDel="002169A1">
                <w:delText>Guías de estudio.</w:delText>
              </w:r>
            </w:del>
          </w:p>
          <w:p w14:paraId="476AD940" w14:textId="33CD7F15" w:rsidR="00A50CD6" w:rsidDel="002169A1" w:rsidRDefault="00A50CD6">
            <w:pPr>
              <w:cnfStyle w:val="000000100000" w:firstRow="0" w:lastRow="0" w:firstColumn="0" w:lastColumn="0" w:oddVBand="0" w:evenVBand="0" w:oddHBand="1" w:evenHBand="0" w:firstRowFirstColumn="0" w:firstRowLastColumn="0" w:lastRowFirstColumn="0" w:lastRowLastColumn="0"/>
              <w:rPr>
                <w:del w:id="1526" w:author="Cuenta Microsoft" w:date="2025-09-30T13:41:00Z"/>
              </w:rPr>
              <w:pPrChange w:id="1527" w:author="Cuenta Microsoft" w:date="2025-09-30T14:16:00Z">
                <w:pPr>
                  <w:jc w:val="both"/>
                  <w:cnfStyle w:val="000000100000" w:firstRow="0" w:lastRow="0" w:firstColumn="0" w:lastColumn="0" w:oddVBand="0" w:evenVBand="0" w:oddHBand="1" w:evenHBand="0" w:firstRowFirstColumn="0" w:firstRowLastColumn="0" w:lastRowFirstColumn="0" w:lastRowLastColumn="0"/>
                </w:pPr>
              </w:pPrChange>
            </w:pPr>
            <w:del w:id="1528" w:author="Cuenta Microsoft" w:date="2025-09-30T13:41:00Z">
              <w:r w:rsidDel="002169A1">
                <w:delText>Pruebas objetivas.</w:delText>
              </w:r>
            </w:del>
          </w:p>
        </w:tc>
        <w:tc>
          <w:tcPr>
            <w:tcW w:w="0" w:type="auto"/>
          </w:tcPr>
          <w:p w14:paraId="691D3574" w14:textId="7163241A" w:rsidR="00A50CD6" w:rsidDel="002169A1" w:rsidRDefault="00A50CD6">
            <w:pPr>
              <w:cnfStyle w:val="000000100000" w:firstRow="0" w:lastRow="0" w:firstColumn="0" w:lastColumn="0" w:oddVBand="0" w:evenVBand="0" w:oddHBand="1" w:evenHBand="0" w:firstRowFirstColumn="0" w:firstRowLastColumn="0" w:lastRowFirstColumn="0" w:lastRowLastColumn="0"/>
              <w:rPr>
                <w:del w:id="1529" w:author="Cuenta Microsoft" w:date="2025-09-30T13:41:00Z"/>
              </w:rPr>
              <w:pPrChange w:id="1530" w:author="Cuenta Microsoft" w:date="2025-09-30T14:16:00Z">
                <w:pPr>
                  <w:jc w:val="both"/>
                  <w:cnfStyle w:val="000000100000" w:firstRow="0" w:lastRow="0" w:firstColumn="0" w:lastColumn="0" w:oddVBand="0" w:evenVBand="0" w:oddHBand="1" w:evenHBand="0" w:firstRowFirstColumn="0" w:firstRowLastColumn="0" w:lastRowFirstColumn="0" w:lastRowLastColumn="0"/>
                </w:pPr>
              </w:pPrChange>
            </w:pPr>
            <w:del w:id="1531" w:author="Cuenta Microsoft" w:date="2025-09-30T13:41:00Z">
              <w:r w:rsidDel="002169A1">
                <w:delText xml:space="preserve">En periodos de regularización </w:delText>
              </w:r>
            </w:del>
          </w:p>
        </w:tc>
      </w:tr>
      <w:tr w:rsidR="00A50CD6" w:rsidDel="002169A1" w14:paraId="5BE8655F" w14:textId="13C4D742" w:rsidTr="00686ED9">
        <w:trPr>
          <w:trHeight w:val="445"/>
          <w:jc w:val="center"/>
          <w:del w:id="1532" w:author="Cuenta Microsoft" w:date="2025-09-30T13:41:00Z"/>
        </w:trPr>
        <w:tc>
          <w:tcPr>
            <w:cnfStyle w:val="001000000000" w:firstRow="0" w:lastRow="0" w:firstColumn="1" w:lastColumn="0" w:oddVBand="0" w:evenVBand="0" w:oddHBand="0" w:evenHBand="0" w:firstRowFirstColumn="0" w:firstRowLastColumn="0" w:lastRowFirstColumn="0" w:lastRowLastColumn="0"/>
            <w:tcW w:w="2547" w:type="dxa"/>
          </w:tcPr>
          <w:p w14:paraId="3F490509" w14:textId="6BDD6924" w:rsidR="00A50CD6" w:rsidDel="002169A1" w:rsidRDefault="00A50CD6">
            <w:pPr>
              <w:rPr>
                <w:del w:id="1533" w:author="Cuenta Microsoft" w:date="2025-09-30T13:41:00Z"/>
              </w:rPr>
              <w:pPrChange w:id="1534" w:author="Cuenta Microsoft" w:date="2025-09-30T14:16:00Z">
                <w:pPr>
                  <w:jc w:val="both"/>
                </w:pPr>
              </w:pPrChange>
            </w:pPr>
            <w:del w:id="1535" w:author="Cuenta Microsoft" w:date="2025-09-30T13:41:00Z">
              <w:r w:rsidDel="002169A1">
                <w:delText>Brindar tutorías y asesorías personalizadas a los estudiantes en riesgo de reprobación en las distintas UAC.</w:delText>
              </w:r>
            </w:del>
          </w:p>
          <w:p w14:paraId="3A95EE34" w14:textId="2817700F" w:rsidR="00A50CD6" w:rsidDel="002169A1" w:rsidRDefault="00A50CD6">
            <w:pPr>
              <w:rPr>
                <w:del w:id="1536" w:author="Cuenta Microsoft" w:date="2025-09-30T13:41:00Z"/>
              </w:rPr>
              <w:pPrChange w:id="1537" w:author="Cuenta Microsoft" w:date="2025-09-30T14:16:00Z">
                <w:pPr>
                  <w:jc w:val="both"/>
                </w:pPr>
              </w:pPrChange>
            </w:pPr>
          </w:p>
          <w:p w14:paraId="24E0115E" w14:textId="00DD618C" w:rsidR="00A50CD6" w:rsidDel="002169A1" w:rsidRDefault="00A50CD6">
            <w:pPr>
              <w:rPr>
                <w:del w:id="1538" w:author="Cuenta Microsoft" w:date="2025-09-30T13:41:00Z"/>
              </w:rPr>
              <w:pPrChange w:id="1539" w:author="Cuenta Microsoft" w:date="2025-09-30T14:16:00Z">
                <w:pPr>
                  <w:jc w:val="both"/>
                </w:pPr>
              </w:pPrChange>
            </w:pPr>
            <w:del w:id="1540" w:author="Cuenta Microsoft" w:date="2025-09-30T13:41:00Z">
              <w:r w:rsidDel="002169A1">
                <w:delText xml:space="preserve">Informar a padres de familia </w:delText>
              </w:r>
            </w:del>
          </w:p>
        </w:tc>
        <w:tc>
          <w:tcPr>
            <w:tcW w:w="5812" w:type="dxa"/>
          </w:tcPr>
          <w:p w14:paraId="7DA8E45D" w14:textId="74950888" w:rsidR="00A50CD6" w:rsidDel="002169A1" w:rsidRDefault="00A50CD6">
            <w:pPr>
              <w:cnfStyle w:val="000000000000" w:firstRow="0" w:lastRow="0" w:firstColumn="0" w:lastColumn="0" w:oddVBand="0" w:evenVBand="0" w:oddHBand="0" w:evenHBand="0" w:firstRowFirstColumn="0" w:firstRowLastColumn="0" w:lastRowFirstColumn="0" w:lastRowLastColumn="0"/>
              <w:rPr>
                <w:del w:id="1541" w:author="Cuenta Microsoft" w:date="2025-09-30T13:41:00Z"/>
              </w:rPr>
              <w:pPrChange w:id="1542" w:author="Cuenta Microsoft" w:date="2025-09-30T14:16:00Z">
                <w:pPr>
                  <w:jc w:val="both"/>
                  <w:cnfStyle w:val="000000000000" w:firstRow="0" w:lastRow="0" w:firstColumn="0" w:lastColumn="0" w:oddVBand="0" w:evenVBand="0" w:oddHBand="0" w:evenHBand="0" w:firstRowFirstColumn="0" w:firstRowLastColumn="0" w:lastRowFirstColumn="0" w:lastRowLastColumn="0"/>
                </w:pPr>
              </w:pPrChange>
            </w:pPr>
            <w:del w:id="1543" w:author="Cuenta Microsoft" w:date="2025-09-30T13:41:00Z">
              <w:r w:rsidDel="002169A1">
                <w:delText>Hacer un concentrado de los</w:delText>
              </w:r>
            </w:del>
          </w:p>
          <w:p w14:paraId="534DAFE8" w14:textId="71A1627C" w:rsidR="00A50CD6" w:rsidDel="002169A1" w:rsidRDefault="00A50CD6">
            <w:pPr>
              <w:cnfStyle w:val="000000000000" w:firstRow="0" w:lastRow="0" w:firstColumn="0" w:lastColumn="0" w:oddVBand="0" w:evenVBand="0" w:oddHBand="0" w:evenHBand="0" w:firstRowFirstColumn="0" w:firstRowLastColumn="0" w:lastRowFirstColumn="0" w:lastRowLastColumn="0"/>
              <w:rPr>
                <w:del w:id="1544" w:author="Cuenta Microsoft" w:date="2025-09-30T13:41:00Z"/>
              </w:rPr>
              <w:pPrChange w:id="1545" w:author="Cuenta Microsoft" w:date="2025-09-30T14:16:00Z">
                <w:pPr>
                  <w:jc w:val="both"/>
                  <w:cnfStyle w:val="000000000000" w:firstRow="0" w:lastRow="0" w:firstColumn="0" w:lastColumn="0" w:oddVBand="0" w:evenVBand="0" w:oddHBand="0" w:evenHBand="0" w:firstRowFirstColumn="0" w:firstRowLastColumn="0" w:lastRowFirstColumn="0" w:lastRowLastColumn="0"/>
                </w:pPr>
              </w:pPrChange>
            </w:pPr>
            <w:del w:id="1546" w:author="Cuenta Microsoft" w:date="2025-09-30T13:41:00Z">
              <w:r w:rsidDel="002169A1">
                <w:delText>estudiantes en situación de riesgo de reprobación.</w:delText>
              </w:r>
            </w:del>
          </w:p>
          <w:p w14:paraId="66623550" w14:textId="574C1B64" w:rsidR="00A50CD6" w:rsidDel="002169A1" w:rsidRDefault="00A50CD6">
            <w:pPr>
              <w:cnfStyle w:val="000000000000" w:firstRow="0" w:lastRow="0" w:firstColumn="0" w:lastColumn="0" w:oddVBand="0" w:evenVBand="0" w:oddHBand="0" w:evenHBand="0" w:firstRowFirstColumn="0" w:firstRowLastColumn="0" w:lastRowFirstColumn="0" w:lastRowLastColumn="0"/>
              <w:rPr>
                <w:del w:id="1547" w:author="Cuenta Microsoft" w:date="2025-09-30T13:41:00Z"/>
              </w:rPr>
            </w:pPr>
          </w:p>
          <w:p w14:paraId="60A43CB1" w14:textId="1DC3BE58" w:rsidR="00A50CD6" w:rsidDel="002169A1" w:rsidRDefault="00A50CD6">
            <w:pPr>
              <w:cnfStyle w:val="000000000000" w:firstRow="0" w:lastRow="0" w:firstColumn="0" w:lastColumn="0" w:oddVBand="0" w:evenVBand="0" w:oddHBand="0" w:evenHBand="0" w:firstRowFirstColumn="0" w:firstRowLastColumn="0" w:lastRowFirstColumn="0" w:lastRowLastColumn="0"/>
              <w:rPr>
                <w:del w:id="1548" w:author="Cuenta Microsoft" w:date="2025-09-30T13:41:00Z"/>
              </w:rPr>
            </w:pPr>
          </w:p>
          <w:p w14:paraId="69C6FF41" w14:textId="796A08D6" w:rsidR="000B78E0" w:rsidDel="002169A1" w:rsidRDefault="000B78E0">
            <w:pPr>
              <w:cnfStyle w:val="000000000000" w:firstRow="0" w:lastRow="0" w:firstColumn="0" w:lastColumn="0" w:oddVBand="0" w:evenVBand="0" w:oddHBand="0" w:evenHBand="0" w:firstRowFirstColumn="0" w:firstRowLastColumn="0" w:lastRowFirstColumn="0" w:lastRowLastColumn="0"/>
              <w:rPr>
                <w:del w:id="1549" w:author="Cuenta Microsoft" w:date="2025-09-30T13:41:00Z"/>
              </w:rPr>
            </w:pPr>
          </w:p>
          <w:p w14:paraId="0A93BF64" w14:textId="73E1F5E5" w:rsidR="000B78E0" w:rsidDel="002169A1" w:rsidRDefault="000B78E0">
            <w:pPr>
              <w:cnfStyle w:val="000000000000" w:firstRow="0" w:lastRow="0" w:firstColumn="0" w:lastColumn="0" w:oddVBand="0" w:evenVBand="0" w:oddHBand="0" w:evenHBand="0" w:firstRowFirstColumn="0" w:firstRowLastColumn="0" w:lastRowFirstColumn="0" w:lastRowLastColumn="0"/>
              <w:rPr>
                <w:del w:id="1550" w:author="Cuenta Microsoft" w:date="2025-09-30T13:41:00Z"/>
              </w:rPr>
            </w:pPr>
          </w:p>
          <w:p w14:paraId="17B92B18" w14:textId="1A7FFFBC" w:rsidR="00A50CD6" w:rsidDel="002169A1" w:rsidRDefault="00A50CD6">
            <w:pPr>
              <w:cnfStyle w:val="000000000000" w:firstRow="0" w:lastRow="0" w:firstColumn="0" w:lastColumn="0" w:oddVBand="0" w:evenVBand="0" w:oddHBand="0" w:evenHBand="0" w:firstRowFirstColumn="0" w:firstRowLastColumn="0" w:lastRowFirstColumn="0" w:lastRowLastColumn="0"/>
              <w:rPr>
                <w:del w:id="1551" w:author="Cuenta Microsoft" w:date="2025-09-30T13:41:00Z"/>
              </w:rPr>
            </w:pPr>
            <w:del w:id="1552" w:author="Cuenta Microsoft" w:date="2025-09-30T13:41:00Z">
              <w:r w:rsidDel="002169A1">
                <w:delText>Brindar información a Padres de familia sobre el rendimiento de los alumnos tutorados.</w:delText>
              </w:r>
            </w:del>
          </w:p>
          <w:p w14:paraId="35B6F490" w14:textId="3B828C24" w:rsidR="00A50CD6" w:rsidDel="002169A1" w:rsidRDefault="00A50CD6">
            <w:pPr>
              <w:cnfStyle w:val="000000000000" w:firstRow="0" w:lastRow="0" w:firstColumn="0" w:lastColumn="0" w:oddVBand="0" w:evenVBand="0" w:oddHBand="0" w:evenHBand="0" w:firstRowFirstColumn="0" w:firstRowLastColumn="0" w:lastRowFirstColumn="0" w:lastRowLastColumn="0"/>
              <w:rPr>
                <w:del w:id="1553" w:author="Cuenta Microsoft" w:date="2025-09-30T13:41:00Z"/>
              </w:rPr>
              <w:pPrChange w:id="1554" w:author="Cuenta Microsoft" w:date="2025-09-30T14:16:00Z">
                <w:pPr>
                  <w:jc w:val="center"/>
                  <w:cnfStyle w:val="000000000000" w:firstRow="0" w:lastRow="0" w:firstColumn="0" w:lastColumn="0" w:oddVBand="0" w:evenVBand="0" w:oddHBand="0" w:evenHBand="0" w:firstRowFirstColumn="0" w:firstRowLastColumn="0" w:lastRowFirstColumn="0" w:lastRowLastColumn="0"/>
                </w:pPr>
              </w:pPrChange>
            </w:pPr>
          </w:p>
        </w:tc>
        <w:tc>
          <w:tcPr>
            <w:tcW w:w="2013" w:type="dxa"/>
          </w:tcPr>
          <w:p w14:paraId="46D0FEAC" w14:textId="1A470770" w:rsidR="00A50CD6" w:rsidDel="002169A1" w:rsidRDefault="00A50CD6">
            <w:pPr>
              <w:cnfStyle w:val="000000000000" w:firstRow="0" w:lastRow="0" w:firstColumn="0" w:lastColumn="0" w:oddVBand="0" w:evenVBand="0" w:oddHBand="0" w:evenHBand="0" w:firstRowFirstColumn="0" w:firstRowLastColumn="0" w:lastRowFirstColumn="0" w:lastRowLastColumn="0"/>
              <w:rPr>
                <w:del w:id="1555" w:author="Cuenta Microsoft" w:date="2025-09-30T13:41:00Z"/>
              </w:rPr>
            </w:pPr>
          </w:p>
          <w:p w14:paraId="5AC6D577" w14:textId="2359A2D1" w:rsidR="00A50CD6" w:rsidDel="002169A1" w:rsidRDefault="00A50CD6">
            <w:pPr>
              <w:cnfStyle w:val="000000000000" w:firstRow="0" w:lastRow="0" w:firstColumn="0" w:lastColumn="0" w:oddVBand="0" w:evenVBand="0" w:oddHBand="0" w:evenHBand="0" w:firstRowFirstColumn="0" w:firstRowLastColumn="0" w:lastRowFirstColumn="0" w:lastRowLastColumn="0"/>
              <w:rPr>
                <w:del w:id="1556" w:author="Cuenta Microsoft" w:date="2025-09-30T13:41:00Z"/>
              </w:rPr>
            </w:pPr>
            <w:del w:id="1557" w:author="Cuenta Microsoft" w:date="2025-09-30T13:41:00Z">
              <w:r w:rsidDel="002169A1">
                <w:delText xml:space="preserve">Reporte de intervención </w:delText>
              </w:r>
            </w:del>
          </w:p>
          <w:p w14:paraId="18F80CED" w14:textId="4FBB199D" w:rsidR="00A50CD6" w:rsidDel="002169A1" w:rsidRDefault="00A50CD6">
            <w:pPr>
              <w:cnfStyle w:val="000000000000" w:firstRow="0" w:lastRow="0" w:firstColumn="0" w:lastColumn="0" w:oddVBand="0" w:evenVBand="0" w:oddHBand="0" w:evenHBand="0" w:firstRowFirstColumn="0" w:firstRowLastColumn="0" w:lastRowFirstColumn="0" w:lastRowLastColumn="0"/>
              <w:rPr>
                <w:del w:id="1558" w:author="Cuenta Microsoft" w:date="2025-09-30T13:41:00Z"/>
              </w:rPr>
            </w:pPr>
            <w:del w:id="1559" w:author="Cuenta Microsoft" w:date="2025-09-30T13:41:00Z">
              <w:r w:rsidDel="002169A1">
                <w:delText>Tutorial.</w:delText>
              </w:r>
            </w:del>
          </w:p>
          <w:p w14:paraId="7F1499A4" w14:textId="57D280E3" w:rsidR="00A50CD6" w:rsidDel="002169A1" w:rsidRDefault="00A50CD6">
            <w:pPr>
              <w:cnfStyle w:val="000000000000" w:firstRow="0" w:lastRow="0" w:firstColumn="0" w:lastColumn="0" w:oddVBand="0" w:evenVBand="0" w:oddHBand="0" w:evenHBand="0" w:firstRowFirstColumn="0" w:firstRowLastColumn="0" w:lastRowFirstColumn="0" w:lastRowLastColumn="0"/>
              <w:rPr>
                <w:del w:id="1560" w:author="Cuenta Microsoft" w:date="2025-09-30T13:41:00Z"/>
              </w:rPr>
            </w:pPr>
          </w:p>
          <w:p w14:paraId="2BE47383" w14:textId="41A77109" w:rsidR="00A50CD6" w:rsidDel="002169A1" w:rsidRDefault="00A50CD6">
            <w:pPr>
              <w:cnfStyle w:val="000000000000" w:firstRow="0" w:lastRow="0" w:firstColumn="0" w:lastColumn="0" w:oddVBand="0" w:evenVBand="0" w:oddHBand="0" w:evenHBand="0" w:firstRowFirstColumn="0" w:firstRowLastColumn="0" w:lastRowFirstColumn="0" w:lastRowLastColumn="0"/>
              <w:rPr>
                <w:del w:id="1561" w:author="Cuenta Microsoft" w:date="2025-09-30T13:41:00Z"/>
              </w:rPr>
            </w:pPr>
          </w:p>
          <w:p w14:paraId="763035C3" w14:textId="05D296C9" w:rsidR="00A50CD6" w:rsidDel="002169A1" w:rsidRDefault="00A50CD6">
            <w:pPr>
              <w:cnfStyle w:val="000000000000" w:firstRow="0" w:lastRow="0" w:firstColumn="0" w:lastColumn="0" w:oddVBand="0" w:evenVBand="0" w:oddHBand="0" w:evenHBand="0" w:firstRowFirstColumn="0" w:firstRowLastColumn="0" w:lastRowFirstColumn="0" w:lastRowLastColumn="0"/>
              <w:rPr>
                <w:del w:id="1562" w:author="Cuenta Microsoft" w:date="2025-09-30T13:41:00Z"/>
              </w:rPr>
            </w:pPr>
            <w:del w:id="1563" w:author="Cuenta Microsoft" w:date="2025-09-30T13:41:00Z">
              <w:r w:rsidDel="002169A1">
                <w:delText>Boleta de calificaciones</w:delText>
              </w:r>
            </w:del>
          </w:p>
          <w:p w14:paraId="328B7D7D" w14:textId="7AEF55D0" w:rsidR="00A50CD6" w:rsidDel="002169A1" w:rsidRDefault="00A50CD6">
            <w:pPr>
              <w:cnfStyle w:val="000000000000" w:firstRow="0" w:lastRow="0" w:firstColumn="0" w:lastColumn="0" w:oddVBand="0" w:evenVBand="0" w:oddHBand="0" w:evenHBand="0" w:firstRowFirstColumn="0" w:firstRowLastColumn="0" w:lastRowFirstColumn="0" w:lastRowLastColumn="0"/>
              <w:rPr>
                <w:del w:id="1564" w:author="Cuenta Microsoft" w:date="2025-09-30T13:41:00Z"/>
              </w:rPr>
            </w:pPr>
          </w:p>
        </w:tc>
        <w:tc>
          <w:tcPr>
            <w:tcW w:w="0" w:type="auto"/>
          </w:tcPr>
          <w:p w14:paraId="1450655B" w14:textId="4ABC00A0" w:rsidR="00A50CD6" w:rsidDel="002169A1" w:rsidRDefault="00A50CD6">
            <w:pPr>
              <w:cnfStyle w:val="000000000000" w:firstRow="0" w:lastRow="0" w:firstColumn="0" w:lastColumn="0" w:oddVBand="0" w:evenVBand="0" w:oddHBand="0" w:evenHBand="0" w:firstRowFirstColumn="0" w:firstRowLastColumn="0" w:lastRowFirstColumn="0" w:lastRowLastColumn="0"/>
              <w:rPr>
                <w:del w:id="1565" w:author="Cuenta Microsoft" w:date="2025-09-30T13:41:00Z"/>
              </w:rPr>
            </w:pPr>
          </w:p>
          <w:p w14:paraId="6B4D0908" w14:textId="6A972458" w:rsidR="00A50CD6" w:rsidDel="002169A1" w:rsidRDefault="00A50CD6">
            <w:pPr>
              <w:cnfStyle w:val="000000000000" w:firstRow="0" w:lastRow="0" w:firstColumn="0" w:lastColumn="0" w:oddVBand="0" w:evenVBand="0" w:oddHBand="0" w:evenHBand="0" w:firstRowFirstColumn="0" w:firstRowLastColumn="0" w:lastRowFirstColumn="0" w:lastRowLastColumn="0"/>
              <w:rPr>
                <w:del w:id="1566" w:author="Cuenta Microsoft" w:date="2025-09-30T13:41:00Z"/>
              </w:rPr>
              <w:pPrChange w:id="1567" w:author="Cuenta Microsoft" w:date="2025-09-30T14:16:00Z">
                <w:pPr>
                  <w:jc w:val="center"/>
                  <w:cnfStyle w:val="000000000000" w:firstRow="0" w:lastRow="0" w:firstColumn="0" w:lastColumn="0" w:oddVBand="0" w:evenVBand="0" w:oddHBand="0" w:evenHBand="0" w:firstRowFirstColumn="0" w:firstRowLastColumn="0" w:lastRowFirstColumn="0" w:lastRowLastColumn="0"/>
                </w:pPr>
              </w:pPrChange>
            </w:pPr>
            <w:del w:id="1568" w:author="Cuenta Microsoft" w:date="2025-09-30T13:41:00Z">
              <w:r w:rsidDel="002169A1">
                <w:delText>De acuerdo con el horario asignado.</w:delText>
              </w:r>
            </w:del>
          </w:p>
          <w:p w14:paraId="056061DC" w14:textId="435A4479" w:rsidR="00A50CD6" w:rsidDel="002169A1" w:rsidRDefault="00A50CD6">
            <w:pPr>
              <w:cnfStyle w:val="000000000000" w:firstRow="0" w:lastRow="0" w:firstColumn="0" w:lastColumn="0" w:oddVBand="0" w:evenVBand="0" w:oddHBand="0" w:evenHBand="0" w:firstRowFirstColumn="0" w:firstRowLastColumn="0" w:lastRowFirstColumn="0" w:lastRowLastColumn="0"/>
              <w:rPr>
                <w:del w:id="1569" w:author="Cuenta Microsoft" w:date="2025-09-30T13:41:00Z"/>
              </w:rPr>
              <w:pPrChange w:id="1570" w:author="Cuenta Microsoft" w:date="2025-09-30T14:16:00Z">
                <w:pPr>
                  <w:jc w:val="center"/>
                  <w:cnfStyle w:val="000000000000" w:firstRow="0" w:lastRow="0" w:firstColumn="0" w:lastColumn="0" w:oddVBand="0" w:evenVBand="0" w:oddHBand="0" w:evenHBand="0" w:firstRowFirstColumn="0" w:firstRowLastColumn="0" w:lastRowFirstColumn="0" w:lastRowLastColumn="0"/>
                </w:pPr>
              </w:pPrChange>
            </w:pPr>
          </w:p>
          <w:p w14:paraId="5D96E267" w14:textId="79019D23" w:rsidR="00A50CD6" w:rsidDel="002169A1" w:rsidRDefault="00A50CD6">
            <w:pPr>
              <w:cnfStyle w:val="000000000000" w:firstRow="0" w:lastRow="0" w:firstColumn="0" w:lastColumn="0" w:oddVBand="0" w:evenVBand="0" w:oddHBand="0" w:evenHBand="0" w:firstRowFirstColumn="0" w:firstRowLastColumn="0" w:lastRowFirstColumn="0" w:lastRowLastColumn="0"/>
              <w:rPr>
                <w:del w:id="1571" w:author="Cuenta Microsoft" w:date="2025-09-30T13:41:00Z"/>
              </w:rPr>
              <w:pPrChange w:id="1572" w:author="Cuenta Microsoft" w:date="2025-09-30T14:16:00Z">
                <w:pPr>
                  <w:jc w:val="center"/>
                  <w:cnfStyle w:val="000000000000" w:firstRow="0" w:lastRow="0" w:firstColumn="0" w:lastColumn="0" w:oddVBand="0" w:evenVBand="0" w:oddHBand="0" w:evenHBand="0" w:firstRowFirstColumn="0" w:firstRowLastColumn="0" w:lastRowFirstColumn="0" w:lastRowLastColumn="0"/>
                </w:pPr>
              </w:pPrChange>
            </w:pPr>
          </w:p>
          <w:p w14:paraId="00786D14" w14:textId="4DF636FC" w:rsidR="00A50CD6" w:rsidDel="002169A1" w:rsidRDefault="00A50CD6">
            <w:pPr>
              <w:cnfStyle w:val="000000000000" w:firstRow="0" w:lastRow="0" w:firstColumn="0" w:lastColumn="0" w:oddVBand="0" w:evenVBand="0" w:oddHBand="0" w:evenHBand="0" w:firstRowFirstColumn="0" w:firstRowLastColumn="0" w:lastRowFirstColumn="0" w:lastRowLastColumn="0"/>
              <w:rPr>
                <w:del w:id="1573" w:author="Cuenta Microsoft" w:date="2025-09-30T13:41:00Z"/>
              </w:rPr>
              <w:pPrChange w:id="1574" w:author="Cuenta Microsoft" w:date="2025-09-30T14:16:00Z">
                <w:pPr>
                  <w:jc w:val="center"/>
                  <w:cnfStyle w:val="000000000000" w:firstRow="0" w:lastRow="0" w:firstColumn="0" w:lastColumn="0" w:oddVBand="0" w:evenVBand="0" w:oddHBand="0" w:evenHBand="0" w:firstRowFirstColumn="0" w:firstRowLastColumn="0" w:lastRowFirstColumn="0" w:lastRowLastColumn="0"/>
                </w:pPr>
              </w:pPrChange>
            </w:pPr>
          </w:p>
          <w:p w14:paraId="26FD3BB5" w14:textId="4479E7F7" w:rsidR="00A50CD6" w:rsidDel="002169A1" w:rsidRDefault="00A50CD6">
            <w:pPr>
              <w:cnfStyle w:val="000000000000" w:firstRow="0" w:lastRow="0" w:firstColumn="0" w:lastColumn="0" w:oddVBand="0" w:evenVBand="0" w:oddHBand="0" w:evenHBand="0" w:firstRowFirstColumn="0" w:firstRowLastColumn="0" w:lastRowFirstColumn="0" w:lastRowLastColumn="0"/>
              <w:rPr>
                <w:del w:id="1575" w:author="Cuenta Microsoft" w:date="2025-09-30T13:41:00Z"/>
              </w:rPr>
              <w:pPrChange w:id="1576" w:author="Cuenta Microsoft" w:date="2025-09-30T14:16:00Z">
                <w:pPr>
                  <w:jc w:val="center"/>
                  <w:cnfStyle w:val="000000000000" w:firstRow="0" w:lastRow="0" w:firstColumn="0" w:lastColumn="0" w:oddVBand="0" w:evenVBand="0" w:oddHBand="0" w:evenHBand="0" w:firstRowFirstColumn="0" w:firstRowLastColumn="0" w:lastRowFirstColumn="0" w:lastRowLastColumn="0"/>
                </w:pPr>
              </w:pPrChange>
            </w:pPr>
            <w:del w:id="1577" w:author="Cuenta Microsoft" w:date="2025-09-30T13:41:00Z">
              <w:r w:rsidDel="002169A1">
                <w:delText>Permanente.</w:delText>
              </w:r>
            </w:del>
          </w:p>
        </w:tc>
      </w:tr>
      <w:tr w:rsidR="00A50CD6" w:rsidDel="002169A1" w14:paraId="1797EF57" w14:textId="56B591E5" w:rsidTr="00686ED9">
        <w:trPr>
          <w:cnfStyle w:val="000000100000" w:firstRow="0" w:lastRow="0" w:firstColumn="0" w:lastColumn="0" w:oddVBand="0" w:evenVBand="0" w:oddHBand="1" w:evenHBand="0" w:firstRowFirstColumn="0" w:firstRowLastColumn="0" w:lastRowFirstColumn="0" w:lastRowLastColumn="0"/>
          <w:trHeight w:val="664"/>
          <w:jc w:val="center"/>
          <w:del w:id="1578" w:author="Cuenta Microsoft" w:date="2025-09-30T13:41:00Z"/>
        </w:trPr>
        <w:tc>
          <w:tcPr>
            <w:cnfStyle w:val="001000000000" w:firstRow="0" w:lastRow="0" w:firstColumn="1" w:lastColumn="0" w:oddVBand="0" w:evenVBand="0" w:oddHBand="0" w:evenHBand="0" w:firstRowFirstColumn="0" w:firstRowLastColumn="0" w:lastRowFirstColumn="0" w:lastRowLastColumn="0"/>
            <w:tcW w:w="2547" w:type="dxa"/>
          </w:tcPr>
          <w:p w14:paraId="4F3FF48E" w14:textId="247A9E32" w:rsidR="00A50CD6" w:rsidDel="002169A1" w:rsidRDefault="00A50CD6">
            <w:pPr>
              <w:rPr>
                <w:del w:id="1579" w:author="Cuenta Microsoft" w:date="2025-09-30T13:41:00Z"/>
              </w:rPr>
              <w:pPrChange w:id="1580" w:author="Cuenta Microsoft" w:date="2025-09-30T14:16:00Z">
                <w:pPr>
                  <w:jc w:val="both"/>
                </w:pPr>
              </w:pPrChange>
            </w:pPr>
            <w:del w:id="1581" w:author="Cuenta Microsoft" w:date="2025-09-30T13:41:00Z">
              <w:r w:rsidDel="002169A1">
                <w:delText>Integrar a los estudiantes con capacidades diferentes en las actividades escolares.</w:delText>
              </w:r>
            </w:del>
          </w:p>
        </w:tc>
        <w:tc>
          <w:tcPr>
            <w:tcW w:w="5812" w:type="dxa"/>
          </w:tcPr>
          <w:p w14:paraId="6395CCEA" w14:textId="031551FC" w:rsidR="00A50CD6" w:rsidDel="002169A1" w:rsidRDefault="00A50CD6">
            <w:pPr>
              <w:cnfStyle w:val="000000100000" w:firstRow="0" w:lastRow="0" w:firstColumn="0" w:lastColumn="0" w:oddVBand="0" w:evenVBand="0" w:oddHBand="1" w:evenHBand="0" w:firstRowFirstColumn="0" w:firstRowLastColumn="0" w:lastRowFirstColumn="0" w:lastRowLastColumn="0"/>
              <w:rPr>
                <w:del w:id="1582" w:author="Cuenta Microsoft" w:date="2025-09-30T13:41:00Z"/>
              </w:rPr>
            </w:pPr>
            <w:del w:id="1583" w:author="Cuenta Microsoft" w:date="2025-09-30T13:41:00Z">
              <w:r w:rsidDel="002169A1">
                <w:delText>Ajustes curriculares en la planeación de acuerdo con las necesidades especiales.</w:delText>
              </w:r>
            </w:del>
          </w:p>
          <w:p w14:paraId="04E32B57" w14:textId="63F6DAFE" w:rsidR="00A50CD6" w:rsidDel="002169A1" w:rsidRDefault="00A50CD6">
            <w:pPr>
              <w:cnfStyle w:val="000000100000" w:firstRow="0" w:lastRow="0" w:firstColumn="0" w:lastColumn="0" w:oddVBand="0" w:evenVBand="0" w:oddHBand="1" w:evenHBand="0" w:firstRowFirstColumn="0" w:firstRowLastColumn="0" w:lastRowFirstColumn="0" w:lastRowLastColumn="0"/>
              <w:rPr>
                <w:del w:id="1584" w:author="Cuenta Microsoft" w:date="2025-09-30T13:41:00Z"/>
              </w:rPr>
              <w:pPrChange w:id="1585" w:author="Cuenta Microsoft" w:date="2025-09-30T14:16:00Z">
                <w:pPr>
                  <w:jc w:val="center"/>
                  <w:cnfStyle w:val="000000100000" w:firstRow="0" w:lastRow="0" w:firstColumn="0" w:lastColumn="0" w:oddVBand="0" w:evenVBand="0" w:oddHBand="1" w:evenHBand="0" w:firstRowFirstColumn="0" w:firstRowLastColumn="0" w:lastRowFirstColumn="0" w:lastRowLastColumn="0"/>
                </w:pPr>
              </w:pPrChange>
            </w:pPr>
          </w:p>
          <w:p w14:paraId="1A026586" w14:textId="103C2B71" w:rsidR="00A50CD6" w:rsidDel="002169A1" w:rsidRDefault="00A50CD6">
            <w:pPr>
              <w:cnfStyle w:val="000000100000" w:firstRow="0" w:lastRow="0" w:firstColumn="0" w:lastColumn="0" w:oddVBand="0" w:evenVBand="0" w:oddHBand="1" w:evenHBand="0" w:firstRowFirstColumn="0" w:firstRowLastColumn="0" w:lastRowFirstColumn="0" w:lastRowLastColumn="0"/>
              <w:rPr>
                <w:del w:id="1586" w:author="Cuenta Microsoft" w:date="2025-09-30T13:41:00Z"/>
              </w:rPr>
            </w:pPr>
          </w:p>
        </w:tc>
        <w:tc>
          <w:tcPr>
            <w:tcW w:w="2013" w:type="dxa"/>
          </w:tcPr>
          <w:p w14:paraId="68FD9301" w14:textId="1B1BA7A6" w:rsidR="00A50CD6" w:rsidDel="002169A1" w:rsidRDefault="00A50CD6">
            <w:pPr>
              <w:cnfStyle w:val="000000100000" w:firstRow="0" w:lastRow="0" w:firstColumn="0" w:lastColumn="0" w:oddVBand="0" w:evenVBand="0" w:oddHBand="1" w:evenHBand="0" w:firstRowFirstColumn="0" w:firstRowLastColumn="0" w:lastRowFirstColumn="0" w:lastRowLastColumn="0"/>
              <w:rPr>
                <w:del w:id="1587" w:author="Cuenta Microsoft" w:date="2025-09-30T13:41:00Z"/>
              </w:rPr>
            </w:pPr>
            <w:del w:id="1588" w:author="Cuenta Microsoft" w:date="2025-09-30T13:41:00Z">
              <w:r w:rsidDel="002169A1">
                <w:delText>Planeación y/o guías de estudio especiales.</w:delText>
              </w:r>
            </w:del>
          </w:p>
          <w:p w14:paraId="62FD7895" w14:textId="0EFB4946" w:rsidR="00A50CD6" w:rsidDel="002169A1" w:rsidRDefault="00A50CD6">
            <w:pPr>
              <w:cnfStyle w:val="000000100000" w:firstRow="0" w:lastRow="0" w:firstColumn="0" w:lastColumn="0" w:oddVBand="0" w:evenVBand="0" w:oddHBand="1" w:evenHBand="0" w:firstRowFirstColumn="0" w:firstRowLastColumn="0" w:lastRowFirstColumn="0" w:lastRowLastColumn="0"/>
              <w:rPr>
                <w:del w:id="1589" w:author="Cuenta Microsoft" w:date="2025-09-30T13:41:00Z"/>
              </w:rPr>
            </w:pPr>
          </w:p>
        </w:tc>
        <w:tc>
          <w:tcPr>
            <w:tcW w:w="0" w:type="auto"/>
          </w:tcPr>
          <w:p w14:paraId="3107E98F" w14:textId="242C689A" w:rsidR="00A50CD6" w:rsidDel="002169A1" w:rsidRDefault="00A50CD6">
            <w:pPr>
              <w:cnfStyle w:val="000000100000" w:firstRow="0" w:lastRow="0" w:firstColumn="0" w:lastColumn="0" w:oddVBand="0" w:evenVBand="0" w:oddHBand="1" w:evenHBand="0" w:firstRowFirstColumn="0" w:firstRowLastColumn="0" w:lastRowFirstColumn="0" w:lastRowLastColumn="0"/>
              <w:rPr>
                <w:del w:id="1590" w:author="Cuenta Microsoft" w:date="2025-09-30T13:41:00Z"/>
              </w:rPr>
              <w:pPrChange w:id="1591" w:author="Cuenta Microsoft" w:date="2025-09-30T14:16:00Z">
                <w:pPr>
                  <w:jc w:val="center"/>
                  <w:cnfStyle w:val="000000100000" w:firstRow="0" w:lastRow="0" w:firstColumn="0" w:lastColumn="0" w:oddVBand="0" w:evenVBand="0" w:oddHBand="1" w:evenHBand="0" w:firstRowFirstColumn="0" w:firstRowLastColumn="0" w:lastRowFirstColumn="0" w:lastRowLastColumn="0"/>
                </w:pPr>
              </w:pPrChange>
            </w:pPr>
            <w:del w:id="1592" w:author="Cuenta Microsoft" w:date="2025-09-30T13:41:00Z">
              <w:r w:rsidDel="002169A1">
                <w:delText>Permanente</w:delText>
              </w:r>
            </w:del>
          </w:p>
        </w:tc>
      </w:tr>
      <w:tr w:rsidR="00A50CD6" w:rsidDel="002169A1" w14:paraId="14053123" w14:textId="2DFD1B56" w:rsidTr="00686ED9">
        <w:trPr>
          <w:trHeight w:val="996"/>
          <w:jc w:val="center"/>
          <w:del w:id="1593" w:author="Cuenta Microsoft" w:date="2025-09-30T13:41:00Z"/>
        </w:trPr>
        <w:tc>
          <w:tcPr>
            <w:cnfStyle w:val="001000000000" w:firstRow="0" w:lastRow="0" w:firstColumn="1" w:lastColumn="0" w:oddVBand="0" w:evenVBand="0" w:oddHBand="0" w:evenHBand="0" w:firstRowFirstColumn="0" w:firstRowLastColumn="0" w:lastRowFirstColumn="0" w:lastRowLastColumn="0"/>
            <w:tcW w:w="2547" w:type="dxa"/>
          </w:tcPr>
          <w:p w14:paraId="2617B756" w14:textId="129FBF67" w:rsidR="00A50CD6" w:rsidDel="002169A1" w:rsidRDefault="00A50CD6">
            <w:pPr>
              <w:rPr>
                <w:del w:id="1594" w:author="Cuenta Microsoft" w:date="2025-09-30T13:41:00Z"/>
              </w:rPr>
              <w:pPrChange w:id="1595" w:author="Cuenta Microsoft" w:date="2025-09-30T14:16:00Z">
                <w:pPr>
                  <w:jc w:val="both"/>
                </w:pPr>
              </w:pPrChange>
            </w:pPr>
            <w:del w:id="1596" w:author="Cuenta Microsoft" w:date="2025-09-30T13:41:00Z">
              <w:r w:rsidDel="002169A1">
                <w:delText>Dar seguimiento y acompañamiento a alumnos con rezago educativo para que concluyan su nivel bachillerato</w:delText>
              </w:r>
            </w:del>
          </w:p>
        </w:tc>
        <w:tc>
          <w:tcPr>
            <w:tcW w:w="5812" w:type="dxa"/>
          </w:tcPr>
          <w:p w14:paraId="76E11C81" w14:textId="355BABE7" w:rsidR="00A50CD6" w:rsidDel="002169A1" w:rsidRDefault="00A50CD6">
            <w:pPr>
              <w:cnfStyle w:val="000000000000" w:firstRow="0" w:lastRow="0" w:firstColumn="0" w:lastColumn="0" w:oddVBand="0" w:evenVBand="0" w:oddHBand="0" w:evenHBand="0" w:firstRowFirstColumn="0" w:firstRowLastColumn="0" w:lastRowFirstColumn="0" w:lastRowLastColumn="0"/>
              <w:rPr>
                <w:del w:id="1597" w:author="Cuenta Microsoft" w:date="2025-09-30T13:41:00Z"/>
              </w:rPr>
              <w:pPrChange w:id="1598" w:author="Cuenta Microsoft" w:date="2025-09-30T14:16:00Z">
                <w:pPr>
                  <w:jc w:val="both"/>
                  <w:cnfStyle w:val="000000000000" w:firstRow="0" w:lastRow="0" w:firstColumn="0" w:lastColumn="0" w:oddVBand="0" w:evenVBand="0" w:oddHBand="0" w:evenHBand="0" w:firstRowFirstColumn="0" w:firstRowLastColumn="0" w:lastRowFirstColumn="0" w:lastRowLastColumn="0"/>
                </w:pPr>
              </w:pPrChange>
            </w:pPr>
            <w:del w:id="1599" w:author="Cuenta Microsoft" w:date="2025-09-30T13:41:00Z">
              <w:r w:rsidDel="002169A1">
                <w:delText xml:space="preserve">Elaboración e implementación de estrategias de regularización y evaluación. </w:delText>
              </w:r>
            </w:del>
          </w:p>
        </w:tc>
        <w:tc>
          <w:tcPr>
            <w:tcW w:w="2013" w:type="dxa"/>
          </w:tcPr>
          <w:p w14:paraId="350F7EE5" w14:textId="2D1C8FBB" w:rsidR="00A50CD6" w:rsidDel="002169A1" w:rsidRDefault="00A50CD6">
            <w:pPr>
              <w:cnfStyle w:val="000000000000" w:firstRow="0" w:lastRow="0" w:firstColumn="0" w:lastColumn="0" w:oddVBand="0" w:evenVBand="0" w:oddHBand="0" w:evenHBand="0" w:firstRowFirstColumn="0" w:firstRowLastColumn="0" w:lastRowFirstColumn="0" w:lastRowLastColumn="0"/>
              <w:rPr>
                <w:del w:id="1600" w:author="Cuenta Microsoft" w:date="2025-09-30T13:41:00Z"/>
              </w:rPr>
              <w:pPrChange w:id="1601" w:author="Cuenta Microsoft" w:date="2025-09-30T14:16:00Z">
                <w:pPr>
                  <w:jc w:val="both"/>
                  <w:cnfStyle w:val="000000000000" w:firstRow="0" w:lastRow="0" w:firstColumn="0" w:lastColumn="0" w:oddVBand="0" w:evenVBand="0" w:oddHBand="0" w:evenHBand="0" w:firstRowFirstColumn="0" w:firstRowLastColumn="0" w:lastRowFirstColumn="0" w:lastRowLastColumn="0"/>
                </w:pPr>
              </w:pPrChange>
            </w:pPr>
            <w:del w:id="1602" w:author="Cuenta Microsoft" w:date="2025-09-30T13:41:00Z">
              <w:r w:rsidDel="002169A1">
                <w:delText>Relación de alumnos</w:delText>
              </w:r>
            </w:del>
          </w:p>
        </w:tc>
        <w:tc>
          <w:tcPr>
            <w:tcW w:w="0" w:type="auto"/>
          </w:tcPr>
          <w:p w14:paraId="2E83DEC0" w14:textId="37E6D819" w:rsidR="00A50CD6" w:rsidDel="002169A1" w:rsidRDefault="00A50CD6">
            <w:pPr>
              <w:cnfStyle w:val="000000000000" w:firstRow="0" w:lastRow="0" w:firstColumn="0" w:lastColumn="0" w:oddVBand="0" w:evenVBand="0" w:oddHBand="0" w:evenHBand="0" w:firstRowFirstColumn="0" w:firstRowLastColumn="0" w:lastRowFirstColumn="0" w:lastRowLastColumn="0"/>
              <w:rPr>
                <w:del w:id="1603" w:author="Cuenta Microsoft" w:date="2025-09-30T13:41:00Z"/>
              </w:rPr>
              <w:pPrChange w:id="1604" w:author="Cuenta Microsoft" w:date="2025-09-30T14:16:00Z">
                <w:pPr>
                  <w:jc w:val="both"/>
                  <w:cnfStyle w:val="000000000000" w:firstRow="0" w:lastRow="0" w:firstColumn="0" w:lastColumn="0" w:oddVBand="0" w:evenVBand="0" w:oddHBand="0" w:evenHBand="0" w:firstRowFirstColumn="0" w:firstRowLastColumn="0" w:lastRowFirstColumn="0" w:lastRowLastColumn="0"/>
                </w:pPr>
              </w:pPrChange>
            </w:pPr>
            <w:del w:id="1605" w:author="Cuenta Microsoft" w:date="2025-09-30T13:41:00Z">
              <w:r w:rsidDel="002169A1">
                <w:delText xml:space="preserve">En periodos de regularización </w:delText>
              </w:r>
            </w:del>
          </w:p>
        </w:tc>
      </w:tr>
      <w:tr w:rsidR="00A50CD6" w:rsidDel="002169A1" w14:paraId="265AE99F" w14:textId="1E699717" w:rsidTr="00686ED9">
        <w:trPr>
          <w:cnfStyle w:val="000000100000" w:firstRow="0" w:lastRow="0" w:firstColumn="0" w:lastColumn="0" w:oddVBand="0" w:evenVBand="0" w:oddHBand="1" w:evenHBand="0" w:firstRowFirstColumn="0" w:firstRowLastColumn="0" w:lastRowFirstColumn="0" w:lastRowLastColumn="0"/>
          <w:trHeight w:val="445"/>
          <w:jc w:val="center"/>
          <w:del w:id="1606" w:author="Cuenta Microsoft" w:date="2025-09-30T13:41:00Z"/>
        </w:trPr>
        <w:tc>
          <w:tcPr>
            <w:cnfStyle w:val="001000000000" w:firstRow="0" w:lastRow="0" w:firstColumn="1" w:lastColumn="0" w:oddVBand="0" w:evenVBand="0" w:oddHBand="0" w:evenHBand="0" w:firstRowFirstColumn="0" w:firstRowLastColumn="0" w:lastRowFirstColumn="0" w:lastRowLastColumn="0"/>
            <w:tcW w:w="2547" w:type="dxa"/>
          </w:tcPr>
          <w:p w14:paraId="37EABF48" w14:textId="635490F9" w:rsidR="00A50CD6" w:rsidDel="002169A1" w:rsidRDefault="00A50CD6">
            <w:pPr>
              <w:rPr>
                <w:del w:id="1607" w:author="Cuenta Microsoft" w:date="2025-09-30T13:41:00Z"/>
              </w:rPr>
              <w:pPrChange w:id="1608" w:author="Cuenta Microsoft" w:date="2025-09-30T14:16:00Z">
                <w:pPr>
                  <w:jc w:val="both"/>
                </w:pPr>
              </w:pPrChange>
            </w:pPr>
            <w:del w:id="1609" w:author="Cuenta Microsoft" w:date="2025-09-30T13:41:00Z">
              <w:r w:rsidDel="002169A1">
                <w:delText>Realizar visitas domiciliarias a los alumnos que no asisten regularmente a la escuela.</w:delText>
              </w:r>
            </w:del>
          </w:p>
          <w:p w14:paraId="2C7C343E" w14:textId="3E4A7C65" w:rsidR="00A50CD6" w:rsidDel="002169A1" w:rsidRDefault="00A50CD6">
            <w:pPr>
              <w:rPr>
                <w:del w:id="1610" w:author="Cuenta Microsoft" w:date="2025-09-30T13:41:00Z"/>
              </w:rPr>
              <w:pPrChange w:id="1611" w:author="Cuenta Microsoft" w:date="2025-09-30T14:16:00Z">
                <w:pPr>
                  <w:jc w:val="both"/>
                </w:pPr>
              </w:pPrChange>
            </w:pPr>
          </w:p>
        </w:tc>
        <w:tc>
          <w:tcPr>
            <w:tcW w:w="5812" w:type="dxa"/>
          </w:tcPr>
          <w:p w14:paraId="33ECEC57" w14:textId="7629C4C2" w:rsidR="00A50CD6" w:rsidDel="002169A1" w:rsidRDefault="00A50CD6">
            <w:pPr>
              <w:cnfStyle w:val="000000100000" w:firstRow="0" w:lastRow="0" w:firstColumn="0" w:lastColumn="0" w:oddVBand="0" w:evenVBand="0" w:oddHBand="1" w:evenHBand="0" w:firstRowFirstColumn="0" w:firstRowLastColumn="0" w:lastRowFirstColumn="0" w:lastRowLastColumn="0"/>
              <w:rPr>
                <w:del w:id="1612" w:author="Cuenta Microsoft" w:date="2025-09-30T13:41:00Z"/>
              </w:rPr>
            </w:pPr>
            <w:del w:id="1613" w:author="Cuenta Microsoft" w:date="2025-09-30T13:41:00Z">
              <w:r w:rsidDel="002169A1">
                <w:delText>Entablar diálogo con tutor y alumno para conocer el caso y conjuntamente establecer las alternativas de apoyo y acompañamiento.</w:delText>
              </w:r>
            </w:del>
          </w:p>
        </w:tc>
        <w:tc>
          <w:tcPr>
            <w:tcW w:w="2013" w:type="dxa"/>
          </w:tcPr>
          <w:p w14:paraId="233399D4" w14:textId="10F64ED3" w:rsidR="00A50CD6" w:rsidDel="002169A1" w:rsidRDefault="00A50CD6">
            <w:pPr>
              <w:cnfStyle w:val="000000100000" w:firstRow="0" w:lastRow="0" w:firstColumn="0" w:lastColumn="0" w:oddVBand="0" w:evenVBand="0" w:oddHBand="1" w:evenHBand="0" w:firstRowFirstColumn="0" w:firstRowLastColumn="0" w:lastRowFirstColumn="0" w:lastRowLastColumn="0"/>
              <w:rPr>
                <w:del w:id="1614" w:author="Cuenta Microsoft" w:date="2025-09-30T13:41:00Z"/>
              </w:rPr>
            </w:pPr>
            <w:del w:id="1615" w:author="Cuenta Microsoft" w:date="2025-09-30T13:41:00Z">
              <w:r w:rsidDel="002169A1">
                <w:delText xml:space="preserve">Fotografías </w:delText>
              </w:r>
            </w:del>
          </w:p>
          <w:p w14:paraId="0DA113CA" w14:textId="67C6FD60" w:rsidR="00A50CD6" w:rsidDel="002169A1" w:rsidRDefault="00A50CD6">
            <w:pPr>
              <w:cnfStyle w:val="000000100000" w:firstRow="0" w:lastRow="0" w:firstColumn="0" w:lastColumn="0" w:oddVBand="0" w:evenVBand="0" w:oddHBand="1" w:evenHBand="0" w:firstRowFirstColumn="0" w:firstRowLastColumn="0" w:lastRowFirstColumn="0" w:lastRowLastColumn="0"/>
              <w:rPr>
                <w:del w:id="1616" w:author="Cuenta Microsoft" w:date="2025-09-30T13:41:00Z"/>
              </w:rPr>
            </w:pPr>
            <w:del w:id="1617" w:author="Cuenta Microsoft" w:date="2025-09-30T13:41:00Z">
              <w:r w:rsidDel="002169A1">
                <w:delText>Documento de visita firmado por el tutor.</w:delText>
              </w:r>
            </w:del>
          </w:p>
        </w:tc>
        <w:tc>
          <w:tcPr>
            <w:tcW w:w="0" w:type="auto"/>
          </w:tcPr>
          <w:p w14:paraId="7780E194" w14:textId="2A086078" w:rsidR="00A50CD6" w:rsidDel="002169A1" w:rsidRDefault="00A50CD6">
            <w:pPr>
              <w:cnfStyle w:val="000000100000" w:firstRow="0" w:lastRow="0" w:firstColumn="0" w:lastColumn="0" w:oddVBand="0" w:evenVBand="0" w:oddHBand="1" w:evenHBand="0" w:firstRowFirstColumn="0" w:firstRowLastColumn="0" w:lastRowFirstColumn="0" w:lastRowLastColumn="0"/>
              <w:rPr>
                <w:del w:id="1618" w:author="Cuenta Microsoft" w:date="2025-09-30T13:41:00Z"/>
              </w:rPr>
              <w:pPrChange w:id="1619" w:author="Cuenta Microsoft" w:date="2025-09-30T14:16:00Z">
                <w:pPr>
                  <w:jc w:val="center"/>
                  <w:cnfStyle w:val="000000100000" w:firstRow="0" w:lastRow="0" w:firstColumn="0" w:lastColumn="0" w:oddVBand="0" w:evenVBand="0" w:oddHBand="1" w:evenHBand="0" w:firstRowFirstColumn="0" w:firstRowLastColumn="0" w:lastRowFirstColumn="0" w:lastRowLastColumn="0"/>
                </w:pPr>
              </w:pPrChange>
            </w:pPr>
            <w:del w:id="1620" w:author="Cuenta Microsoft" w:date="2025-09-30T13:41:00Z">
              <w:r w:rsidDel="002169A1">
                <w:delText>Permanente</w:delText>
              </w:r>
            </w:del>
          </w:p>
        </w:tc>
      </w:tr>
      <w:tr w:rsidR="00BA02B8" w:rsidDel="00C64335" w14:paraId="0027999E" w14:textId="0CC73210" w:rsidTr="00686ED9">
        <w:trPr>
          <w:trHeight w:val="445"/>
          <w:jc w:val="center"/>
          <w:del w:id="1621" w:author="Cuenta Microsoft" w:date="2025-09-30T12:49:00Z"/>
        </w:trPr>
        <w:tc>
          <w:tcPr>
            <w:cnfStyle w:val="001000000000" w:firstRow="0" w:lastRow="0" w:firstColumn="1" w:lastColumn="0" w:oddVBand="0" w:evenVBand="0" w:oddHBand="0" w:evenHBand="0" w:firstRowFirstColumn="0" w:firstRowLastColumn="0" w:lastRowFirstColumn="0" w:lastRowLastColumn="0"/>
            <w:tcW w:w="2547" w:type="dxa"/>
          </w:tcPr>
          <w:p w14:paraId="4B35EDFD" w14:textId="7F5F851A" w:rsidR="00BA02B8" w:rsidDel="00C64335" w:rsidRDefault="00BA02B8">
            <w:pPr>
              <w:rPr>
                <w:del w:id="1622" w:author="Cuenta Microsoft" w:date="2025-09-30T12:48:00Z"/>
              </w:rPr>
              <w:pPrChange w:id="1623" w:author="Cuenta Microsoft" w:date="2025-09-30T14:16:00Z">
                <w:pPr>
                  <w:jc w:val="both"/>
                </w:pPr>
              </w:pPrChange>
            </w:pPr>
            <w:del w:id="1624" w:author="Cuenta Microsoft" w:date="2025-09-30T12:48:00Z">
              <w:r w:rsidDel="00C64335">
                <w:delText xml:space="preserve">Brindar atención a los estudiantes que presentan desinterés por sus estudios. </w:delText>
              </w:r>
            </w:del>
          </w:p>
          <w:p w14:paraId="199F8CBE" w14:textId="0E822245" w:rsidR="00BA02B8" w:rsidDel="00C64335" w:rsidRDefault="00BA02B8">
            <w:pPr>
              <w:rPr>
                <w:del w:id="1625" w:author="Cuenta Microsoft" w:date="2025-09-30T12:49:00Z"/>
              </w:rPr>
              <w:pPrChange w:id="1626" w:author="Cuenta Microsoft" w:date="2025-09-30T14:16:00Z">
                <w:pPr>
                  <w:jc w:val="both"/>
                </w:pPr>
              </w:pPrChange>
            </w:pPr>
          </w:p>
        </w:tc>
        <w:tc>
          <w:tcPr>
            <w:tcW w:w="5812" w:type="dxa"/>
          </w:tcPr>
          <w:p w14:paraId="3601E1BE" w14:textId="05241CAA" w:rsidR="00BA02B8" w:rsidDel="00C64335" w:rsidRDefault="00BA02B8">
            <w:pPr>
              <w:cnfStyle w:val="000000000000" w:firstRow="0" w:lastRow="0" w:firstColumn="0" w:lastColumn="0" w:oddVBand="0" w:evenVBand="0" w:oddHBand="0" w:evenHBand="0" w:firstRowFirstColumn="0" w:firstRowLastColumn="0" w:lastRowFirstColumn="0" w:lastRowLastColumn="0"/>
              <w:rPr>
                <w:del w:id="1627" w:author="Cuenta Microsoft" w:date="2025-09-30T12:48:00Z"/>
              </w:rPr>
              <w:pPrChange w:id="1628" w:author="Cuenta Microsoft" w:date="2025-09-30T14:16:00Z">
                <w:pPr>
                  <w:jc w:val="center"/>
                  <w:cnfStyle w:val="000000000000" w:firstRow="0" w:lastRow="0" w:firstColumn="0" w:lastColumn="0" w:oddVBand="0" w:evenVBand="0" w:oddHBand="0" w:evenHBand="0" w:firstRowFirstColumn="0" w:firstRowLastColumn="0" w:lastRowFirstColumn="0" w:lastRowLastColumn="0"/>
                </w:pPr>
              </w:pPrChange>
            </w:pPr>
            <w:del w:id="1629" w:author="Cuenta Microsoft" w:date="2025-09-30T12:48:00Z">
              <w:r w:rsidDel="00C64335">
                <w:delText xml:space="preserve">Llevar un registro de bitácora de los estudiantes en riesgo de reprobación. </w:delText>
              </w:r>
            </w:del>
          </w:p>
          <w:p w14:paraId="013E0048" w14:textId="556C5E41" w:rsidR="00BA02B8" w:rsidDel="00C64335" w:rsidRDefault="00BA02B8">
            <w:pPr>
              <w:cnfStyle w:val="000000000000" w:firstRow="0" w:lastRow="0" w:firstColumn="0" w:lastColumn="0" w:oddVBand="0" w:evenVBand="0" w:oddHBand="0" w:evenHBand="0" w:firstRowFirstColumn="0" w:firstRowLastColumn="0" w:lastRowFirstColumn="0" w:lastRowLastColumn="0"/>
              <w:rPr>
                <w:del w:id="1630" w:author="Cuenta Microsoft" w:date="2025-09-30T12:48:00Z"/>
              </w:rPr>
              <w:pPrChange w:id="1631" w:author="Cuenta Microsoft" w:date="2025-09-30T14:16:00Z">
                <w:pPr>
                  <w:jc w:val="center"/>
                  <w:cnfStyle w:val="000000000000" w:firstRow="0" w:lastRow="0" w:firstColumn="0" w:lastColumn="0" w:oddVBand="0" w:evenVBand="0" w:oddHBand="0" w:evenHBand="0" w:firstRowFirstColumn="0" w:firstRowLastColumn="0" w:lastRowFirstColumn="0" w:lastRowLastColumn="0"/>
                </w:pPr>
              </w:pPrChange>
            </w:pPr>
          </w:p>
          <w:p w14:paraId="429D7DDB" w14:textId="3968BBCE" w:rsidR="00BA02B8" w:rsidDel="00C64335" w:rsidRDefault="00BA02B8">
            <w:pPr>
              <w:cnfStyle w:val="000000000000" w:firstRow="0" w:lastRow="0" w:firstColumn="0" w:lastColumn="0" w:oddVBand="0" w:evenVBand="0" w:oddHBand="0" w:evenHBand="0" w:firstRowFirstColumn="0" w:firstRowLastColumn="0" w:lastRowFirstColumn="0" w:lastRowLastColumn="0"/>
              <w:rPr>
                <w:del w:id="1632" w:author="Cuenta Microsoft" w:date="2025-09-30T12:48:00Z"/>
              </w:rPr>
            </w:pPr>
            <w:del w:id="1633" w:author="Cuenta Microsoft" w:date="2025-09-30T12:48:00Z">
              <w:r w:rsidDel="00C64335">
                <w:delText>Crear un directorio de padres de familia.</w:delText>
              </w:r>
            </w:del>
          </w:p>
          <w:p w14:paraId="2EF22123" w14:textId="01F99FA9" w:rsidR="00BA02B8" w:rsidDel="00C64335" w:rsidRDefault="00BA02B8">
            <w:pPr>
              <w:cnfStyle w:val="000000000000" w:firstRow="0" w:lastRow="0" w:firstColumn="0" w:lastColumn="0" w:oddVBand="0" w:evenVBand="0" w:oddHBand="0" w:evenHBand="0" w:firstRowFirstColumn="0" w:firstRowLastColumn="0" w:lastRowFirstColumn="0" w:lastRowLastColumn="0"/>
              <w:rPr>
                <w:del w:id="1634" w:author="Cuenta Microsoft" w:date="2025-09-30T12:48:00Z"/>
              </w:rPr>
              <w:pPrChange w:id="1635" w:author="Cuenta Microsoft" w:date="2025-09-30T14:16:00Z">
                <w:pPr>
                  <w:jc w:val="center"/>
                  <w:cnfStyle w:val="000000000000" w:firstRow="0" w:lastRow="0" w:firstColumn="0" w:lastColumn="0" w:oddVBand="0" w:evenVBand="0" w:oddHBand="0" w:evenHBand="0" w:firstRowFirstColumn="0" w:firstRowLastColumn="0" w:lastRowFirstColumn="0" w:lastRowLastColumn="0"/>
                </w:pPr>
              </w:pPrChange>
            </w:pPr>
          </w:p>
          <w:p w14:paraId="605C3167" w14:textId="606ED75B" w:rsidR="00BA02B8" w:rsidDel="00C64335" w:rsidRDefault="00BA02B8">
            <w:pPr>
              <w:cnfStyle w:val="000000000000" w:firstRow="0" w:lastRow="0" w:firstColumn="0" w:lastColumn="0" w:oddVBand="0" w:evenVBand="0" w:oddHBand="0" w:evenHBand="0" w:firstRowFirstColumn="0" w:firstRowLastColumn="0" w:lastRowFirstColumn="0" w:lastRowLastColumn="0"/>
              <w:rPr>
                <w:del w:id="1636" w:author="Cuenta Microsoft" w:date="2025-09-30T12:48:00Z"/>
              </w:rPr>
            </w:pPr>
            <w:del w:id="1637" w:author="Cuenta Microsoft" w:date="2025-09-30T12:48:00Z">
              <w:r w:rsidDel="00C64335">
                <w:delText>De manera presencial y con uso de redes sociales para mantener informados a los padres de familia y alumnos.</w:delText>
              </w:r>
            </w:del>
          </w:p>
          <w:p w14:paraId="73601E7E" w14:textId="1748AA69" w:rsidR="00BA02B8" w:rsidDel="00C64335" w:rsidRDefault="00BA02B8">
            <w:pPr>
              <w:cnfStyle w:val="000000000000" w:firstRow="0" w:lastRow="0" w:firstColumn="0" w:lastColumn="0" w:oddVBand="0" w:evenVBand="0" w:oddHBand="0" w:evenHBand="0" w:firstRowFirstColumn="0" w:firstRowLastColumn="0" w:lastRowFirstColumn="0" w:lastRowLastColumn="0"/>
              <w:rPr>
                <w:del w:id="1638" w:author="Cuenta Microsoft" w:date="2025-09-30T12:48:00Z"/>
              </w:rPr>
            </w:pPr>
          </w:p>
          <w:p w14:paraId="1EDBFE3B" w14:textId="59BE3B49" w:rsidR="00BA02B8" w:rsidDel="00C64335" w:rsidRDefault="00BA02B8">
            <w:pPr>
              <w:cnfStyle w:val="000000000000" w:firstRow="0" w:lastRow="0" w:firstColumn="0" w:lastColumn="0" w:oddVBand="0" w:evenVBand="0" w:oddHBand="0" w:evenHBand="0" w:firstRowFirstColumn="0" w:firstRowLastColumn="0" w:lastRowFirstColumn="0" w:lastRowLastColumn="0"/>
              <w:rPr>
                <w:del w:id="1639" w:author="Cuenta Microsoft" w:date="2025-09-30T12:48:00Z"/>
              </w:rPr>
            </w:pPr>
          </w:p>
          <w:p w14:paraId="40A42D70" w14:textId="68E8419B" w:rsidR="00BA02B8" w:rsidDel="00C64335" w:rsidRDefault="00BA02B8">
            <w:pPr>
              <w:cnfStyle w:val="000000000000" w:firstRow="0" w:lastRow="0" w:firstColumn="0" w:lastColumn="0" w:oddVBand="0" w:evenVBand="0" w:oddHBand="0" w:evenHBand="0" w:firstRowFirstColumn="0" w:firstRowLastColumn="0" w:lastRowFirstColumn="0" w:lastRowLastColumn="0"/>
              <w:rPr>
                <w:del w:id="1640" w:author="Cuenta Microsoft" w:date="2025-09-30T12:48:00Z"/>
              </w:rPr>
            </w:pPr>
            <w:del w:id="1641" w:author="Cuenta Microsoft" w:date="2025-09-30T12:48:00Z">
              <w:r w:rsidDel="00C64335">
                <w:delText xml:space="preserve">Realizar pláticas con tutor y alumno según los casos para determinar las causas de la apatía mostrada. </w:delText>
              </w:r>
            </w:del>
          </w:p>
          <w:p w14:paraId="2444127F" w14:textId="3129D603" w:rsidR="00BA02B8" w:rsidDel="00C64335" w:rsidRDefault="00BA02B8">
            <w:pPr>
              <w:cnfStyle w:val="000000000000" w:firstRow="0" w:lastRow="0" w:firstColumn="0" w:lastColumn="0" w:oddVBand="0" w:evenVBand="0" w:oddHBand="0" w:evenHBand="0" w:firstRowFirstColumn="0" w:firstRowLastColumn="0" w:lastRowFirstColumn="0" w:lastRowLastColumn="0"/>
              <w:rPr>
                <w:del w:id="1642" w:author="Cuenta Microsoft" w:date="2025-09-30T12:48:00Z"/>
              </w:rPr>
            </w:pPr>
          </w:p>
          <w:p w14:paraId="18E70535" w14:textId="3169733B" w:rsidR="00BA02B8" w:rsidDel="00C64335" w:rsidRDefault="00BA02B8">
            <w:pPr>
              <w:cnfStyle w:val="000000000000" w:firstRow="0" w:lastRow="0" w:firstColumn="0" w:lastColumn="0" w:oddVBand="0" w:evenVBand="0" w:oddHBand="0" w:evenHBand="0" w:firstRowFirstColumn="0" w:firstRowLastColumn="0" w:lastRowFirstColumn="0" w:lastRowLastColumn="0"/>
              <w:rPr>
                <w:del w:id="1643" w:author="Cuenta Microsoft" w:date="2025-09-30T12:49:00Z"/>
              </w:rPr>
            </w:pPr>
            <w:del w:id="1644" w:author="Cuenta Microsoft" w:date="2025-09-30T12:48:00Z">
              <w:r w:rsidDel="00C64335">
                <w:delText>Crear compromisos de atención al problema con los tutores o padres de familia.</w:delText>
              </w:r>
            </w:del>
          </w:p>
        </w:tc>
        <w:tc>
          <w:tcPr>
            <w:tcW w:w="2013" w:type="dxa"/>
          </w:tcPr>
          <w:p w14:paraId="11ABDD56" w14:textId="437A0905" w:rsidR="00BA02B8" w:rsidDel="00C64335" w:rsidRDefault="00BA02B8">
            <w:pPr>
              <w:cnfStyle w:val="000000000000" w:firstRow="0" w:lastRow="0" w:firstColumn="0" w:lastColumn="0" w:oddVBand="0" w:evenVBand="0" w:oddHBand="0" w:evenHBand="0" w:firstRowFirstColumn="0" w:firstRowLastColumn="0" w:lastRowFirstColumn="0" w:lastRowLastColumn="0"/>
              <w:rPr>
                <w:del w:id="1645" w:author="Cuenta Microsoft" w:date="2025-09-30T12:48:00Z"/>
              </w:rPr>
              <w:pPrChange w:id="1646" w:author="Cuenta Microsoft" w:date="2025-09-30T14:16:00Z">
                <w:pPr>
                  <w:jc w:val="center"/>
                  <w:cnfStyle w:val="000000000000" w:firstRow="0" w:lastRow="0" w:firstColumn="0" w:lastColumn="0" w:oddVBand="0" w:evenVBand="0" w:oddHBand="0" w:evenHBand="0" w:firstRowFirstColumn="0" w:firstRowLastColumn="0" w:lastRowFirstColumn="0" w:lastRowLastColumn="0"/>
                </w:pPr>
              </w:pPrChange>
            </w:pPr>
            <w:del w:id="1647" w:author="Cuenta Microsoft" w:date="2025-09-30T12:48:00Z">
              <w:r w:rsidDel="00C64335">
                <w:delText>Bitácora</w:delText>
              </w:r>
            </w:del>
          </w:p>
          <w:p w14:paraId="0956F3BA" w14:textId="3BB8D3F1" w:rsidR="00BA02B8" w:rsidDel="00C64335" w:rsidRDefault="00BA02B8">
            <w:pPr>
              <w:cnfStyle w:val="000000000000" w:firstRow="0" w:lastRow="0" w:firstColumn="0" w:lastColumn="0" w:oddVBand="0" w:evenVBand="0" w:oddHBand="0" w:evenHBand="0" w:firstRowFirstColumn="0" w:firstRowLastColumn="0" w:lastRowFirstColumn="0" w:lastRowLastColumn="0"/>
              <w:rPr>
                <w:del w:id="1648" w:author="Cuenta Microsoft" w:date="2025-09-30T12:48:00Z"/>
              </w:rPr>
            </w:pPr>
          </w:p>
          <w:p w14:paraId="6AD1EFB6" w14:textId="3CA79732" w:rsidR="00D35845" w:rsidDel="00C64335" w:rsidRDefault="00D35845">
            <w:pPr>
              <w:cnfStyle w:val="000000000000" w:firstRow="0" w:lastRow="0" w:firstColumn="0" w:lastColumn="0" w:oddVBand="0" w:evenVBand="0" w:oddHBand="0" w:evenHBand="0" w:firstRowFirstColumn="0" w:firstRowLastColumn="0" w:lastRowFirstColumn="0" w:lastRowLastColumn="0"/>
              <w:rPr>
                <w:del w:id="1649" w:author="Cuenta Microsoft" w:date="2025-09-30T12:48:00Z"/>
              </w:rPr>
            </w:pPr>
          </w:p>
          <w:p w14:paraId="58E70055" w14:textId="0460406B" w:rsidR="00BA02B8" w:rsidDel="00C64335" w:rsidRDefault="00BA02B8">
            <w:pPr>
              <w:cnfStyle w:val="000000000000" w:firstRow="0" w:lastRow="0" w:firstColumn="0" w:lastColumn="0" w:oddVBand="0" w:evenVBand="0" w:oddHBand="0" w:evenHBand="0" w:firstRowFirstColumn="0" w:firstRowLastColumn="0" w:lastRowFirstColumn="0" w:lastRowLastColumn="0"/>
              <w:rPr>
                <w:del w:id="1650" w:author="Cuenta Microsoft" w:date="2025-09-30T12:48:00Z"/>
              </w:rPr>
              <w:pPrChange w:id="1651" w:author="Cuenta Microsoft" w:date="2025-09-30T14:16:00Z">
                <w:pPr>
                  <w:jc w:val="center"/>
                  <w:cnfStyle w:val="000000000000" w:firstRow="0" w:lastRow="0" w:firstColumn="0" w:lastColumn="0" w:oddVBand="0" w:evenVBand="0" w:oddHBand="0" w:evenHBand="0" w:firstRowFirstColumn="0" w:firstRowLastColumn="0" w:lastRowFirstColumn="0" w:lastRowLastColumn="0"/>
                </w:pPr>
              </w:pPrChange>
            </w:pPr>
            <w:del w:id="1652" w:author="Cuenta Microsoft" w:date="2025-09-30T12:48:00Z">
              <w:r w:rsidDel="00C64335">
                <w:delText>Directorio</w:delText>
              </w:r>
            </w:del>
          </w:p>
          <w:p w14:paraId="31049B71" w14:textId="7B9407E2" w:rsidR="00BA02B8" w:rsidDel="00C64335" w:rsidRDefault="00BA02B8">
            <w:pPr>
              <w:cnfStyle w:val="000000000000" w:firstRow="0" w:lastRow="0" w:firstColumn="0" w:lastColumn="0" w:oddVBand="0" w:evenVBand="0" w:oddHBand="0" w:evenHBand="0" w:firstRowFirstColumn="0" w:firstRowLastColumn="0" w:lastRowFirstColumn="0" w:lastRowLastColumn="0"/>
              <w:rPr>
                <w:del w:id="1653" w:author="Cuenta Microsoft" w:date="2025-09-30T12:48:00Z"/>
              </w:rPr>
              <w:pPrChange w:id="1654" w:author="Cuenta Microsoft" w:date="2025-09-30T14:16:00Z">
                <w:pPr>
                  <w:jc w:val="center"/>
                  <w:cnfStyle w:val="000000000000" w:firstRow="0" w:lastRow="0" w:firstColumn="0" w:lastColumn="0" w:oddVBand="0" w:evenVBand="0" w:oddHBand="0" w:evenHBand="0" w:firstRowFirstColumn="0" w:firstRowLastColumn="0" w:lastRowFirstColumn="0" w:lastRowLastColumn="0"/>
                </w:pPr>
              </w:pPrChange>
            </w:pPr>
          </w:p>
          <w:p w14:paraId="18CBFA5F" w14:textId="78FF6016" w:rsidR="00BA02B8" w:rsidDel="00C64335" w:rsidRDefault="00BA02B8">
            <w:pPr>
              <w:cnfStyle w:val="000000000000" w:firstRow="0" w:lastRow="0" w:firstColumn="0" w:lastColumn="0" w:oddVBand="0" w:evenVBand="0" w:oddHBand="0" w:evenHBand="0" w:firstRowFirstColumn="0" w:firstRowLastColumn="0" w:lastRowFirstColumn="0" w:lastRowLastColumn="0"/>
              <w:rPr>
                <w:del w:id="1655" w:author="Cuenta Microsoft" w:date="2025-09-30T12:48:00Z"/>
              </w:rPr>
              <w:pPrChange w:id="1656" w:author="Cuenta Microsoft" w:date="2025-09-30T14:16:00Z">
                <w:pPr>
                  <w:jc w:val="center"/>
                  <w:cnfStyle w:val="000000000000" w:firstRow="0" w:lastRow="0" w:firstColumn="0" w:lastColumn="0" w:oddVBand="0" w:evenVBand="0" w:oddHBand="0" w:evenHBand="0" w:firstRowFirstColumn="0" w:firstRowLastColumn="0" w:lastRowFirstColumn="0" w:lastRowLastColumn="0"/>
                </w:pPr>
              </w:pPrChange>
            </w:pPr>
          </w:p>
          <w:p w14:paraId="4E96712B" w14:textId="0BF978C2" w:rsidR="00BA02B8" w:rsidDel="00C64335" w:rsidRDefault="00BA02B8">
            <w:pPr>
              <w:cnfStyle w:val="000000000000" w:firstRow="0" w:lastRow="0" w:firstColumn="0" w:lastColumn="0" w:oddVBand="0" w:evenVBand="0" w:oddHBand="0" w:evenHBand="0" w:firstRowFirstColumn="0" w:firstRowLastColumn="0" w:lastRowFirstColumn="0" w:lastRowLastColumn="0"/>
              <w:rPr>
                <w:del w:id="1657" w:author="Cuenta Microsoft" w:date="2025-09-30T12:48:00Z"/>
              </w:rPr>
            </w:pPr>
            <w:del w:id="1658" w:author="Cuenta Microsoft" w:date="2025-09-30T12:48:00Z">
              <w:r w:rsidDel="00C64335">
                <w:delText xml:space="preserve">Números de Celulares, </w:delText>
              </w:r>
              <w:r w:rsidR="00DF322C" w:rsidDel="00C64335">
                <w:delText>Watts</w:delText>
              </w:r>
              <w:r w:rsidDel="00C64335">
                <w:delText xml:space="preserve"> App, correo electrónico y Facebook</w:delText>
              </w:r>
            </w:del>
          </w:p>
          <w:p w14:paraId="4FC38401" w14:textId="7C9A65D1" w:rsidR="00BA02B8" w:rsidDel="00C64335" w:rsidRDefault="00BA02B8">
            <w:pPr>
              <w:cnfStyle w:val="000000000000" w:firstRow="0" w:lastRow="0" w:firstColumn="0" w:lastColumn="0" w:oddVBand="0" w:evenVBand="0" w:oddHBand="0" w:evenHBand="0" w:firstRowFirstColumn="0" w:firstRowLastColumn="0" w:lastRowFirstColumn="0" w:lastRowLastColumn="0"/>
              <w:rPr>
                <w:del w:id="1659" w:author="Cuenta Microsoft" w:date="2025-09-30T12:48:00Z"/>
              </w:rPr>
              <w:pPrChange w:id="1660" w:author="Cuenta Microsoft" w:date="2025-09-30T14:16:00Z">
                <w:pPr>
                  <w:jc w:val="both"/>
                  <w:cnfStyle w:val="000000000000" w:firstRow="0" w:lastRow="0" w:firstColumn="0" w:lastColumn="0" w:oddVBand="0" w:evenVBand="0" w:oddHBand="0" w:evenHBand="0" w:firstRowFirstColumn="0" w:firstRowLastColumn="0" w:lastRowFirstColumn="0" w:lastRowLastColumn="0"/>
                </w:pPr>
              </w:pPrChange>
            </w:pPr>
          </w:p>
          <w:p w14:paraId="2171521A" w14:textId="4A40FDBC" w:rsidR="00BA02B8" w:rsidDel="00C64335" w:rsidRDefault="00BA02B8">
            <w:pPr>
              <w:cnfStyle w:val="000000000000" w:firstRow="0" w:lastRow="0" w:firstColumn="0" w:lastColumn="0" w:oddVBand="0" w:evenVBand="0" w:oddHBand="0" w:evenHBand="0" w:firstRowFirstColumn="0" w:firstRowLastColumn="0" w:lastRowFirstColumn="0" w:lastRowLastColumn="0"/>
              <w:rPr>
                <w:del w:id="1661" w:author="Cuenta Microsoft" w:date="2025-09-30T12:48:00Z"/>
              </w:rPr>
              <w:pPrChange w:id="1662" w:author="Cuenta Microsoft" w:date="2025-09-30T14:16:00Z">
                <w:pPr>
                  <w:jc w:val="both"/>
                  <w:cnfStyle w:val="000000000000" w:firstRow="0" w:lastRow="0" w:firstColumn="0" w:lastColumn="0" w:oddVBand="0" w:evenVBand="0" w:oddHBand="0" w:evenHBand="0" w:firstRowFirstColumn="0" w:firstRowLastColumn="0" w:lastRowFirstColumn="0" w:lastRowLastColumn="0"/>
                </w:pPr>
              </w:pPrChange>
            </w:pPr>
            <w:del w:id="1663" w:author="Cuenta Microsoft" w:date="2025-09-30T12:48:00Z">
              <w:r w:rsidDel="00C64335">
                <w:delText>Citatorios</w:delText>
              </w:r>
            </w:del>
          </w:p>
          <w:p w14:paraId="01E5D6EB" w14:textId="3A52E40C" w:rsidR="00BA02B8" w:rsidDel="00C64335" w:rsidRDefault="00BA02B8">
            <w:pPr>
              <w:cnfStyle w:val="000000000000" w:firstRow="0" w:lastRow="0" w:firstColumn="0" w:lastColumn="0" w:oddVBand="0" w:evenVBand="0" w:oddHBand="0" w:evenHBand="0" w:firstRowFirstColumn="0" w:firstRowLastColumn="0" w:lastRowFirstColumn="0" w:lastRowLastColumn="0"/>
              <w:rPr>
                <w:del w:id="1664" w:author="Cuenta Microsoft" w:date="2025-09-30T12:48:00Z"/>
              </w:rPr>
              <w:pPrChange w:id="1665" w:author="Cuenta Microsoft" w:date="2025-09-30T14:16:00Z">
                <w:pPr>
                  <w:jc w:val="both"/>
                  <w:cnfStyle w:val="000000000000" w:firstRow="0" w:lastRow="0" w:firstColumn="0" w:lastColumn="0" w:oddVBand="0" w:evenVBand="0" w:oddHBand="0" w:evenHBand="0" w:firstRowFirstColumn="0" w:firstRowLastColumn="0" w:lastRowFirstColumn="0" w:lastRowLastColumn="0"/>
                </w:pPr>
              </w:pPrChange>
            </w:pPr>
          </w:p>
          <w:p w14:paraId="6C9F5734" w14:textId="19037688" w:rsidR="00BA02B8" w:rsidDel="00C64335" w:rsidRDefault="00BA02B8">
            <w:pPr>
              <w:cnfStyle w:val="000000000000" w:firstRow="0" w:lastRow="0" w:firstColumn="0" w:lastColumn="0" w:oddVBand="0" w:evenVBand="0" w:oddHBand="0" w:evenHBand="0" w:firstRowFirstColumn="0" w:firstRowLastColumn="0" w:lastRowFirstColumn="0" w:lastRowLastColumn="0"/>
              <w:rPr>
                <w:del w:id="1666" w:author="Cuenta Microsoft" w:date="2025-09-30T12:48:00Z"/>
              </w:rPr>
              <w:pPrChange w:id="1667" w:author="Cuenta Microsoft" w:date="2025-09-30T14:16:00Z">
                <w:pPr>
                  <w:jc w:val="both"/>
                  <w:cnfStyle w:val="000000000000" w:firstRow="0" w:lastRow="0" w:firstColumn="0" w:lastColumn="0" w:oddVBand="0" w:evenVBand="0" w:oddHBand="0" w:evenHBand="0" w:firstRowFirstColumn="0" w:firstRowLastColumn="0" w:lastRowFirstColumn="0" w:lastRowLastColumn="0"/>
                </w:pPr>
              </w:pPrChange>
            </w:pPr>
          </w:p>
          <w:p w14:paraId="5DB1B17B" w14:textId="34E6EE8A" w:rsidR="00BA02B8" w:rsidDel="00C64335" w:rsidRDefault="00BA02B8">
            <w:pPr>
              <w:cnfStyle w:val="000000000000" w:firstRow="0" w:lastRow="0" w:firstColumn="0" w:lastColumn="0" w:oddVBand="0" w:evenVBand="0" w:oddHBand="0" w:evenHBand="0" w:firstRowFirstColumn="0" w:firstRowLastColumn="0" w:lastRowFirstColumn="0" w:lastRowLastColumn="0"/>
              <w:rPr>
                <w:del w:id="1668" w:author="Cuenta Microsoft" w:date="2025-09-30T12:48:00Z"/>
              </w:rPr>
              <w:pPrChange w:id="1669" w:author="Cuenta Microsoft" w:date="2025-09-30T14:16:00Z">
                <w:pPr>
                  <w:jc w:val="both"/>
                  <w:cnfStyle w:val="000000000000" w:firstRow="0" w:lastRow="0" w:firstColumn="0" w:lastColumn="0" w:oddVBand="0" w:evenVBand="0" w:oddHBand="0" w:evenHBand="0" w:firstRowFirstColumn="0" w:firstRowLastColumn="0" w:lastRowFirstColumn="0" w:lastRowLastColumn="0"/>
                </w:pPr>
              </w:pPrChange>
            </w:pPr>
          </w:p>
          <w:p w14:paraId="71BF84DD" w14:textId="357660D2" w:rsidR="00BA02B8" w:rsidDel="00C64335" w:rsidRDefault="00BA02B8">
            <w:pPr>
              <w:cnfStyle w:val="000000000000" w:firstRow="0" w:lastRow="0" w:firstColumn="0" w:lastColumn="0" w:oddVBand="0" w:evenVBand="0" w:oddHBand="0" w:evenHBand="0" w:firstRowFirstColumn="0" w:firstRowLastColumn="0" w:lastRowFirstColumn="0" w:lastRowLastColumn="0"/>
              <w:rPr>
                <w:del w:id="1670" w:author="Cuenta Microsoft" w:date="2025-09-30T12:49:00Z"/>
              </w:rPr>
              <w:pPrChange w:id="1671" w:author="Cuenta Microsoft" w:date="2025-09-30T14:16:00Z">
                <w:pPr>
                  <w:jc w:val="both"/>
                  <w:cnfStyle w:val="000000000000" w:firstRow="0" w:lastRow="0" w:firstColumn="0" w:lastColumn="0" w:oddVBand="0" w:evenVBand="0" w:oddHBand="0" w:evenHBand="0" w:firstRowFirstColumn="0" w:firstRowLastColumn="0" w:lastRowFirstColumn="0" w:lastRowLastColumn="0"/>
                </w:pPr>
              </w:pPrChange>
            </w:pPr>
            <w:del w:id="1672" w:author="Cuenta Microsoft" w:date="2025-09-30T12:48:00Z">
              <w:r w:rsidDel="00C64335">
                <w:delText>Carta compromiso</w:delText>
              </w:r>
            </w:del>
          </w:p>
        </w:tc>
        <w:tc>
          <w:tcPr>
            <w:tcW w:w="0" w:type="auto"/>
          </w:tcPr>
          <w:p w14:paraId="124C632B" w14:textId="092A177A" w:rsidR="00BA02B8" w:rsidDel="00C64335" w:rsidRDefault="00BA02B8">
            <w:pPr>
              <w:cnfStyle w:val="000000000000" w:firstRow="0" w:lastRow="0" w:firstColumn="0" w:lastColumn="0" w:oddVBand="0" w:evenVBand="0" w:oddHBand="0" w:evenHBand="0" w:firstRowFirstColumn="0" w:firstRowLastColumn="0" w:lastRowFirstColumn="0" w:lastRowLastColumn="0"/>
              <w:rPr>
                <w:del w:id="1673" w:author="Cuenta Microsoft" w:date="2025-09-30T12:48:00Z"/>
              </w:rPr>
              <w:pPrChange w:id="1674" w:author="Cuenta Microsoft" w:date="2025-09-30T14:16:00Z">
                <w:pPr>
                  <w:jc w:val="center"/>
                  <w:cnfStyle w:val="000000000000" w:firstRow="0" w:lastRow="0" w:firstColumn="0" w:lastColumn="0" w:oddVBand="0" w:evenVBand="0" w:oddHBand="0" w:evenHBand="0" w:firstRowFirstColumn="0" w:firstRowLastColumn="0" w:lastRowFirstColumn="0" w:lastRowLastColumn="0"/>
                </w:pPr>
              </w:pPrChange>
            </w:pPr>
            <w:del w:id="1675" w:author="Cuenta Microsoft" w:date="2025-09-30T12:48:00Z">
              <w:r w:rsidDel="00C64335">
                <w:delText>Permanente</w:delText>
              </w:r>
            </w:del>
          </w:p>
          <w:p w14:paraId="17851475" w14:textId="2ED35500" w:rsidR="00BA02B8" w:rsidDel="00C64335" w:rsidRDefault="00BA02B8">
            <w:pPr>
              <w:cnfStyle w:val="000000000000" w:firstRow="0" w:lastRow="0" w:firstColumn="0" w:lastColumn="0" w:oddVBand="0" w:evenVBand="0" w:oddHBand="0" w:evenHBand="0" w:firstRowFirstColumn="0" w:firstRowLastColumn="0" w:lastRowFirstColumn="0" w:lastRowLastColumn="0"/>
              <w:rPr>
                <w:del w:id="1676" w:author="Cuenta Microsoft" w:date="2025-09-30T12:48:00Z"/>
              </w:rPr>
              <w:pPrChange w:id="1677" w:author="Cuenta Microsoft" w:date="2025-09-30T14:16:00Z">
                <w:pPr>
                  <w:jc w:val="center"/>
                  <w:cnfStyle w:val="000000000000" w:firstRow="0" w:lastRow="0" w:firstColumn="0" w:lastColumn="0" w:oddVBand="0" w:evenVBand="0" w:oddHBand="0" w:evenHBand="0" w:firstRowFirstColumn="0" w:firstRowLastColumn="0" w:lastRowFirstColumn="0" w:lastRowLastColumn="0"/>
                </w:pPr>
              </w:pPrChange>
            </w:pPr>
          </w:p>
          <w:p w14:paraId="16AEE0A8" w14:textId="7C70A4E2" w:rsidR="00BA02B8" w:rsidDel="00C64335" w:rsidRDefault="00BA02B8">
            <w:pPr>
              <w:cnfStyle w:val="000000000000" w:firstRow="0" w:lastRow="0" w:firstColumn="0" w:lastColumn="0" w:oddVBand="0" w:evenVBand="0" w:oddHBand="0" w:evenHBand="0" w:firstRowFirstColumn="0" w:firstRowLastColumn="0" w:lastRowFirstColumn="0" w:lastRowLastColumn="0"/>
              <w:rPr>
                <w:del w:id="1678" w:author="Cuenta Microsoft" w:date="2025-09-30T12:48:00Z"/>
              </w:rPr>
              <w:pPrChange w:id="1679" w:author="Cuenta Microsoft" w:date="2025-09-30T14:16:00Z">
                <w:pPr>
                  <w:jc w:val="center"/>
                  <w:cnfStyle w:val="000000000000" w:firstRow="0" w:lastRow="0" w:firstColumn="0" w:lastColumn="0" w:oddVBand="0" w:evenVBand="0" w:oddHBand="0" w:evenHBand="0" w:firstRowFirstColumn="0" w:firstRowLastColumn="0" w:lastRowFirstColumn="0" w:lastRowLastColumn="0"/>
                </w:pPr>
              </w:pPrChange>
            </w:pPr>
          </w:p>
          <w:p w14:paraId="4DED5B68" w14:textId="087261AC" w:rsidR="00BA02B8" w:rsidDel="00C64335" w:rsidRDefault="00BA02B8">
            <w:pPr>
              <w:cnfStyle w:val="000000000000" w:firstRow="0" w:lastRow="0" w:firstColumn="0" w:lastColumn="0" w:oddVBand="0" w:evenVBand="0" w:oddHBand="0" w:evenHBand="0" w:firstRowFirstColumn="0" w:firstRowLastColumn="0" w:lastRowFirstColumn="0" w:lastRowLastColumn="0"/>
              <w:rPr>
                <w:del w:id="1680" w:author="Cuenta Microsoft" w:date="2025-09-30T12:48:00Z"/>
              </w:rPr>
              <w:pPrChange w:id="1681" w:author="Cuenta Microsoft" w:date="2025-09-30T14:16:00Z">
                <w:pPr>
                  <w:jc w:val="center"/>
                  <w:cnfStyle w:val="000000000000" w:firstRow="0" w:lastRow="0" w:firstColumn="0" w:lastColumn="0" w:oddVBand="0" w:evenVBand="0" w:oddHBand="0" w:evenHBand="0" w:firstRowFirstColumn="0" w:firstRowLastColumn="0" w:lastRowFirstColumn="0" w:lastRowLastColumn="0"/>
                </w:pPr>
              </w:pPrChange>
            </w:pPr>
            <w:del w:id="1682" w:author="Cuenta Microsoft" w:date="2025-09-30T12:48:00Z">
              <w:r w:rsidDel="00C64335">
                <w:delText>Permanente</w:delText>
              </w:r>
            </w:del>
          </w:p>
          <w:p w14:paraId="25D87E79" w14:textId="2719C8CB" w:rsidR="00BA02B8" w:rsidDel="00C64335" w:rsidRDefault="00BA02B8">
            <w:pPr>
              <w:cnfStyle w:val="000000000000" w:firstRow="0" w:lastRow="0" w:firstColumn="0" w:lastColumn="0" w:oddVBand="0" w:evenVBand="0" w:oddHBand="0" w:evenHBand="0" w:firstRowFirstColumn="0" w:firstRowLastColumn="0" w:lastRowFirstColumn="0" w:lastRowLastColumn="0"/>
              <w:rPr>
                <w:del w:id="1683" w:author="Cuenta Microsoft" w:date="2025-09-30T12:48:00Z"/>
              </w:rPr>
              <w:pPrChange w:id="1684" w:author="Cuenta Microsoft" w:date="2025-09-30T14:16:00Z">
                <w:pPr>
                  <w:jc w:val="center"/>
                  <w:cnfStyle w:val="000000000000" w:firstRow="0" w:lastRow="0" w:firstColumn="0" w:lastColumn="0" w:oddVBand="0" w:evenVBand="0" w:oddHBand="0" w:evenHBand="0" w:firstRowFirstColumn="0" w:firstRowLastColumn="0" w:lastRowFirstColumn="0" w:lastRowLastColumn="0"/>
                </w:pPr>
              </w:pPrChange>
            </w:pPr>
          </w:p>
          <w:p w14:paraId="7D78ABB0" w14:textId="2338EE43" w:rsidR="00BA02B8" w:rsidDel="00C64335" w:rsidRDefault="00BA02B8">
            <w:pPr>
              <w:cnfStyle w:val="000000000000" w:firstRow="0" w:lastRow="0" w:firstColumn="0" w:lastColumn="0" w:oddVBand="0" w:evenVBand="0" w:oddHBand="0" w:evenHBand="0" w:firstRowFirstColumn="0" w:firstRowLastColumn="0" w:lastRowFirstColumn="0" w:lastRowLastColumn="0"/>
              <w:rPr>
                <w:del w:id="1685" w:author="Cuenta Microsoft" w:date="2025-09-30T12:48:00Z"/>
              </w:rPr>
              <w:pPrChange w:id="1686" w:author="Cuenta Microsoft" w:date="2025-09-30T14:16:00Z">
                <w:pPr>
                  <w:jc w:val="center"/>
                  <w:cnfStyle w:val="000000000000" w:firstRow="0" w:lastRow="0" w:firstColumn="0" w:lastColumn="0" w:oddVBand="0" w:evenVBand="0" w:oddHBand="0" w:evenHBand="0" w:firstRowFirstColumn="0" w:firstRowLastColumn="0" w:lastRowFirstColumn="0" w:lastRowLastColumn="0"/>
                </w:pPr>
              </w:pPrChange>
            </w:pPr>
          </w:p>
          <w:p w14:paraId="67A60E6B" w14:textId="5A194400" w:rsidR="00BA02B8" w:rsidDel="00C64335" w:rsidRDefault="00BA02B8">
            <w:pPr>
              <w:cnfStyle w:val="000000000000" w:firstRow="0" w:lastRow="0" w:firstColumn="0" w:lastColumn="0" w:oddVBand="0" w:evenVBand="0" w:oddHBand="0" w:evenHBand="0" w:firstRowFirstColumn="0" w:firstRowLastColumn="0" w:lastRowFirstColumn="0" w:lastRowLastColumn="0"/>
              <w:rPr>
                <w:del w:id="1687" w:author="Cuenta Microsoft" w:date="2025-09-30T12:48:00Z"/>
              </w:rPr>
              <w:pPrChange w:id="1688" w:author="Cuenta Microsoft" w:date="2025-09-30T14:16:00Z">
                <w:pPr>
                  <w:jc w:val="center"/>
                  <w:cnfStyle w:val="000000000000" w:firstRow="0" w:lastRow="0" w:firstColumn="0" w:lastColumn="0" w:oddVBand="0" w:evenVBand="0" w:oddHBand="0" w:evenHBand="0" w:firstRowFirstColumn="0" w:firstRowLastColumn="0" w:lastRowFirstColumn="0" w:lastRowLastColumn="0"/>
                </w:pPr>
              </w:pPrChange>
            </w:pPr>
            <w:del w:id="1689" w:author="Cuenta Microsoft" w:date="2025-09-30T12:48:00Z">
              <w:r w:rsidDel="00C64335">
                <w:delText xml:space="preserve">Permanente </w:delText>
              </w:r>
            </w:del>
          </w:p>
          <w:p w14:paraId="2D0E0B94" w14:textId="16528EAB" w:rsidR="00BA02B8" w:rsidDel="00C64335" w:rsidRDefault="00BA02B8">
            <w:pPr>
              <w:cnfStyle w:val="000000000000" w:firstRow="0" w:lastRow="0" w:firstColumn="0" w:lastColumn="0" w:oddVBand="0" w:evenVBand="0" w:oddHBand="0" w:evenHBand="0" w:firstRowFirstColumn="0" w:firstRowLastColumn="0" w:lastRowFirstColumn="0" w:lastRowLastColumn="0"/>
              <w:rPr>
                <w:del w:id="1690" w:author="Cuenta Microsoft" w:date="2025-09-30T12:48:00Z"/>
              </w:rPr>
              <w:pPrChange w:id="1691" w:author="Cuenta Microsoft" w:date="2025-09-30T14:16:00Z">
                <w:pPr>
                  <w:jc w:val="center"/>
                  <w:cnfStyle w:val="000000000000" w:firstRow="0" w:lastRow="0" w:firstColumn="0" w:lastColumn="0" w:oddVBand="0" w:evenVBand="0" w:oddHBand="0" w:evenHBand="0" w:firstRowFirstColumn="0" w:firstRowLastColumn="0" w:lastRowFirstColumn="0" w:lastRowLastColumn="0"/>
                </w:pPr>
              </w:pPrChange>
            </w:pPr>
          </w:p>
          <w:p w14:paraId="1C88FFEF" w14:textId="7837E15A" w:rsidR="00BA02B8" w:rsidDel="00C64335" w:rsidRDefault="00BA02B8">
            <w:pPr>
              <w:cnfStyle w:val="000000000000" w:firstRow="0" w:lastRow="0" w:firstColumn="0" w:lastColumn="0" w:oddVBand="0" w:evenVBand="0" w:oddHBand="0" w:evenHBand="0" w:firstRowFirstColumn="0" w:firstRowLastColumn="0" w:lastRowFirstColumn="0" w:lastRowLastColumn="0"/>
              <w:rPr>
                <w:del w:id="1692" w:author="Cuenta Microsoft" w:date="2025-09-30T12:48:00Z"/>
              </w:rPr>
              <w:pPrChange w:id="1693" w:author="Cuenta Microsoft" w:date="2025-09-30T14:16:00Z">
                <w:pPr>
                  <w:jc w:val="center"/>
                  <w:cnfStyle w:val="000000000000" w:firstRow="0" w:lastRow="0" w:firstColumn="0" w:lastColumn="0" w:oddVBand="0" w:evenVBand="0" w:oddHBand="0" w:evenHBand="0" w:firstRowFirstColumn="0" w:firstRowLastColumn="0" w:lastRowFirstColumn="0" w:lastRowLastColumn="0"/>
                </w:pPr>
              </w:pPrChange>
            </w:pPr>
          </w:p>
          <w:p w14:paraId="7BBC0B4C" w14:textId="12CD327C" w:rsidR="00BA02B8" w:rsidDel="00C64335" w:rsidRDefault="00BA02B8">
            <w:pPr>
              <w:cnfStyle w:val="000000000000" w:firstRow="0" w:lastRow="0" w:firstColumn="0" w:lastColumn="0" w:oddVBand="0" w:evenVBand="0" w:oddHBand="0" w:evenHBand="0" w:firstRowFirstColumn="0" w:firstRowLastColumn="0" w:lastRowFirstColumn="0" w:lastRowLastColumn="0"/>
              <w:rPr>
                <w:del w:id="1694" w:author="Cuenta Microsoft" w:date="2025-09-30T12:48:00Z"/>
              </w:rPr>
              <w:pPrChange w:id="1695" w:author="Cuenta Microsoft" w:date="2025-09-30T14:16:00Z">
                <w:pPr>
                  <w:jc w:val="center"/>
                  <w:cnfStyle w:val="000000000000" w:firstRow="0" w:lastRow="0" w:firstColumn="0" w:lastColumn="0" w:oddVBand="0" w:evenVBand="0" w:oddHBand="0" w:evenHBand="0" w:firstRowFirstColumn="0" w:firstRowLastColumn="0" w:lastRowFirstColumn="0" w:lastRowLastColumn="0"/>
                </w:pPr>
              </w:pPrChange>
            </w:pPr>
          </w:p>
          <w:p w14:paraId="40A8E0E1" w14:textId="65166B07" w:rsidR="00BA02B8" w:rsidDel="00C64335" w:rsidRDefault="00BA02B8">
            <w:pPr>
              <w:cnfStyle w:val="000000000000" w:firstRow="0" w:lastRow="0" w:firstColumn="0" w:lastColumn="0" w:oddVBand="0" w:evenVBand="0" w:oddHBand="0" w:evenHBand="0" w:firstRowFirstColumn="0" w:firstRowLastColumn="0" w:lastRowFirstColumn="0" w:lastRowLastColumn="0"/>
              <w:rPr>
                <w:del w:id="1696" w:author="Cuenta Microsoft" w:date="2025-09-30T12:48:00Z"/>
              </w:rPr>
              <w:pPrChange w:id="1697" w:author="Cuenta Microsoft" w:date="2025-09-30T14:16:00Z">
                <w:pPr>
                  <w:jc w:val="center"/>
                  <w:cnfStyle w:val="000000000000" w:firstRow="0" w:lastRow="0" w:firstColumn="0" w:lastColumn="0" w:oddVBand="0" w:evenVBand="0" w:oddHBand="0" w:evenHBand="0" w:firstRowFirstColumn="0" w:firstRowLastColumn="0" w:lastRowFirstColumn="0" w:lastRowLastColumn="0"/>
                </w:pPr>
              </w:pPrChange>
            </w:pPr>
          </w:p>
          <w:p w14:paraId="5B58FE7B" w14:textId="196D2F95" w:rsidR="00BA02B8" w:rsidDel="00C64335" w:rsidRDefault="00BA02B8">
            <w:pPr>
              <w:cnfStyle w:val="000000000000" w:firstRow="0" w:lastRow="0" w:firstColumn="0" w:lastColumn="0" w:oddVBand="0" w:evenVBand="0" w:oddHBand="0" w:evenHBand="0" w:firstRowFirstColumn="0" w:firstRowLastColumn="0" w:lastRowFirstColumn="0" w:lastRowLastColumn="0"/>
              <w:rPr>
                <w:del w:id="1698" w:author="Cuenta Microsoft" w:date="2025-09-30T12:49:00Z"/>
              </w:rPr>
              <w:pPrChange w:id="1699" w:author="Cuenta Microsoft" w:date="2025-09-30T14:16:00Z">
                <w:pPr>
                  <w:jc w:val="center"/>
                  <w:cnfStyle w:val="000000000000" w:firstRow="0" w:lastRow="0" w:firstColumn="0" w:lastColumn="0" w:oddVBand="0" w:evenVBand="0" w:oddHBand="0" w:evenHBand="0" w:firstRowFirstColumn="0" w:firstRowLastColumn="0" w:lastRowFirstColumn="0" w:lastRowLastColumn="0"/>
                </w:pPr>
              </w:pPrChange>
            </w:pPr>
            <w:del w:id="1700" w:author="Cuenta Microsoft" w:date="2025-09-30T12:48:00Z">
              <w:r w:rsidDel="00C64335">
                <w:delText>Cuando sea necesario</w:delText>
              </w:r>
            </w:del>
          </w:p>
        </w:tc>
      </w:tr>
      <w:tr w:rsidR="00733582" w:rsidDel="002169A1" w14:paraId="44D963F8" w14:textId="6DC0D5CB" w:rsidTr="00686ED9">
        <w:trPr>
          <w:cnfStyle w:val="000000100000" w:firstRow="0" w:lastRow="0" w:firstColumn="0" w:lastColumn="0" w:oddVBand="0" w:evenVBand="0" w:oddHBand="1" w:evenHBand="0" w:firstRowFirstColumn="0" w:firstRowLastColumn="0" w:lastRowFirstColumn="0" w:lastRowLastColumn="0"/>
          <w:trHeight w:val="445"/>
          <w:jc w:val="center"/>
          <w:del w:id="1701" w:author="Cuenta Microsoft" w:date="2025-09-30T13:41:00Z"/>
        </w:trPr>
        <w:tc>
          <w:tcPr>
            <w:cnfStyle w:val="001000000000" w:firstRow="0" w:lastRow="0" w:firstColumn="1" w:lastColumn="0" w:oddVBand="0" w:evenVBand="0" w:oddHBand="0" w:evenHBand="0" w:firstRowFirstColumn="0" w:firstRowLastColumn="0" w:lastRowFirstColumn="0" w:lastRowLastColumn="0"/>
            <w:tcW w:w="2547" w:type="dxa"/>
          </w:tcPr>
          <w:p w14:paraId="0754974E" w14:textId="55326E4E" w:rsidR="00733582" w:rsidDel="002169A1" w:rsidRDefault="00733582">
            <w:pPr>
              <w:rPr>
                <w:del w:id="1702" w:author="Cuenta Microsoft" w:date="2025-09-30T13:41:00Z"/>
              </w:rPr>
              <w:pPrChange w:id="1703" w:author="Cuenta Microsoft" w:date="2025-09-30T14:16:00Z">
                <w:pPr>
                  <w:jc w:val="both"/>
                </w:pPr>
              </w:pPrChange>
            </w:pPr>
            <w:del w:id="1704" w:author="Cuenta Microsoft" w:date="2025-09-30T13:41:00Z">
              <w:r w:rsidDel="002169A1">
                <w:delText>Programa PAEC</w:delText>
              </w:r>
            </w:del>
          </w:p>
        </w:tc>
        <w:tc>
          <w:tcPr>
            <w:tcW w:w="5812" w:type="dxa"/>
          </w:tcPr>
          <w:p w14:paraId="533D4FE5" w14:textId="3BE342E1" w:rsidR="00733582" w:rsidRPr="00C64335" w:rsidDel="002169A1" w:rsidRDefault="00733582">
            <w:pPr>
              <w:cnfStyle w:val="000000100000" w:firstRow="0" w:lastRow="0" w:firstColumn="0" w:lastColumn="0" w:oddVBand="0" w:evenVBand="0" w:oddHBand="1" w:evenHBand="0" w:firstRowFirstColumn="0" w:firstRowLastColumn="0" w:lastRowFirstColumn="0" w:lastRowLastColumn="0"/>
              <w:rPr>
                <w:del w:id="1705" w:author="Cuenta Microsoft" w:date="2025-09-30T13:41:00Z"/>
                <w:rFonts w:ascii="Adelle Sans" w:hAnsi="Adelle Sans"/>
                <w:color w:val="000000"/>
                <w:sz w:val="24"/>
                <w:szCs w:val="24"/>
                <w:rPrChange w:id="1706" w:author="Cuenta Microsoft" w:date="2025-09-30T12:49:00Z">
                  <w:rPr>
                    <w:del w:id="1707" w:author="Cuenta Microsoft" w:date="2025-09-30T13:41:00Z"/>
                  </w:rPr>
                </w:rPrChange>
              </w:rPr>
            </w:pPr>
            <w:del w:id="1708" w:author="Cuenta Microsoft" w:date="2025-09-30T13:41:00Z">
              <w:r w:rsidDel="002169A1">
                <w:rPr>
                  <w:rFonts w:ascii="Adelle Sans" w:hAnsi="Adelle Sans"/>
                  <w:color w:val="000000"/>
                  <w:sz w:val="24"/>
                  <w:szCs w:val="24"/>
                </w:rPr>
                <w:delText xml:space="preserve">Realizar el proyecto del </w:delText>
              </w:r>
              <w:r w:rsidRPr="00825350" w:rsidDel="002169A1">
                <w:rPr>
                  <w:rFonts w:ascii="Adelle Sans" w:hAnsi="Adelle Sans"/>
                  <w:color w:val="000000"/>
                  <w:sz w:val="24"/>
                  <w:szCs w:val="24"/>
                </w:rPr>
                <w:delText>PAEC</w:delText>
              </w:r>
              <w:r w:rsidDel="002169A1">
                <w:rPr>
                  <w:rFonts w:ascii="Adelle Sans" w:hAnsi="Adelle Sans"/>
                  <w:color w:val="000000"/>
                  <w:sz w:val="24"/>
                  <w:szCs w:val="24"/>
                </w:rPr>
                <w:delText>,</w:delText>
              </w:r>
              <w:r w:rsidRPr="00825350" w:rsidDel="002169A1">
                <w:rPr>
                  <w:rFonts w:ascii="Adelle Sans" w:hAnsi="Adelle Sans"/>
                  <w:color w:val="000000"/>
                  <w:sz w:val="24"/>
                  <w:szCs w:val="24"/>
                </w:rPr>
                <w:delText xml:space="preserve"> como una estrategia para concretar los principios y</w:delText>
              </w:r>
              <w:r w:rsidDel="002169A1">
                <w:rPr>
                  <w:rFonts w:ascii="Adelle Sans" w:hAnsi="Adelle Sans"/>
                  <w:color w:val="000000"/>
                  <w:sz w:val="24"/>
                  <w:szCs w:val="24"/>
                </w:rPr>
                <w:delText xml:space="preserve"> </w:delText>
              </w:r>
              <w:r w:rsidRPr="00825350" w:rsidDel="002169A1">
                <w:rPr>
                  <w:rFonts w:ascii="Adelle Sans" w:hAnsi="Adelle Sans"/>
                  <w:color w:val="000000"/>
                  <w:sz w:val="24"/>
                  <w:szCs w:val="24"/>
                </w:rPr>
                <w:delText xml:space="preserve">características de la Nueva Escuela Mexicana, </w:delText>
              </w:r>
              <w:r w:rsidDel="002169A1">
                <w:rPr>
                  <w:rFonts w:ascii="Adelle Sans" w:hAnsi="Adelle Sans"/>
                  <w:color w:val="000000"/>
                  <w:sz w:val="24"/>
                  <w:szCs w:val="24"/>
                </w:rPr>
                <w:delText>vinculando a la escuela con la comunidad.</w:delText>
              </w:r>
            </w:del>
          </w:p>
        </w:tc>
        <w:tc>
          <w:tcPr>
            <w:tcW w:w="2013" w:type="dxa"/>
          </w:tcPr>
          <w:p w14:paraId="722EE5BF" w14:textId="6C30274D" w:rsidR="00733582" w:rsidDel="002169A1" w:rsidRDefault="00733582">
            <w:pPr>
              <w:cnfStyle w:val="000000100000" w:firstRow="0" w:lastRow="0" w:firstColumn="0" w:lastColumn="0" w:oddVBand="0" w:evenVBand="0" w:oddHBand="1" w:evenHBand="0" w:firstRowFirstColumn="0" w:firstRowLastColumn="0" w:lastRowFirstColumn="0" w:lastRowLastColumn="0"/>
              <w:rPr>
                <w:del w:id="1709" w:author="Cuenta Microsoft" w:date="2025-09-30T13:41:00Z"/>
              </w:rPr>
            </w:pPr>
            <w:del w:id="1710" w:author="Cuenta Microsoft" w:date="2025-09-30T13:41:00Z">
              <w:r w:rsidDel="002169A1">
                <w:delText xml:space="preserve">Fotografías </w:delText>
              </w:r>
            </w:del>
          </w:p>
        </w:tc>
        <w:tc>
          <w:tcPr>
            <w:tcW w:w="0" w:type="auto"/>
          </w:tcPr>
          <w:p w14:paraId="0C30BD43" w14:textId="2EB1957E" w:rsidR="00733582" w:rsidDel="002169A1" w:rsidRDefault="00733582">
            <w:pPr>
              <w:cnfStyle w:val="000000100000" w:firstRow="0" w:lastRow="0" w:firstColumn="0" w:lastColumn="0" w:oddVBand="0" w:evenVBand="0" w:oddHBand="1" w:evenHBand="0" w:firstRowFirstColumn="0" w:firstRowLastColumn="0" w:lastRowFirstColumn="0" w:lastRowLastColumn="0"/>
              <w:rPr>
                <w:del w:id="1711" w:author="Cuenta Microsoft" w:date="2025-09-30T13:41:00Z"/>
              </w:rPr>
              <w:pPrChange w:id="1712" w:author="Cuenta Microsoft" w:date="2025-09-30T14:16:00Z">
                <w:pPr>
                  <w:jc w:val="center"/>
                  <w:cnfStyle w:val="000000100000" w:firstRow="0" w:lastRow="0" w:firstColumn="0" w:lastColumn="0" w:oddVBand="0" w:evenVBand="0" w:oddHBand="1" w:evenHBand="0" w:firstRowFirstColumn="0" w:firstRowLastColumn="0" w:lastRowFirstColumn="0" w:lastRowLastColumn="0"/>
                </w:pPr>
              </w:pPrChange>
            </w:pPr>
            <w:del w:id="1713" w:author="Cuenta Microsoft" w:date="2025-09-30T13:41:00Z">
              <w:r w:rsidDel="002169A1">
                <w:delText>permanente</w:delText>
              </w:r>
            </w:del>
          </w:p>
        </w:tc>
      </w:tr>
    </w:tbl>
    <w:p w14:paraId="6ECA5FCA" w14:textId="19D6B07A" w:rsidR="00A50CD6" w:rsidDel="002169A1" w:rsidRDefault="00A50CD6">
      <w:pPr>
        <w:rPr>
          <w:del w:id="1714" w:author="Cuenta Microsoft" w:date="2025-09-30T13:41:00Z"/>
        </w:rPr>
      </w:pPr>
    </w:p>
    <w:p w14:paraId="4EFBFB2E" w14:textId="5C3D092B" w:rsidR="00DF322C" w:rsidDel="002169A1" w:rsidRDefault="00DF322C">
      <w:pPr>
        <w:rPr>
          <w:del w:id="1715" w:author="Cuenta Microsoft" w:date="2025-09-30T13:41:00Z"/>
        </w:rPr>
      </w:pPr>
    </w:p>
    <w:p w14:paraId="3E5BFDA8" w14:textId="2C959016" w:rsidR="00A50CD6" w:rsidDel="002169A1" w:rsidRDefault="00A50CD6">
      <w:pPr>
        <w:rPr>
          <w:del w:id="1716" w:author="Cuenta Microsoft" w:date="2025-09-30T13:41:00Z"/>
        </w:rPr>
      </w:pPr>
    </w:p>
    <w:p w14:paraId="1E806678" w14:textId="00C57131" w:rsidR="00D35845" w:rsidDel="002169A1" w:rsidRDefault="00D35845">
      <w:pPr>
        <w:rPr>
          <w:del w:id="1717" w:author="Cuenta Microsoft" w:date="2025-09-30T13:41:00Z"/>
        </w:rPr>
      </w:pPr>
    </w:p>
    <w:p w14:paraId="0C460F07" w14:textId="31940612" w:rsidR="00C64335" w:rsidDel="002169A1" w:rsidRDefault="00C64335">
      <w:pPr>
        <w:rPr>
          <w:del w:id="1718" w:author="Cuenta Microsoft" w:date="2025-09-30T13:41:00Z"/>
        </w:rPr>
      </w:pPr>
    </w:p>
    <w:p w14:paraId="69C7D419" w14:textId="37D747DD" w:rsidR="00B92CA4" w:rsidRPr="00C64335" w:rsidDel="002169A1" w:rsidRDefault="00B92CA4">
      <w:pPr>
        <w:rPr>
          <w:del w:id="1719" w:author="Cuenta Microsoft" w:date="2025-09-30T13:41:00Z"/>
          <w:b/>
          <w:bCs/>
          <w:sz w:val="32"/>
          <w:szCs w:val="32"/>
          <w:rPrChange w:id="1720" w:author="Cuenta Microsoft" w:date="2025-09-30T12:52:00Z">
            <w:rPr>
              <w:del w:id="1721" w:author="Cuenta Microsoft" w:date="2025-09-30T13:41:00Z"/>
              <w:b/>
              <w:bCs/>
            </w:rPr>
          </w:rPrChange>
        </w:rPr>
      </w:pPr>
      <w:del w:id="1722" w:author="Cuenta Microsoft" w:date="2025-09-30T13:41:00Z">
        <w:r w:rsidRPr="00C64335" w:rsidDel="002169A1">
          <w:rPr>
            <w:b/>
            <w:bCs/>
            <w:sz w:val="32"/>
            <w:szCs w:val="32"/>
            <w:rPrChange w:id="1723" w:author="Cuenta Microsoft" w:date="2025-09-30T12:52:00Z">
              <w:rPr>
                <w:b/>
                <w:bCs/>
              </w:rPr>
            </w:rPrChange>
          </w:rPr>
          <w:delText xml:space="preserve">Categoría 2: Gestión y </w:delText>
        </w:r>
        <w:r w:rsidR="0036027E" w:rsidRPr="00C64335" w:rsidDel="002169A1">
          <w:rPr>
            <w:b/>
            <w:bCs/>
            <w:sz w:val="32"/>
            <w:szCs w:val="32"/>
            <w:rPrChange w:id="1724" w:author="Cuenta Microsoft" w:date="2025-09-30T12:52:00Z">
              <w:rPr>
                <w:b/>
                <w:bCs/>
              </w:rPr>
            </w:rPrChange>
          </w:rPr>
          <w:delText>administración escolar</w:delText>
        </w:r>
      </w:del>
    </w:p>
    <w:p w14:paraId="3220AADC" w14:textId="0601D3E1" w:rsidR="00B92CA4" w:rsidDel="002169A1" w:rsidRDefault="00B92CA4">
      <w:pPr>
        <w:rPr>
          <w:del w:id="1725" w:author="Cuenta Microsoft" w:date="2025-09-30T13:41:00Z"/>
        </w:rPr>
      </w:pPr>
      <w:del w:id="1726" w:author="Cuenta Microsoft" w:date="2025-09-30T13:41:00Z">
        <w:r w:rsidDel="002169A1">
          <w:delText xml:space="preserve">Meta: </w:delText>
        </w:r>
        <w:r w:rsidR="00DF322C" w:rsidDel="002169A1">
          <w:delText>Mejorar al</w:delText>
        </w:r>
        <w:r w:rsidDel="002169A1">
          <w:delText xml:space="preserve"> 100% el servicio de </w:delText>
        </w:r>
        <w:r w:rsidR="00DF322C" w:rsidDel="002169A1">
          <w:delText>información académica</w:delText>
        </w:r>
        <w:r w:rsidDel="002169A1">
          <w:delText>, sobre la tramitación de becas, control y uso de material didáctico.</w:delText>
        </w:r>
      </w:del>
    </w:p>
    <w:tbl>
      <w:tblPr>
        <w:tblStyle w:val="Listaclara-nfasis6"/>
        <w:tblW w:w="1327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240"/>
        <w:gridCol w:w="3220"/>
        <w:gridCol w:w="2263"/>
        <w:gridCol w:w="2555"/>
      </w:tblGrid>
      <w:tr w:rsidR="00B92CA4" w:rsidDel="002169A1" w14:paraId="1431B806" w14:textId="445510BA" w:rsidTr="002E26AB">
        <w:trPr>
          <w:cnfStyle w:val="100000000000" w:firstRow="1" w:lastRow="0" w:firstColumn="0" w:lastColumn="0" w:oddVBand="0" w:evenVBand="0" w:oddHBand="0" w:evenHBand="0" w:firstRowFirstColumn="0" w:firstRowLastColumn="0" w:lastRowFirstColumn="0" w:lastRowLastColumn="0"/>
          <w:trHeight w:val="423"/>
          <w:jc w:val="center"/>
          <w:del w:id="1727" w:author="Cuenta Microsoft" w:date="2025-09-30T13:41:00Z"/>
        </w:trPr>
        <w:tc>
          <w:tcPr>
            <w:cnfStyle w:val="001000000000" w:firstRow="0" w:lastRow="0" w:firstColumn="1" w:lastColumn="0" w:oddVBand="0" w:evenVBand="0" w:oddHBand="0" w:evenHBand="0" w:firstRowFirstColumn="0" w:firstRowLastColumn="0" w:lastRowFirstColumn="0" w:lastRowLastColumn="0"/>
            <w:tcW w:w="5240" w:type="dxa"/>
            <w:shd w:val="clear" w:color="auto" w:fill="632423" w:themeFill="accent2" w:themeFillShade="80"/>
          </w:tcPr>
          <w:p w14:paraId="1486EDD6" w14:textId="5776C75C" w:rsidR="00B92CA4" w:rsidDel="002169A1" w:rsidRDefault="00B92CA4">
            <w:pPr>
              <w:rPr>
                <w:del w:id="1728" w:author="Cuenta Microsoft" w:date="2025-09-30T13:41:00Z"/>
              </w:rPr>
              <w:pPrChange w:id="1729" w:author="Cuenta Microsoft" w:date="2025-09-30T14:16:00Z">
                <w:pPr>
                  <w:jc w:val="center"/>
                </w:pPr>
              </w:pPrChange>
            </w:pPr>
            <w:del w:id="1730" w:author="Cuenta Microsoft" w:date="2025-09-30T13:41:00Z">
              <w:r w:rsidDel="002169A1">
                <w:delText>L</w:delText>
              </w:r>
              <w:r w:rsidR="00020F1B" w:rsidDel="002169A1">
                <w:delText>Í</w:delText>
              </w:r>
              <w:r w:rsidDel="002169A1">
                <w:delText>NEAS DE ACCI</w:delText>
              </w:r>
              <w:r w:rsidR="00020F1B" w:rsidDel="002169A1">
                <w:delText>Ó</w:delText>
              </w:r>
              <w:r w:rsidDel="002169A1">
                <w:delText>N</w:delText>
              </w:r>
            </w:del>
          </w:p>
        </w:tc>
        <w:tc>
          <w:tcPr>
            <w:tcW w:w="3220" w:type="dxa"/>
            <w:shd w:val="clear" w:color="auto" w:fill="632423" w:themeFill="accent2" w:themeFillShade="80"/>
          </w:tcPr>
          <w:p w14:paraId="175EF1ED" w14:textId="40E0B275" w:rsidR="00B92CA4" w:rsidDel="002169A1" w:rsidRDefault="00B92CA4">
            <w:pPr>
              <w:cnfStyle w:val="100000000000" w:firstRow="1" w:lastRow="0" w:firstColumn="0" w:lastColumn="0" w:oddVBand="0" w:evenVBand="0" w:oddHBand="0" w:evenHBand="0" w:firstRowFirstColumn="0" w:firstRowLastColumn="0" w:lastRowFirstColumn="0" w:lastRowLastColumn="0"/>
              <w:rPr>
                <w:del w:id="1731" w:author="Cuenta Microsoft" w:date="2025-09-30T13:41:00Z"/>
              </w:rPr>
              <w:pPrChange w:id="1732" w:author="Cuenta Microsoft" w:date="2025-09-30T14:16:00Z">
                <w:pPr>
                  <w:jc w:val="center"/>
                  <w:cnfStyle w:val="100000000000" w:firstRow="1" w:lastRow="0" w:firstColumn="0" w:lastColumn="0" w:oddVBand="0" w:evenVBand="0" w:oddHBand="0" w:evenHBand="0" w:firstRowFirstColumn="0" w:firstRowLastColumn="0" w:lastRowFirstColumn="0" w:lastRowLastColumn="0"/>
                </w:pPr>
              </w:pPrChange>
            </w:pPr>
            <w:del w:id="1733" w:author="Cuenta Microsoft" w:date="2025-09-30T13:41:00Z">
              <w:r w:rsidDel="002169A1">
                <w:delText>ACTIVIDADES</w:delText>
              </w:r>
            </w:del>
          </w:p>
        </w:tc>
        <w:tc>
          <w:tcPr>
            <w:tcW w:w="0" w:type="auto"/>
            <w:shd w:val="clear" w:color="auto" w:fill="632423" w:themeFill="accent2" w:themeFillShade="80"/>
          </w:tcPr>
          <w:p w14:paraId="3073DA01" w14:textId="183DC364" w:rsidR="00B92CA4" w:rsidDel="002169A1" w:rsidRDefault="00B92CA4">
            <w:pPr>
              <w:cnfStyle w:val="100000000000" w:firstRow="1" w:lastRow="0" w:firstColumn="0" w:lastColumn="0" w:oddVBand="0" w:evenVBand="0" w:oddHBand="0" w:evenHBand="0" w:firstRowFirstColumn="0" w:firstRowLastColumn="0" w:lastRowFirstColumn="0" w:lastRowLastColumn="0"/>
              <w:rPr>
                <w:del w:id="1734" w:author="Cuenta Microsoft" w:date="2025-09-30T13:41:00Z"/>
              </w:rPr>
              <w:pPrChange w:id="1735" w:author="Cuenta Microsoft" w:date="2025-09-30T14:16:00Z">
                <w:pPr>
                  <w:jc w:val="center"/>
                  <w:cnfStyle w:val="100000000000" w:firstRow="1" w:lastRow="0" w:firstColumn="0" w:lastColumn="0" w:oddVBand="0" w:evenVBand="0" w:oddHBand="0" w:evenHBand="0" w:firstRowFirstColumn="0" w:firstRowLastColumn="0" w:lastRowFirstColumn="0" w:lastRowLastColumn="0"/>
                </w:pPr>
              </w:pPrChange>
            </w:pPr>
            <w:del w:id="1736" w:author="Cuenta Microsoft" w:date="2025-09-30T13:41:00Z">
              <w:r w:rsidDel="002169A1">
                <w:delText>EVIDENCIA</w:delText>
              </w:r>
            </w:del>
          </w:p>
        </w:tc>
        <w:tc>
          <w:tcPr>
            <w:tcW w:w="0" w:type="auto"/>
            <w:shd w:val="clear" w:color="auto" w:fill="632423" w:themeFill="accent2" w:themeFillShade="80"/>
          </w:tcPr>
          <w:p w14:paraId="677F2816" w14:textId="2EA67EA3" w:rsidR="00B92CA4" w:rsidDel="002169A1" w:rsidRDefault="00B92CA4">
            <w:pPr>
              <w:cnfStyle w:val="100000000000" w:firstRow="1" w:lastRow="0" w:firstColumn="0" w:lastColumn="0" w:oddVBand="0" w:evenVBand="0" w:oddHBand="0" w:evenHBand="0" w:firstRowFirstColumn="0" w:firstRowLastColumn="0" w:lastRowFirstColumn="0" w:lastRowLastColumn="0"/>
              <w:rPr>
                <w:del w:id="1737" w:author="Cuenta Microsoft" w:date="2025-09-30T13:41:00Z"/>
              </w:rPr>
              <w:pPrChange w:id="1738" w:author="Cuenta Microsoft" w:date="2025-09-30T14:16:00Z">
                <w:pPr>
                  <w:jc w:val="center"/>
                  <w:cnfStyle w:val="100000000000" w:firstRow="1" w:lastRow="0" w:firstColumn="0" w:lastColumn="0" w:oddVBand="0" w:evenVBand="0" w:oddHBand="0" w:evenHBand="0" w:firstRowFirstColumn="0" w:firstRowLastColumn="0" w:lastRowFirstColumn="0" w:lastRowLastColumn="0"/>
                </w:pPr>
              </w:pPrChange>
            </w:pPr>
            <w:del w:id="1739" w:author="Cuenta Microsoft" w:date="2025-09-30T13:41:00Z">
              <w:r w:rsidDel="002169A1">
                <w:delText>FECHA DE CUMPLIMIENTO</w:delText>
              </w:r>
            </w:del>
          </w:p>
        </w:tc>
      </w:tr>
      <w:tr w:rsidR="00B92CA4" w:rsidDel="002169A1" w14:paraId="5B424E56" w14:textId="581C6B9C" w:rsidTr="002E26AB">
        <w:trPr>
          <w:cnfStyle w:val="000000100000" w:firstRow="0" w:lastRow="0" w:firstColumn="0" w:lastColumn="0" w:oddVBand="0" w:evenVBand="0" w:oddHBand="1" w:evenHBand="0" w:firstRowFirstColumn="0" w:firstRowLastColumn="0" w:lastRowFirstColumn="0" w:lastRowLastColumn="0"/>
          <w:trHeight w:val="1245"/>
          <w:jc w:val="center"/>
          <w:del w:id="1740" w:author="Cuenta Microsoft" w:date="2025-09-30T13:41:00Z"/>
        </w:trPr>
        <w:tc>
          <w:tcPr>
            <w:cnfStyle w:val="001000000000" w:firstRow="0" w:lastRow="0" w:firstColumn="1" w:lastColumn="0" w:oddVBand="0" w:evenVBand="0" w:oddHBand="0" w:evenHBand="0" w:firstRowFirstColumn="0" w:firstRowLastColumn="0" w:lastRowFirstColumn="0" w:lastRowLastColumn="0"/>
            <w:tcW w:w="5240" w:type="dxa"/>
          </w:tcPr>
          <w:p w14:paraId="4E7F8B3E" w14:textId="5F8DD235" w:rsidR="00B92CA4" w:rsidDel="002169A1" w:rsidRDefault="00B92CA4">
            <w:pPr>
              <w:rPr>
                <w:del w:id="1741" w:author="Cuenta Microsoft" w:date="2025-09-30T13:41:00Z"/>
              </w:rPr>
            </w:pPr>
            <w:del w:id="1742" w:author="Cuenta Microsoft" w:date="2025-09-30T13:41:00Z">
              <w:r w:rsidDel="002169A1">
                <w:delText xml:space="preserve">Brindar al alumno y tutor la información sobre su </w:delText>
              </w:r>
              <w:r w:rsidR="00DF322C" w:rsidDel="002169A1">
                <w:delText>historial académico</w:delText>
              </w:r>
              <w:r w:rsidDel="002169A1">
                <w:delText xml:space="preserve"> cuando lo solicite vía telefónica o presencial.</w:delText>
              </w:r>
            </w:del>
          </w:p>
        </w:tc>
        <w:tc>
          <w:tcPr>
            <w:tcW w:w="3220" w:type="dxa"/>
          </w:tcPr>
          <w:p w14:paraId="3C6656C7" w14:textId="1031C667" w:rsidR="00B92CA4" w:rsidRPr="007D7063" w:rsidDel="002169A1" w:rsidRDefault="00B92CA4">
            <w:pPr>
              <w:cnfStyle w:val="000000100000" w:firstRow="0" w:lastRow="0" w:firstColumn="0" w:lastColumn="0" w:oddVBand="0" w:evenVBand="0" w:oddHBand="1" w:evenHBand="0" w:firstRowFirstColumn="0" w:firstRowLastColumn="0" w:lastRowFirstColumn="0" w:lastRowLastColumn="0"/>
              <w:rPr>
                <w:del w:id="1743" w:author="Cuenta Microsoft" w:date="2025-09-30T13:41:00Z"/>
                <w:bCs/>
              </w:rPr>
            </w:pPr>
            <w:del w:id="1744" w:author="Cuenta Microsoft" w:date="2025-09-30T13:41:00Z">
              <w:r w:rsidRPr="005D3259" w:rsidDel="002169A1">
                <w:delText>Integrar y actualizar los expedientes académicos por grupo</w:delText>
              </w:r>
              <w:r w:rsidR="007D7063" w:rsidDel="002169A1">
                <w:rPr>
                  <w:b/>
                </w:rPr>
                <w:delText xml:space="preserve"> </w:delText>
              </w:r>
              <w:r w:rsidR="007D7063" w:rsidRPr="007D7063" w:rsidDel="002169A1">
                <w:delText>y actualización de CRAD.</w:delText>
              </w:r>
            </w:del>
          </w:p>
        </w:tc>
        <w:tc>
          <w:tcPr>
            <w:tcW w:w="0" w:type="auto"/>
          </w:tcPr>
          <w:p w14:paraId="3D1BDA79" w14:textId="609507AD" w:rsidR="00B92CA4" w:rsidDel="002169A1" w:rsidRDefault="00B92CA4">
            <w:pPr>
              <w:cnfStyle w:val="000000100000" w:firstRow="0" w:lastRow="0" w:firstColumn="0" w:lastColumn="0" w:oddVBand="0" w:evenVBand="0" w:oddHBand="1" w:evenHBand="0" w:firstRowFirstColumn="0" w:firstRowLastColumn="0" w:lastRowFirstColumn="0" w:lastRowLastColumn="0"/>
              <w:rPr>
                <w:del w:id="1745" w:author="Cuenta Microsoft" w:date="2025-09-30T13:41:00Z"/>
                <w:b/>
              </w:rPr>
              <w:pPrChange w:id="1746" w:author="Cuenta Microsoft" w:date="2025-09-30T14:16:00Z">
                <w:pPr>
                  <w:jc w:val="center"/>
                  <w:cnfStyle w:val="000000100000" w:firstRow="0" w:lastRow="0" w:firstColumn="0" w:lastColumn="0" w:oddVBand="0" w:evenVBand="0" w:oddHBand="1" w:evenHBand="0" w:firstRowFirstColumn="0" w:firstRowLastColumn="0" w:lastRowFirstColumn="0" w:lastRowLastColumn="0"/>
                </w:pPr>
              </w:pPrChange>
            </w:pPr>
          </w:p>
          <w:p w14:paraId="7099270D" w14:textId="505E011F" w:rsidR="00B92CA4" w:rsidRPr="00CF1FF0" w:rsidDel="002169A1" w:rsidRDefault="00B92CA4">
            <w:pPr>
              <w:cnfStyle w:val="000000100000" w:firstRow="0" w:lastRow="0" w:firstColumn="0" w:lastColumn="0" w:oddVBand="0" w:evenVBand="0" w:oddHBand="1" w:evenHBand="0" w:firstRowFirstColumn="0" w:firstRowLastColumn="0" w:lastRowFirstColumn="0" w:lastRowLastColumn="0"/>
              <w:rPr>
                <w:del w:id="1747" w:author="Cuenta Microsoft" w:date="2025-09-30T13:41:00Z"/>
              </w:rPr>
              <w:pPrChange w:id="1748" w:author="Cuenta Microsoft" w:date="2025-09-30T14:16:00Z">
                <w:pPr>
                  <w:jc w:val="center"/>
                  <w:cnfStyle w:val="000000100000" w:firstRow="0" w:lastRow="0" w:firstColumn="0" w:lastColumn="0" w:oddVBand="0" w:evenVBand="0" w:oddHBand="1" w:evenHBand="0" w:firstRowFirstColumn="0" w:firstRowLastColumn="0" w:lastRowFirstColumn="0" w:lastRowLastColumn="0"/>
                </w:pPr>
              </w:pPrChange>
            </w:pPr>
            <w:del w:id="1749" w:author="Cuenta Microsoft" w:date="2025-09-30T13:41:00Z">
              <w:r w:rsidRPr="00CF1FF0" w:rsidDel="002169A1">
                <w:delText>Kardex y boletas</w:delText>
              </w:r>
            </w:del>
          </w:p>
        </w:tc>
        <w:tc>
          <w:tcPr>
            <w:tcW w:w="0" w:type="auto"/>
          </w:tcPr>
          <w:p w14:paraId="3E7C086C" w14:textId="415DEF22" w:rsidR="00B92CA4" w:rsidDel="002169A1" w:rsidRDefault="00B92CA4">
            <w:pPr>
              <w:cnfStyle w:val="000000100000" w:firstRow="0" w:lastRow="0" w:firstColumn="0" w:lastColumn="0" w:oddVBand="0" w:evenVBand="0" w:oddHBand="1" w:evenHBand="0" w:firstRowFirstColumn="0" w:firstRowLastColumn="0" w:lastRowFirstColumn="0" w:lastRowLastColumn="0"/>
              <w:rPr>
                <w:del w:id="1750" w:author="Cuenta Microsoft" w:date="2025-09-30T13:41:00Z"/>
              </w:rPr>
              <w:pPrChange w:id="1751" w:author="Cuenta Microsoft" w:date="2025-09-30T14:16:00Z">
                <w:pPr>
                  <w:jc w:val="center"/>
                  <w:cnfStyle w:val="000000100000" w:firstRow="0" w:lastRow="0" w:firstColumn="0" w:lastColumn="0" w:oddVBand="0" w:evenVBand="0" w:oddHBand="1" w:evenHBand="0" w:firstRowFirstColumn="0" w:firstRowLastColumn="0" w:lastRowFirstColumn="0" w:lastRowLastColumn="0"/>
                </w:pPr>
              </w:pPrChange>
            </w:pPr>
          </w:p>
          <w:p w14:paraId="375BE3E3" w14:textId="17489F85" w:rsidR="00B92CA4" w:rsidDel="002169A1" w:rsidRDefault="00B92CA4">
            <w:pPr>
              <w:cnfStyle w:val="000000100000" w:firstRow="0" w:lastRow="0" w:firstColumn="0" w:lastColumn="0" w:oddVBand="0" w:evenVBand="0" w:oddHBand="1" w:evenHBand="0" w:firstRowFirstColumn="0" w:firstRowLastColumn="0" w:lastRowFirstColumn="0" w:lastRowLastColumn="0"/>
              <w:rPr>
                <w:del w:id="1752" w:author="Cuenta Microsoft" w:date="2025-09-30T13:41:00Z"/>
              </w:rPr>
              <w:pPrChange w:id="1753" w:author="Cuenta Microsoft" w:date="2025-09-30T14:16:00Z">
                <w:pPr>
                  <w:jc w:val="center"/>
                  <w:cnfStyle w:val="000000100000" w:firstRow="0" w:lastRow="0" w:firstColumn="0" w:lastColumn="0" w:oddVBand="0" w:evenVBand="0" w:oddHBand="1" w:evenHBand="0" w:firstRowFirstColumn="0" w:firstRowLastColumn="0" w:lastRowFirstColumn="0" w:lastRowLastColumn="0"/>
                </w:pPr>
              </w:pPrChange>
            </w:pPr>
            <w:del w:id="1754" w:author="Cuenta Microsoft" w:date="2025-09-30T13:41:00Z">
              <w:r w:rsidDel="002169A1">
                <w:delText>Permanente</w:delText>
              </w:r>
            </w:del>
          </w:p>
        </w:tc>
      </w:tr>
      <w:tr w:rsidR="00B92CA4" w:rsidDel="002169A1" w14:paraId="4E655C76" w14:textId="43750271" w:rsidTr="002E26AB">
        <w:trPr>
          <w:trHeight w:val="1269"/>
          <w:jc w:val="center"/>
          <w:del w:id="1755" w:author="Cuenta Microsoft" w:date="2025-09-30T13:41:00Z"/>
        </w:trPr>
        <w:tc>
          <w:tcPr>
            <w:cnfStyle w:val="001000000000" w:firstRow="0" w:lastRow="0" w:firstColumn="1" w:lastColumn="0" w:oddVBand="0" w:evenVBand="0" w:oddHBand="0" w:evenHBand="0" w:firstRowFirstColumn="0" w:firstRowLastColumn="0" w:lastRowFirstColumn="0" w:lastRowLastColumn="0"/>
            <w:tcW w:w="5240" w:type="dxa"/>
          </w:tcPr>
          <w:p w14:paraId="1181A54A" w14:textId="00EB4E05" w:rsidR="00B92CA4" w:rsidDel="002169A1" w:rsidRDefault="00B92CA4">
            <w:pPr>
              <w:rPr>
                <w:del w:id="1756" w:author="Cuenta Microsoft" w:date="2025-09-30T13:41:00Z"/>
              </w:rPr>
            </w:pPr>
            <w:del w:id="1757" w:author="Cuenta Microsoft" w:date="2025-09-30T13:41:00Z">
              <w:r w:rsidDel="002169A1">
                <w:delText>Informar en tiempo y forma sobre los diferentes tipos de becas que hay para EMS, así como los lineamientos y requisitos para ser beneficiado.</w:delText>
              </w:r>
            </w:del>
          </w:p>
          <w:p w14:paraId="35AEB344" w14:textId="5E1CD401" w:rsidR="00B92CA4" w:rsidDel="002169A1" w:rsidRDefault="00B92CA4">
            <w:pPr>
              <w:rPr>
                <w:del w:id="1758" w:author="Cuenta Microsoft" w:date="2025-09-30T13:41:00Z"/>
              </w:rPr>
            </w:pPr>
          </w:p>
          <w:p w14:paraId="0A201811" w14:textId="12FE216E" w:rsidR="00B92CA4" w:rsidDel="002169A1" w:rsidRDefault="00B92CA4">
            <w:pPr>
              <w:rPr>
                <w:del w:id="1759" w:author="Cuenta Microsoft" w:date="2025-09-30T13:41:00Z"/>
              </w:rPr>
            </w:pPr>
          </w:p>
          <w:p w14:paraId="0C47E7EC" w14:textId="678AB228" w:rsidR="00B92CA4" w:rsidDel="002169A1" w:rsidRDefault="004B2B3E">
            <w:pPr>
              <w:rPr>
                <w:del w:id="1760" w:author="Cuenta Microsoft" w:date="2025-09-30T13:41:00Z"/>
                <w:b w:val="0"/>
                <w:bCs w:val="0"/>
              </w:rPr>
            </w:pPr>
            <w:del w:id="1761" w:author="Cuenta Microsoft" w:date="2025-09-30T13:41:00Z">
              <w:r w:rsidDel="002169A1">
                <w:delText xml:space="preserve">Mecanismo para verificar que los estudiantes no </w:delText>
              </w:r>
              <w:r w:rsidR="007C2600" w:rsidDel="002169A1">
                <w:delText>p</w:delText>
              </w:r>
              <w:r w:rsidDel="002169A1">
                <w:delText>orten armas, bebidas alcohólicas o sustancias nocivas.</w:delText>
              </w:r>
            </w:del>
          </w:p>
          <w:p w14:paraId="54DADB20" w14:textId="4EE18E0F" w:rsidR="004B2B3E" w:rsidDel="002169A1" w:rsidRDefault="004B2B3E">
            <w:pPr>
              <w:rPr>
                <w:del w:id="1762" w:author="Cuenta Microsoft" w:date="2025-09-30T13:41:00Z"/>
                <w:b w:val="0"/>
                <w:bCs w:val="0"/>
              </w:rPr>
            </w:pPr>
          </w:p>
          <w:p w14:paraId="2A2E0C83" w14:textId="7FCD42D5" w:rsidR="004B2B3E" w:rsidDel="002169A1" w:rsidRDefault="004B2B3E">
            <w:pPr>
              <w:rPr>
                <w:del w:id="1763" w:author="Cuenta Microsoft" w:date="2025-09-30T13:41:00Z"/>
                <w:b w:val="0"/>
                <w:bCs w:val="0"/>
              </w:rPr>
            </w:pPr>
            <w:del w:id="1764" w:author="Cuenta Microsoft" w:date="2025-09-30T13:41:00Z">
              <w:r w:rsidDel="002169A1">
                <w:delText xml:space="preserve">Establecer acuerdos con un transporte público para que recoja </w:delText>
              </w:r>
              <w:r w:rsidR="005B1C4F" w:rsidDel="002169A1">
                <w:delText xml:space="preserve">y otorgue descuentos previa identificación (credencial y uniforme del estudiante) </w:delText>
              </w:r>
              <w:r w:rsidDel="002169A1">
                <w:delText xml:space="preserve">exclusivamente a los estudiantes </w:delText>
              </w:r>
              <w:r w:rsidR="00390AD1" w:rsidDel="002169A1">
                <w:delText>de</w:delText>
              </w:r>
              <w:r w:rsidDel="002169A1">
                <w:delText xml:space="preserve"> la escuela </w:delText>
              </w:r>
              <w:r w:rsidR="00390AD1" w:rsidDel="002169A1">
                <w:delText>además los lleve a</w:delText>
              </w:r>
              <w:r w:rsidDel="002169A1">
                <w:delText xml:space="preserve"> una zona céntrica, de la cual se puedan desplazar a sus casas con mayor seguridad.</w:delText>
              </w:r>
            </w:del>
          </w:p>
          <w:p w14:paraId="1AD3117F" w14:textId="0089D69A" w:rsidR="00872AF9" w:rsidDel="002169A1" w:rsidRDefault="00872AF9">
            <w:pPr>
              <w:rPr>
                <w:del w:id="1765" w:author="Cuenta Microsoft" w:date="2025-09-30T13:41:00Z"/>
                <w:b w:val="0"/>
                <w:bCs w:val="0"/>
              </w:rPr>
            </w:pPr>
          </w:p>
          <w:p w14:paraId="1F2EF86F" w14:textId="24B1EC50" w:rsidR="004B2B3E" w:rsidDel="002169A1" w:rsidRDefault="004B2B3E">
            <w:pPr>
              <w:rPr>
                <w:del w:id="1766" w:author="Cuenta Microsoft" w:date="2025-09-30T13:41:00Z"/>
              </w:rPr>
            </w:pPr>
            <w:del w:id="1767" w:author="Cuenta Microsoft" w:date="2025-09-30T13:41:00Z">
              <w:r w:rsidDel="002169A1">
                <w:delText>Gestionar con el gobierno local para que algunas patrullas vigilen afuera del plantel.</w:delText>
              </w:r>
            </w:del>
          </w:p>
          <w:p w14:paraId="3D98EE80" w14:textId="58C38AF5" w:rsidR="00B92CA4" w:rsidDel="002169A1" w:rsidRDefault="00B92CA4">
            <w:pPr>
              <w:rPr>
                <w:del w:id="1768" w:author="Cuenta Microsoft" w:date="2025-09-30T13:41:00Z"/>
                <w:b w:val="0"/>
                <w:bCs w:val="0"/>
              </w:rPr>
            </w:pPr>
          </w:p>
          <w:p w14:paraId="471DDDC7" w14:textId="60B6C74C" w:rsidR="00521918" w:rsidDel="002169A1" w:rsidRDefault="00521918">
            <w:pPr>
              <w:rPr>
                <w:del w:id="1769" w:author="Cuenta Microsoft" w:date="2025-09-30T13:41:00Z"/>
                <w:b w:val="0"/>
                <w:bCs w:val="0"/>
              </w:rPr>
            </w:pPr>
          </w:p>
          <w:p w14:paraId="14D5899B" w14:textId="678F5C9E" w:rsidR="00521918" w:rsidDel="002169A1" w:rsidRDefault="00521918">
            <w:pPr>
              <w:rPr>
                <w:del w:id="1770" w:author="Cuenta Microsoft" w:date="2025-09-30T13:41:00Z"/>
                <w:b w:val="0"/>
                <w:bCs w:val="0"/>
              </w:rPr>
            </w:pPr>
            <w:del w:id="1771" w:author="Cuenta Microsoft" w:date="2025-09-30T13:41:00Z">
              <w:r w:rsidDel="002169A1">
                <w:delText>Llevar a cabo campañas de vinculación con escuelas de nivel secundaria de la región.</w:delText>
              </w:r>
            </w:del>
          </w:p>
          <w:p w14:paraId="70D77B97" w14:textId="01E1012E" w:rsidR="00521918" w:rsidDel="002169A1" w:rsidRDefault="00521918">
            <w:pPr>
              <w:rPr>
                <w:del w:id="1772" w:author="Cuenta Microsoft" w:date="2025-09-30T13:41:00Z"/>
                <w:b w:val="0"/>
                <w:bCs w:val="0"/>
              </w:rPr>
            </w:pPr>
          </w:p>
          <w:p w14:paraId="227DEFE8" w14:textId="2FF6E4C7" w:rsidR="00521918" w:rsidDel="002169A1" w:rsidRDefault="00521918">
            <w:pPr>
              <w:rPr>
                <w:del w:id="1773" w:author="Cuenta Microsoft" w:date="2025-09-30T13:41:00Z"/>
                <w:b w:val="0"/>
                <w:bCs w:val="0"/>
              </w:rPr>
            </w:pPr>
          </w:p>
          <w:p w14:paraId="67F2744D" w14:textId="2DB3806F" w:rsidR="00521918" w:rsidDel="002169A1" w:rsidRDefault="00521918">
            <w:pPr>
              <w:rPr>
                <w:del w:id="1774" w:author="Cuenta Microsoft" w:date="2025-09-30T13:41:00Z"/>
                <w:b w:val="0"/>
                <w:bCs w:val="0"/>
              </w:rPr>
            </w:pPr>
          </w:p>
          <w:p w14:paraId="7B26552A" w14:textId="5A530082" w:rsidR="00D35845" w:rsidDel="002169A1" w:rsidRDefault="00D35845">
            <w:pPr>
              <w:rPr>
                <w:del w:id="1775" w:author="Cuenta Microsoft" w:date="2025-09-30T13:41:00Z"/>
              </w:rPr>
            </w:pPr>
          </w:p>
          <w:p w14:paraId="118A7257" w14:textId="76718981" w:rsidR="00B92CA4" w:rsidDel="002169A1" w:rsidRDefault="00521918">
            <w:pPr>
              <w:rPr>
                <w:del w:id="1776" w:author="Cuenta Microsoft" w:date="2025-09-30T13:41:00Z"/>
                <w:b w:val="0"/>
                <w:bCs w:val="0"/>
              </w:rPr>
            </w:pPr>
            <w:del w:id="1777" w:author="Cuenta Microsoft" w:date="2025-09-30T13:41:00Z">
              <w:r w:rsidDel="002169A1">
                <w:delText>Campañas de difusión del bachillerato.</w:delText>
              </w:r>
            </w:del>
          </w:p>
          <w:p w14:paraId="5306D7C0" w14:textId="7CB5242D" w:rsidR="00521918" w:rsidDel="002169A1" w:rsidRDefault="00521918">
            <w:pPr>
              <w:rPr>
                <w:del w:id="1778" w:author="Cuenta Microsoft" w:date="2025-09-30T13:41:00Z"/>
                <w:b w:val="0"/>
                <w:bCs w:val="0"/>
              </w:rPr>
            </w:pPr>
          </w:p>
          <w:p w14:paraId="6C79FC41" w14:textId="4C39DE8A" w:rsidR="00521918" w:rsidDel="002169A1" w:rsidRDefault="00521918">
            <w:pPr>
              <w:rPr>
                <w:del w:id="1779" w:author="Cuenta Microsoft" w:date="2025-09-30T13:41:00Z"/>
              </w:rPr>
            </w:pPr>
          </w:p>
        </w:tc>
        <w:tc>
          <w:tcPr>
            <w:tcW w:w="3220" w:type="dxa"/>
          </w:tcPr>
          <w:p w14:paraId="10E82D55" w14:textId="23FC0AB0" w:rsidR="00B92CA4" w:rsidDel="002169A1" w:rsidRDefault="00B92CA4">
            <w:pPr>
              <w:cnfStyle w:val="000000000000" w:firstRow="0" w:lastRow="0" w:firstColumn="0" w:lastColumn="0" w:oddVBand="0" w:evenVBand="0" w:oddHBand="0" w:evenHBand="0" w:firstRowFirstColumn="0" w:firstRowLastColumn="0" w:lastRowFirstColumn="0" w:lastRowLastColumn="0"/>
              <w:rPr>
                <w:del w:id="1780" w:author="Cuenta Microsoft" w:date="2025-09-30T13:41:00Z"/>
              </w:rPr>
            </w:pPr>
            <w:del w:id="1781" w:author="Cuenta Microsoft" w:date="2025-09-30T13:41:00Z">
              <w:r w:rsidDel="002169A1">
                <w:delText>Difundir la información mediante documentos, trípticos, carteles por medio de las redes sociales</w:delText>
              </w:r>
            </w:del>
          </w:p>
          <w:p w14:paraId="361FCAC7" w14:textId="1732DA0E" w:rsidR="00B92CA4" w:rsidDel="002169A1" w:rsidRDefault="00B92CA4">
            <w:pPr>
              <w:cnfStyle w:val="000000000000" w:firstRow="0" w:lastRow="0" w:firstColumn="0" w:lastColumn="0" w:oddVBand="0" w:evenVBand="0" w:oddHBand="0" w:evenHBand="0" w:firstRowFirstColumn="0" w:firstRowLastColumn="0" w:lastRowFirstColumn="0" w:lastRowLastColumn="0"/>
              <w:rPr>
                <w:del w:id="1782" w:author="Cuenta Microsoft" w:date="2025-09-30T13:41:00Z"/>
              </w:rPr>
            </w:pPr>
          </w:p>
          <w:p w14:paraId="7CB31745" w14:textId="14E415F1" w:rsidR="00B92CA4" w:rsidDel="002169A1" w:rsidRDefault="00B92CA4">
            <w:pPr>
              <w:cnfStyle w:val="000000000000" w:firstRow="0" w:lastRow="0" w:firstColumn="0" w:lastColumn="0" w:oddVBand="0" w:evenVBand="0" w:oddHBand="0" w:evenHBand="0" w:firstRowFirstColumn="0" w:firstRowLastColumn="0" w:lastRowFirstColumn="0" w:lastRowLastColumn="0"/>
              <w:rPr>
                <w:del w:id="1783" w:author="Cuenta Microsoft" w:date="2025-09-30T13:41:00Z"/>
              </w:rPr>
            </w:pPr>
          </w:p>
          <w:p w14:paraId="7D90B03E" w14:textId="3308C9D3" w:rsidR="00B92CA4" w:rsidDel="002169A1" w:rsidRDefault="004B2B3E">
            <w:pPr>
              <w:cnfStyle w:val="000000000000" w:firstRow="0" w:lastRow="0" w:firstColumn="0" w:lastColumn="0" w:oddVBand="0" w:evenVBand="0" w:oddHBand="0" w:evenHBand="0" w:firstRowFirstColumn="0" w:firstRowLastColumn="0" w:lastRowFirstColumn="0" w:lastRowLastColumn="0"/>
              <w:rPr>
                <w:del w:id="1784" w:author="Cuenta Microsoft" w:date="2025-09-30T13:41:00Z"/>
              </w:rPr>
            </w:pPr>
            <w:del w:id="1785" w:author="Cuenta Microsoft" w:date="2025-09-30T13:41:00Z">
              <w:r w:rsidDel="002169A1">
                <w:delText xml:space="preserve">Recibir a los alumnos en la entrada </w:delText>
              </w:r>
            </w:del>
          </w:p>
          <w:p w14:paraId="32C6363B" w14:textId="733373AC" w:rsidR="00B92CA4" w:rsidDel="002169A1" w:rsidRDefault="00B92CA4">
            <w:pPr>
              <w:cnfStyle w:val="000000000000" w:firstRow="0" w:lastRow="0" w:firstColumn="0" w:lastColumn="0" w:oddVBand="0" w:evenVBand="0" w:oddHBand="0" w:evenHBand="0" w:firstRowFirstColumn="0" w:firstRowLastColumn="0" w:lastRowFirstColumn="0" w:lastRowLastColumn="0"/>
              <w:rPr>
                <w:del w:id="1786" w:author="Cuenta Microsoft" w:date="2025-09-30T13:41:00Z"/>
              </w:rPr>
            </w:pPr>
          </w:p>
          <w:p w14:paraId="4917D8BB" w14:textId="17E98D64" w:rsidR="00B92CA4" w:rsidDel="002169A1" w:rsidRDefault="00B92CA4">
            <w:pPr>
              <w:cnfStyle w:val="000000000000" w:firstRow="0" w:lastRow="0" w:firstColumn="0" w:lastColumn="0" w:oddVBand="0" w:evenVBand="0" w:oddHBand="0" w:evenHBand="0" w:firstRowFirstColumn="0" w:firstRowLastColumn="0" w:lastRowFirstColumn="0" w:lastRowLastColumn="0"/>
              <w:rPr>
                <w:del w:id="1787" w:author="Cuenta Microsoft" w:date="2025-09-30T13:41:00Z"/>
              </w:rPr>
            </w:pPr>
          </w:p>
          <w:p w14:paraId="72BD0A76" w14:textId="14D17DEE" w:rsidR="004B2B3E" w:rsidDel="002169A1" w:rsidRDefault="004B2B3E">
            <w:pPr>
              <w:cnfStyle w:val="000000000000" w:firstRow="0" w:lastRow="0" w:firstColumn="0" w:lastColumn="0" w:oddVBand="0" w:evenVBand="0" w:oddHBand="0" w:evenHBand="0" w:firstRowFirstColumn="0" w:firstRowLastColumn="0" w:lastRowFirstColumn="0" w:lastRowLastColumn="0"/>
              <w:rPr>
                <w:del w:id="1788" w:author="Cuenta Microsoft" w:date="2025-09-30T13:41:00Z"/>
              </w:rPr>
            </w:pPr>
            <w:del w:id="1789" w:author="Cuenta Microsoft" w:date="2025-09-30T13:41:00Z">
              <w:r w:rsidDel="002169A1">
                <w:delText>Pláticas con las personas que presten el servicio de transporte a los alumnos</w:delText>
              </w:r>
              <w:r w:rsidR="00D35845" w:rsidDel="002169A1">
                <w:delText xml:space="preserve"> de la cabecera y </w:delText>
              </w:r>
              <w:r w:rsidDel="002169A1">
                <w:delText xml:space="preserve"> de comunidades.</w:delText>
              </w:r>
            </w:del>
          </w:p>
          <w:p w14:paraId="1CBF36BD" w14:textId="43D8E056" w:rsidR="004B2B3E" w:rsidDel="002169A1" w:rsidRDefault="004B2B3E">
            <w:pPr>
              <w:cnfStyle w:val="000000000000" w:firstRow="0" w:lastRow="0" w:firstColumn="0" w:lastColumn="0" w:oddVBand="0" w:evenVBand="0" w:oddHBand="0" w:evenHBand="0" w:firstRowFirstColumn="0" w:firstRowLastColumn="0" w:lastRowFirstColumn="0" w:lastRowLastColumn="0"/>
              <w:rPr>
                <w:del w:id="1790" w:author="Cuenta Microsoft" w:date="2025-09-30T13:41:00Z"/>
              </w:rPr>
            </w:pPr>
          </w:p>
          <w:p w14:paraId="19242A23" w14:textId="72232B04" w:rsidR="004B2B3E" w:rsidDel="002169A1" w:rsidRDefault="004B2B3E">
            <w:pPr>
              <w:cnfStyle w:val="000000000000" w:firstRow="0" w:lastRow="0" w:firstColumn="0" w:lastColumn="0" w:oddVBand="0" w:evenVBand="0" w:oddHBand="0" w:evenHBand="0" w:firstRowFirstColumn="0" w:firstRowLastColumn="0" w:lastRowFirstColumn="0" w:lastRowLastColumn="0"/>
              <w:rPr>
                <w:del w:id="1791" w:author="Cuenta Microsoft" w:date="2025-09-30T13:41:00Z"/>
              </w:rPr>
            </w:pPr>
          </w:p>
          <w:p w14:paraId="668BE0DE" w14:textId="4A36283F" w:rsidR="007C2600" w:rsidDel="002169A1" w:rsidRDefault="007C2600">
            <w:pPr>
              <w:cnfStyle w:val="000000000000" w:firstRow="0" w:lastRow="0" w:firstColumn="0" w:lastColumn="0" w:oddVBand="0" w:evenVBand="0" w:oddHBand="0" w:evenHBand="0" w:firstRowFirstColumn="0" w:firstRowLastColumn="0" w:lastRowFirstColumn="0" w:lastRowLastColumn="0"/>
              <w:rPr>
                <w:del w:id="1792" w:author="Cuenta Microsoft" w:date="2025-09-30T13:41:00Z"/>
              </w:rPr>
            </w:pPr>
          </w:p>
          <w:p w14:paraId="7ED3F385" w14:textId="1DDE8C07" w:rsidR="004B2B3E" w:rsidDel="002169A1" w:rsidRDefault="004B2B3E">
            <w:pPr>
              <w:cnfStyle w:val="000000000000" w:firstRow="0" w:lastRow="0" w:firstColumn="0" w:lastColumn="0" w:oddVBand="0" w:evenVBand="0" w:oddHBand="0" w:evenHBand="0" w:firstRowFirstColumn="0" w:firstRowLastColumn="0" w:lastRowFirstColumn="0" w:lastRowLastColumn="0"/>
              <w:rPr>
                <w:del w:id="1793" w:author="Cuenta Microsoft" w:date="2025-09-30T13:41:00Z"/>
              </w:rPr>
            </w:pPr>
            <w:del w:id="1794" w:author="Cuenta Microsoft" w:date="2025-09-30T13:41:00Z">
              <w:r w:rsidDel="002169A1">
                <w:delText xml:space="preserve">Solicitar por escrito el apoyo de vigilancia </w:delText>
              </w:r>
              <w:r w:rsidR="007C2600" w:rsidDel="002169A1">
                <w:delText>policial en</w:delText>
              </w:r>
              <w:r w:rsidDel="002169A1">
                <w:delText xml:space="preserve"> la hora de entrada y de salida de clases. </w:delText>
              </w:r>
            </w:del>
          </w:p>
          <w:p w14:paraId="59A67C0C" w14:textId="7DAEAED3" w:rsidR="00521918" w:rsidDel="002169A1" w:rsidRDefault="00521918">
            <w:pPr>
              <w:cnfStyle w:val="000000000000" w:firstRow="0" w:lastRow="0" w:firstColumn="0" w:lastColumn="0" w:oddVBand="0" w:evenVBand="0" w:oddHBand="0" w:evenHBand="0" w:firstRowFirstColumn="0" w:firstRowLastColumn="0" w:lastRowFirstColumn="0" w:lastRowLastColumn="0"/>
              <w:rPr>
                <w:del w:id="1795" w:author="Cuenta Microsoft" w:date="2025-09-30T13:41:00Z"/>
              </w:rPr>
            </w:pPr>
          </w:p>
          <w:p w14:paraId="4D012AA2" w14:textId="0CE1906F" w:rsidR="00521918" w:rsidDel="002169A1" w:rsidRDefault="00521918">
            <w:pPr>
              <w:cnfStyle w:val="000000000000" w:firstRow="0" w:lastRow="0" w:firstColumn="0" w:lastColumn="0" w:oddVBand="0" w:evenVBand="0" w:oddHBand="0" w:evenHBand="0" w:firstRowFirstColumn="0" w:firstRowLastColumn="0" w:lastRowFirstColumn="0" w:lastRowLastColumn="0"/>
              <w:rPr>
                <w:del w:id="1796" w:author="Cuenta Microsoft" w:date="2025-09-30T13:41:00Z"/>
              </w:rPr>
            </w:pPr>
            <w:del w:id="1797" w:author="Cuenta Microsoft" w:date="2025-09-30T13:41:00Z">
              <w:r w:rsidDel="002169A1">
                <w:delText>Visitas a las escuelas de nivel secundaría de la región para dar a conocer las actividades que se llevan a cabo en nuestro plantel y la oferta educativa.</w:delText>
              </w:r>
            </w:del>
          </w:p>
          <w:p w14:paraId="2E1864C9" w14:textId="446EB277" w:rsidR="00521918" w:rsidDel="002169A1" w:rsidRDefault="00521918">
            <w:pPr>
              <w:cnfStyle w:val="000000000000" w:firstRow="0" w:lastRow="0" w:firstColumn="0" w:lastColumn="0" w:oddVBand="0" w:evenVBand="0" w:oddHBand="0" w:evenHBand="0" w:firstRowFirstColumn="0" w:firstRowLastColumn="0" w:lastRowFirstColumn="0" w:lastRowLastColumn="0"/>
              <w:rPr>
                <w:del w:id="1798" w:author="Cuenta Microsoft" w:date="2025-09-30T13:41:00Z"/>
              </w:rPr>
            </w:pPr>
          </w:p>
          <w:p w14:paraId="791B4B13" w14:textId="0F3692E0" w:rsidR="00521918" w:rsidRPr="005D3259" w:rsidDel="002169A1" w:rsidRDefault="00521918">
            <w:pPr>
              <w:cnfStyle w:val="000000000000" w:firstRow="0" w:lastRow="0" w:firstColumn="0" w:lastColumn="0" w:oddVBand="0" w:evenVBand="0" w:oddHBand="0" w:evenHBand="0" w:firstRowFirstColumn="0" w:firstRowLastColumn="0" w:lastRowFirstColumn="0" w:lastRowLastColumn="0"/>
              <w:rPr>
                <w:del w:id="1799" w:author="Cuenta Microsoft" w:date="2025-09-30T13:41:00Z"/>
              </w:rPr>
            </w:pPr>
            <w:del w:id="1800" w:author="Cuenta Microsoft" w:date="2025-09-30T13:41:00Z">
              <w:r w:rsidDel="002169A1">
                <w:delText>Realizar publicidad a través de perifoneo, carteles digitales.</w:delText>
              </w:r>
            </w:del>
          </w:p>
        </w:tc>
        <w:tc>
          <w:tcPr>
            <w:tcW w:w="0" w:type="auto"/>
          </w:tcPr>
          <w:p w14:paraId="799F4F1B" w14:textId="03662AFB" w:rsidR="00B92CA4" w:rsidRPr="00CD24BC" w:rsidDel="002169A1" w:rsidRDefault="00B92CA4">
            <w:pPr>
              <w:cnfStyle w:val="000000000000" w:firstRow="0" w:lastRow="0" w:firstColumn="0" w:lastColumn="0" w:oddVBand="0" w:evenVBand="0" w:oddHBand="0" w:evenHBand="0" w:firstRowFirstColumn="0" w:firstRowLastColumn="0" w:lastRowFirstColumn="0" w:lastRowLastColumn="0"/>
              <w:rPr>
                <w:del w:id="1801" w:author="Cuenta Microsoft" w:date="2025-09-30T13:41:00Z"/>
              </w:rPr>
            </w:pPr>
            <w:del w:id="1802" w:author="Cuenta Microsoft" w:date="2025-09-30T13:41:00Z">
              <w:r w:rsidRPr="00CD24BC" w:rsidDel="002169A1">
                <w:delText>Fotografía de publicidad</w:delText>
              </w:r>
            </w:del>
          </w:p>
          <w:p w14:paraId="6FAAAC5A" w14:textId="6507323A" w:rsidR="00B92CA4" w:rsidDel="002169A1" w:rsidRDefault="00B92CA4">
            <w:pPr>
              <w:cnfStyle w:val="000000000000" w:firstRow="0" w:lastRow="0" w:firstColumn="0" w:lastColumn="0" w:oddVBand="0" w:evenVBand="0" w:oddHBand="0" w:evenHBand="0" w:firstRowFirstColumn="0" w:firstRowLastColumn="0" w:lastRowFirstColumn="0" w:lastRowLastColumn="0"/>
              <w:rPr>
                <w:del w:id="1803" w:author="Cuenta Microsoft" w:date="2025-09-30T13:41:00Z"/>
              </w:rPr>
            </w:pPr>
            <w:del w:id="1804" w:author="Cuenta Microsoft" w:date="2025-09-30T13:41:00Z">
              <w:r w:rsidRPr="00CD24BC" w:rsidDel="002169A1">
                <w:delText>Constancia de registro</w:delText>
              </w:r>
            </w:del>
          </w:p>
          <w:p w14:paraId="01A2E81E" w14:textId="601EB62F" w:rsidR="00B92CA4" w:rsidDel="002169A1" w:rsidRDefault="00B92CA4">
            <w:pPr>
              <w:cnfStyle w:val="000000000000" w:firstRow="0" w:lastRow="0" w:firstColumn="0" w:lastColumn="0" w:oddVBand="0" w:evenVBand="0" w:oddHBand="0" w:evenHBand="0" w:firstRowFirstColumn="0" w:firstRowLastColumn="0" w:lastRowFirstColumn="0" w:lastRowLastColumn="0"/>
              <w:rPr>
                <w:del w:id="1805" w:author="Cuenta Microsoft" w:date="2025-09-30T13:41:00Z"/>
              </w:rPr>
            </w:pPr>
          </w:p>
          <w:p w14:paraId="61AF7E45" w14:textId="54BC712B" w:rsidR="00B92CA4" w:rsidDel="002169A1" w:rsidRDefault="004B2B3E">
            <w:pPr>
              <w:cnfStyle w:val="000000000000" w:firstRow="0" w:lastRow="0" w:firstColumn="0" w:lastColumn="0" w:oddVBand="0" w:evenVBand="0" w:oddHBand="0" w:evenHBand="0" w:firstRowFirstColumn="0" w:firstRowLastColumn="0" w:lastRowFirstColumn="0" w:lastRowLastColumn="0"/>
              <w:rPr>
                <w:del w:id="1806" w:author="Cuenta Microsoft" w:date="2025-09-30T13:41:00Z"/>
              </w:rPr>
            </w:pPr>
            <w:del w:id="1807" w:author="Cuenta Microsoft" w:date="2025-09-30T13:41:00Z">
              <w:r w:rsidDel="002169A1">
                <w:delText xml:space="preserve">Fotografías </w:delText>
              </w:r>
            </w:del>
          </w:p>
          <w:p w14:paraId="11FD712A" w14:textId="5C4E68DE" w:rsidR="00B92CA4" w:rsidDel="002169A1" w:rsidRDefault="00B92CA4">
            <w:pPr>
              <w:cnfStyle w:val="000000000000" w:firstRow="0" w:lastRow="0" w:firstColumn="0" w:lastColumn="0" w:oddVBand="0" w:evenVBand="0" w:oddHBand="0" w:evenHBand="0" w:firstRowFirstColumn="0" w:firstRowLastColumn="0" w:lastRowFirstColumn="0" w:lastRowLastColumn="0"/>
              <w:rPr>
                <w:del w:id="1808" w:author="Cuenta Microsoft" w:date="2025-09-30T13:41:00Z"/>
                <w:b/>
              </w:rPr>
            </w:pPr>
          </w:p>
          <w:p w14:paraId="4D50B26E" w14:textId="4719FC37" w:rsidR="004B2B3E" w:rsidDel="002169A1" w:rsidRDefault="004B2B3E">
            <w:pPr>
              <w:cnfStyle w:val="000000000000" w:firstRow="0" w:lastRow="0" w:firstColumn="0" w:lastColumn="0" w:oddVBand="0" w:evenVBand="0" w:oddHBand="0" w:evenHBand="0" w:firstRowFirstColumn="0" w:firstRowLastColumn="0" w:lastRowFirstColumn="0" w:lastRowLastColumn="0"/>
              <w:rPr>
                <w:del w:id="1809" w:author="Cuenta Microsoft" w:date="2025-09-30T13:41:00Z"/>
                <w:b/>
              </w:rPr>
            </w:pPr>
          </w:p>
          <w:p w14:paraId="5EC42A8B" w14:textId="4AEDB594" w:rsidR="00D35845" w:rsidDel="002169A1" w:rsidRDefault="00D35845">
            <w:pPr>
              <w:cnfStyle w:val="000000000000" w:firstRow="0" w:lastRow="0" w:firstColumn="0" w:lastColumn="0" w:oddVBand="0" w:evenVBand="0" w:oddHBand="0" w:evenHBand="0" w:firstRowFirstColumn="0" w:firstRowLastColumn="0" w:lastRowFirstColumn="0" w:lastRowLastColumn="0"/>
              <w:rPr>
                <w:del w:id="1810" w:author="Cuenta Microsoft" w:date="2025-09-30T13:41:00Z"/>
                <w:b/>
              </w:rPr>
            </w:pPr>
          </w:p>
          <w:p w14:paraId="088F9524" w14:textId="1C5BC250" w:rsidR="00D35845" w:rsidDel="002169A1" w:rsidRDefault="00D35845">
            <w:pPr>
              <w:cnfStyle w:val="000000000000" w:firstRow="0" w:lastRow="0" w:firstColumn="0" w:lastColumn="0" w:oddVBand="0" w:evenVBand="0" w:oddHBand="0" w:evenHBand="0" w:firstRowFirstColumn="0" w:firstRowLastColumn="0" w:lastRowFirstColumn="0" w:lastRowLastColumn="0"/>
              <w:rPr>
                <w:del w:id="1811" w:author="Cuenta Microsoft" w:date="2025-09-30T13:41:00Z"/>
                <w:b/>
              </w:rPr>
            </w:pPr>
          </w:p>
          <w:p w14:paraId="7DAB8ECA" w14:textId="6089BEC1" w:rsidR="004B2B3E" w:rsidRPr="00872AF9" w:rsidDel="002169A1" w:rsidRDefault="004B2B3E">
            <w:pPr>
              <w:cnfStyle w:val="000000000000" w:firstRow="0" w:lastRow="0" w:firstColumn="0" w:lastColumn="0" w:oddVBand="0" w:evenVBand="0" w:oddHBand="0" w:evenHBand="0" w:firstRowFirstColumn="0" w:firstRowLastColumn="0" w:lastRowFirstColumn="0" w:lastRowLastColumn="0"/>
              <w:rPr>
                <w:del w:id="1812" w:author="Cuenta Microsoft" w:date="2025-09-30T13:41:00Z"/>
                <w:bCs/>
              </w:rPr>
            </w:pPr>
            <w:del w:id="1813" w:author="Cuenta Microsoft" w:date="2025-09-30T13:41:00Z">
              <w:r w:rsidRPr="00872AF9" w:rsidDel="002169A1">
                <w:rPr>
                  <w:bCs/>
                </w:rPr>
                <w:delText xml:space="preserve">Fotografías </w:delText>
              </w:r>
            </w:del>
          </w:p>
          <w:p w14:paraId="282C8313" w14:textId="1F67ED99" w:rsidR="004B2B3E" w:rsidDel="002169A1" w:rsidRDefault="004B2B3E">
            <w:pPr>
              <w:cnfStyle w:val="000000000000" w:firstRow="0" w:lastRow="0" w:firstColumn="0" w:lastColumn="0" w:oddVBand="0" w:evenVBand="0" w:oddHBand="0" w:evenHBand="0" w:firstRowFirstColumn="0" w:firstRowLastColumn="0" w:lastRowFirstColumn="0" w:lastRowLastColumn="0"/>
              <w:rPr>
                <w:del w:id="1814" w:author="Cuenta Microsoft" w:date="2025-09-30T13:41:00Z"/>
                <w:b/>
              </w:rPr>
            </w:pPr>
          </w:p>
          <w:p w14:paraId="64ABA0F7" w14:textId="7112C73E" w:rsidR="004B2B3E" w:rsidDel="002169A1" w:rsidRDefault="004B2B3E">
            <w:pPr>
              <w:cnfStyle w:val="000000000000" w:firstRow="0" w:lastRow="0" w:firstColumn="0" w:lastColumn="0" w:oddVBand="0" w:evenVBand="0" w:oddHBand="0" w:evenHBand="0" w:firstRowFirstColumn="0" w:firstRowLastColumn="0" w:lastRowFirstColumn="0" w:lastRowLastColumn="0"/>
              <w:rPr>
                <w:del w:id="1815" w:author="Cuenta Microsoft" w:date="2025-09-30T13:41:00Z"/>
                <w:b/>
              </w:rPr>
            </w:pPr>
          </w:p>
          <w:p w14:paraId="0832BF10" w14:textId="78728C5B" w:rsidR="004B2B3E" w:rsidDel="002169A1" w:rsidRDefault="004B2B3E">
            <w:pPr>
              <w:cnfStyle w:val="000000000000" w:firstRow="0" w:lastRow="0" w:firstColumn="0" w:lastColumn="0" w:oddVBand="0" w:evenVBand="0" w:oddHBand="0" w:evenHBand="0" w:firstRowFirstColumn="0" w:firstRowLastColumn="0" w:lastRowFirstColumn="0" w:lastRowLastColumn="0"/>
              <w:rPr>
                <w:del w:id="1816" w:author="Cuenta Microsoft" w:date="2025-09-30T13:41:00Z"/>
                <w:b/>
              </w:rPr>
            </w:pPr>
          </w:p>
          <w:p w14:paraId="12E32E8D" w14:textId="5D7F828E" w:rsidR="004B2B3E" w:rsidDel="002169A1" w:rsidRDefault="004B2B3E">
            <w:pPr>
              <w:cnfStyle w:val="000000000000" w:firstRow="0" w:lastRow="0" w:firstColumn="0" w:lastColumn="0" w:oddVBand="0" w:evenVBand="0" w:oddHBand="0" w:evenHBand="0" w:firstRowFirstColumn="0" w:firstRowLastColumn="0" w:lastRowFirstColumn="0" w:lastRowLastColumn="0"/>
              <w:rPr>
                <w:del w:id="1817" w:author="Cuenta Microsoft" w:date="2025-09-30T13:41:00Z"/>
                <w:b/>
              </w:rPr>
            </w:pPr>
          </w:p>
          <w:p w14:paraId="4097B8C2" w14:textId="7FC07965" w:rsidR="007C2600" w:rsidDel="002169A1" w:rsidRDefault="007C2600">
            <w:pPr>
              <w:cnfStyle w:val="000000000000" w:firstRow="0" w:lastRow="0" w:firstColumn="0" w:lastColumn="0" w:oddVBand="0" w:evenVBand="0" w:oddHBand="0" w:evenHBand="0" w:firstRowFirstColumn="0" w:firstRowLastColumn="0" w:lastRowFirstColumn="0" w:lastRowLastColumn="0"/>
              <w:rPr>
                <w:del w:id="1818" w:author="Cuenta Microsoft" w:date="2025-09-30T13:41:00Z"/>
                <w:b/>
              </w:rPr>
            </w:pPr>
          </w:p>
          <w:p w14:paraId="5E94804A" w14:textId="4CB442DF" w:rsidR="004B2B3E" w:rsidRPr="004B2B3E" w:rsidDel="002169A1" w:rsidRDefault="004B2B3E">
            <w:pPr>
              <w:cnfStyle w:val="000000000000" w:firstRow="0" w:lastRow="0" w:firstColumn="0" w:lastColumn="0" w:oddVBand="0" w:evenVBand="0" w:oddHBand="0" w:evenHBand="0" w:firstRowFirstColumn="0" w:firstRowLastColumn="0" w:lastRowFirstColumn="0" w:lastRowLastColumn="0"/>
              <w:rPr>
                <w:del w:id="1819" w:author="Cuenta Microsoft" w:date="2025-09-30T13:41:00Z"/>
                <w:bCs/>
              </w:rPr>
            </w:pPr>
            <w:del w:id="1820" w:author="Cuenta Microsoft" w:date="2025-09-30T13:41:00Z">
              <w:r w:rsidRPr="004B2B3E" w:rsidDel="002169A1">
                <w:rPr>
                  <w:bCs/>
                </w:rPr>
                <w:delText>Oficio de solicitud</w:delText>
              </w:r>
            </w:del>
          </w:p>
          <w:p w14:paraId="2CCF5077" w14:textId="3A763D94" w:rsidR="004B2B3E" w:rsidDel="002169A1" w:rsidRDefault="004B2B3E">
            <w:pPr>
              <w:cnfStyle w:val="000000000000" w:firstRow="0" w:lastRow="0" w:firstColumn="0" w:lastColumn="0" w:oddVBand="0" w:evenVBand="0" w:oddHBand="0" w:evenHBand="0" w:firstRowFirstColumn="0" w:firstRowLastColumn="0" w:lastRowFirstColumn="0" w:lastRowLastColumn="0"/>
              <w:rPr>
                <w:del w:id="1821" w:author="Cuenta Microsoft" w:date="2025-09-30T13:41:00Z"/>
                <w:b/>
              </w:rPr>
            </w:pPr>
          </w:p>
          <w:p w14:paraId="6BE036EE" w14:textId="65252510" w:rsidR="00521918" w:rsidDel="002169A1" w:rsidRDefault="00521918">
            <w:pPr>
              <w:cnfStyle w:val="000000000000" w:firstRow="0" w:lastRow="0" w:firstColumn="0" w:lastColumn="0" w:oddVBand="0" w:evenVBand="0" w:oddHBand="0" w:evenHBand="0" w:firstRowFirstColumn="0" w:firstRowLastColumn="0" w:lastRowFirstColumn="0" w:lastRowLastColumn="0"/>
              <w:rPr>
                <w:del w:id="1822" w:author="Cuenta Microsoft" w:date="2025-09-30T13:41:00Z"/>
                <w:b/>
              </w:rPr>
            </w:pPr>
          </w:p>
          <w:p w14:paraId="37D36C22" w14:textId="5D0BCFE5" w:rsidR="00521918" w:rsidDel="002169A1" w:rsidRDefault="00521918">
            <w:pPr>
              <w:cnfStyle w:val="000000000000" w:firstRow="0" w:lastRow="0" w:firstColumn="0" w:lastColumn="0" w:oddVBand="0" w:evenVBand="0" w:oddHBand="0" w:evenHBand="0" w:firstRowFirstColumn="0" w:firstRowLastColumn="0" w:lastRowFirstColumn="0" w:lastRowLastColumn="0"/>
              <w:rPr>
                <w:del w:id="1823" w:author="Cuenta Microsoft" w:date="2025-09-30T13:41:00Z"/>
                <w:b/>
              </w:rPr>
            </w:pPr>
          </w:p>
          <w:p w14:paraId="2F312DC5" w14:textId="165DCB6B" w:rsidR="00521918" w:rsidDel="002169A1" w:rsidRDefault="00521918">
            <w:pPr>
              <w:cnfStyle w:val="000000000000" w:firstRow="0" w:lastRow="0" w:firstColumn="0" w:lastColumn="0" w:oddVBand="0" w:evenVBand="0" w:oddHBand="0" w:evenHBand="0" w:firstRowFirstColumn="0" w:firstRowLastColumn="0" w:lastRowFirstColumn="0" w:lastRowLastColumn="0"/>
              <w:rPr>
                <w:del w:id="1824" w:author="Cuenta Microsoft" w:date="2025-09-30T13:41:00Z"/>
                <w:b/>
              </w:rPr>
            </w:pPr>
            <w:del w:id="1825" w:author="Cuenta Microsoft" w:date="2025-09-30T13:41:00Z">
              <w:r w:rsidRPr="00B54B1B" w:rsidDel="002169A1">
                <w:delText>fotografías</w:delText>
              </w:r>
              <w:r w:rsidDel="002169A1">
                <w:delText>, carteles digitales</w:delText>
              </w:r>
            </w:del>
          </w:p>
          <w:p w14:paraId="248BFFD3" w14:textId="7DFE1F98" w:rsidR="00521918" w:rsidRPr="00B54B1B" w:rsidDel="002169A1" w:rsidRDefault="00B54B1B">
            <w:pPr>
              <w:cnfStyle w:val="000000000000" w:firstRow="0" w:lastRow="0" w:firstColumn="0" w:lastColumn="0" w:oddVBand="0" w:evenVBand="0" w:oddHBand="0" w:evenHBand="0" w:firstRowFirstColumn="0" w:firstRowLastColumn="0" w:lastRowFirstColumn="0" w:lastRowLastColumn="0"/>
              <w:rPr>
                <w:del w:id="1826" w:author="Cuenta Microsoft" w:date="2025-09-30T13:41:00Z"/>
                <w:bCs/>
              </w:rPr>
            </w:pPr>
            <w:del w:id="1827" w:author="Cuenta Microsoft" w:date="2025-09-30T13:41:00Z">
              <w:r w:rsidRPr="00B54B1B" w:rsidDel="002169A1">
                <w:rPr>
                  <w:bCs/>
                </w:rPr>
                <w:delText>Audios</w:delText>
              </w:r>
            </w:del>
          </w:p>
        </w:tc>
        <w:tc>
          <w:tcPr>
            <w:tcW w:w="0" w:type="auto"/>
          </w:tcPr>
          <w:p w14:paraId="608DB63B" w14:textId="190EF8F7" w:rsidR="00B92CA4" w:rsidDel="002169A1" w:rsidRDefault="00B92CA4">
            <w:pPr>
              <w:cnfStyle w:val="000000000000" w:firstRow="0" w:lastRow="0" w:firstColumn="0" w:lastColumn="0" w:oddVBand="0" w:evenVBand="0" w:oddHBand="0" w:evenHBand="0" w:firstRowFirstColumn="0" w:firstRowLastColumn="0" w:lastRowFirstColumn="0" w:lastRowLastColumn="0"/>
              <w:rPr>
                <w:del w:id="1828" w:author="Cuenta Microsoft" w:date="2025-09-30T13:41:00Z"/>
              </w:rPr>
              <w:pPrChange w:id="1829" w:author="Cuenta Microsoft" w:date="2025-09-30T14:16:00Z">
                <w:pPr>
                  <w:jc w:val="center"/>
                  <w:cnfStyle w:val="000000000000" w:firstRow="0" w:lastRow="0" w:firstColumn="0" w:lastColumn="0" w:oddVBand="0" w:evenVBand="0" w:oddHBand="0" w:evenHBand="0" w:firstRowFirstColumn="0" w:firstRowLastColumn="0" w:lastRowFirstColumn="0" w:lastRowLastColumn="0"/>
                </w:pPr>
              </w:pPrChange>
            </w:pPr>
          </w:p>
          <w:p w14:paraId="3794DF88" w14:textId="2C20BC8C" w:rsidR="00B92CA4" w:rsidDel="002169A1" w:rsidRDefault="00B92CA4">
            <w:pPr>
              <w:cnfStyle w:val="000000000000" w:firstRow="0" w:lastRow="0" w:firstColumn="0" w:lastColumn="0" w:oddVBand="0" w:evenVBand="0" w:oddHBand="0" w:evenHBand="0" w:firstRowFirstColumn="0" w:firstRowLastColumn="0" w:lastRowFirstColumn="0" w:lastRowLastColumn="0"/>
              <w:rPr>
                <w:del w:id="1830" w:author="Cuenta Microsoft" w:date="2025-09-30T13:41:00Z"/>
              </w:rPr>
            </w:pPr>
            <w:del w:id="1831" w:author="Cuenta Microsoft" w:date="2025-09-30T13:41:00Z">
              <w:r w:rsidDel="002169A1">
                <w:delText>Agosto</w:delText>
              </w:r>
              <w:r w:rsidR="00AA2ED3" w:rsidDel="002169A1">
                <w:delText>,</w:delText>
              </w:r>
              <w:r w:rsidDel="002169A1">
                <w:delText xml:space="preserve"> </w:delText>
              </w:r>
              <w:r w:rsidR="00AF357E" w:rsidDel="002169A1">
                <w:delText>S</w:delText>
              </w:r>
              <w:r w:rsidR="007C2600" w:rsidDel="002169A1">
                <w:delText>eptiembre</w:delText>
              </w:r>
            </w:del>
            <w:ins w:id="1832" w:author="BACHILLERATO GENERAL ALFONSO DE LA MADRID VIDAURRETA" w:date="2025-09-18T23:11:00Z">
              <w:del w:id="1833" w:author="Cuenta Microsoft" w:date="2025-09-30T13:41:00Z">
                <w:r w:rsidR="00AF357E" w:rsidDel="002169A1">
                  <w:delText>-octubre</w:delText>
                </w:r>
              </w:del>
            </w:ins>
            <w:del w:id="1834" w:author="Cuenta Microsoft" w:date="2025-09-30T13:41:00Z">
              <w:r w:rsidDel="002169A1">
                <w:delText xml:space="preserve"> 202</w:delText>
              </w:r>
              <w:r w:rsidR="009B1CD0" w:rsidDel="002169A1">
                <w:delText>4</w:delText>
              </w:r>
            </w:del>
          </w:p>
          <w:p w14:paraId="65504609" w14:textId="7EEE057F" w:rsidR="00B92CA4" w:rsidDel="002169A1" w:rsidRDefault="00B92CA4">
            <w:pPr>
              <w:cnfStyle w:val="000000000000" w:firstRow="0" w:lastRow="0" w:firstColumn="0" w:lastColumn="0" w:oddVBand="0" w:evenVBand="0" w:oddHBand="0" w:evenHBand="0" w:firstRowFirstColumn="0" w:firstRowLastColumn="0" w:lastRowFirstColumn="0" w:lastRowLastColumn="0"/>
              <w:rPr>
                <w:del w:id="1835" w:author="Cuenta Microsoft" w:date="2025-09-30T13:41:00Z"/>
              </w:rPr>
              <w:pPrChange w:id="1836" w:author="Cuenta Microsoft" w:date="2025-09-30T14:16:00Z">
                <w:pPr>
                  <w:jc w:val="center"/>
                  <w:cnfStyle w:val="000000000000" w:firstRow="0" w:lastRow="0" w:firstColumn="0" w:lastColumn="0" w:oddVBand="0" w:evenVBand="0" w:oddHBand="0" w:evenHBand="0" w:firstRowFirstColumn="0" w:firstRowLastColumn="0" w:lastRowFirstColumn="0" w:lastRowLastColumn="0"/>
                </w:pPr>
              </w:pPrChange>
            </w:pPr>
          </w:p>
          <w:p w14:paraId="04555605" w14:textId="0C55D3A6" w:rsidR="00D35845" w:rsidDel="002169A1" w:rsidRDefault="00D35845">
            <w:pPr>
              <w:cnfStyle w:val="000000000000" w:firstRow="0" w:lastRow="0" w:firstColumn="0" w:lastColumn="0" w:oddVBand="0" w:evenVBand="0" w:oddHBand="0" w:evenHBand="0" w:firstRowFirstColumn="0" w:firstRowLastColumn="0" w:lastRowFirstColumn="0" w:lastRowLastColumn="0"/>
              <w:rPr>
                <w:del w:id="1837" w:author="Cuenta Microsoft" w:date="2025-09-30T13:41:00Z"/>
              </w:rPr>
              <w:pPrChange w:id="1838" w:author="Cuenta Microsoft" w:date="2025-09-30T14:16:00Z">
                <w:pPr>
                  <w:jc w:val="center"/>
                  <w:cnfStyle w:val="000000000000" w:firstRow="0" w:lastRow="0" w:firstColumn="0" w:lastColumn="0" w:oddVBand="0" w:evenVBand="0" w:oddHBand="0" w:evenHBand="0" w:firstRowFirstColumn="0" w:firstRowLastColumn="0" w:lastRowFirstColumn="0" w:lastRowLastColumn="0"/>
                </w:pPr>
              </w:pPrChange>
            </w:pPr>
          </w:p>
          <w:p w14:paraId="539BBB1C" w14:textId="53A53A2E" w:rsidR="00B92CA4" w:rsidDel="002169A1" w:rsidRDefault="00B92CA4">
            <w:pPr>
              <w:cnfStyle w:val="000000000000" w:firstRow="0" w:lastRow="0" w:firstColumn="0" w:lastColumn="0" w:oddVBand="0" w:evenVBand="0" w:oddHBand="0" w:evenHBand="0" w:firstRowFirstColumn="0" w:firstRowLastColumn="0" w:lastRowFirstColumn="0" w:lastRowLastColumn="0"/>
              <w:rPr>
                <w:del w:id="1839" w:author="Cuenta Microsoft" w:date="2025-09-30T13:41:00Z"/>
              </w:rPr>
              <w:pPrChange w:id="1840" w:author="Cuenta Microsoft" w:date="2025-09-30T14:16:00Z">
                <w:pPr>
                  <w:jc w:val="center"/>
                  <w:cnfStyle w:val="000000000000" w:firstRow="0" w:lastRow="0" w:firstColumn="0" w:lastColumn="0" w:oddVBand="0" w:evenVBand="0" w:oddHBand="0" w:evenHBand="0" w:firstRowFirstColumn="0" w:firstRowLastColumn="0" w:lastRowFirstColumn="0" w:lastRowLastColumn="0"/>
                </w:pPr>
              </w:pPrChange>
            </w:pPr>
          </w:p>
          <w:p w14:paraId="1865F3F8" w14:textId="4FFA0CC7" w:rsidR="00B92CA4" w:rsidDel="002169A1" w:rsidRDefault="004B2B3E">
            <w:pPr>
              <w:cnfStyle w:val="000000000000" w:firstRow="0" w:lastRow="0" w:firstColumn="0" w:lastColumn="0" w:oddVBand="0" w:evenVBand="0" w:oddHBand="0" w:evenHBand="0" w:firstRowFirstColumn="0" w:firstRowLastColumn="0" w:lastRowFirstColumn="0" w:lastRowLastColumn="0"/>
              <w:rPr>
                <w:del w:id="1841" w:author="Cuenta Microsoft" w:date="2025-09-30T13:41:00Z"/>
              </w:rPr>
            </w:pPr>
            <w:del w:id="1842" w:author="Cuenta Microsoft" w:date="2025-09-30T13:41:00Z">
              <w:r w:rsidDel="002169A1">
                <w:delText>Permanente</w:delText>
              </w:r>
            </w:del>
          </w:p>
          <w:p w14:paraId="1A4D3FEC" w14:textId="46C91FE2" w:rsidR="00B92CA4" w:rsidDel="002169A1" w:rsidRDefault="00B92CA4">
            <w:pPr>
              <w:cnfStyle w:val="000000000000" w:firstRow="0" w:lastRow="0" w:firstColumn="0" w:lastColumn="0" w:oddVBand="0" w:evenVBand="0" w:oddHBand="0" w:evenHBand="0" w:firstRowFirstColumn="0" w:firstRowLastColumn="0" w:lastRowFirstColumn="0" w:lastRowLastColumn="0"/>
              <w:rPr>
                <w:del w:id="1843" w:author="Cuenta Microsoft" w:date="2025-09-30T13:41:00Z"/>
              </w:rPr>
              <w:pPrChange w:id="1844" w:author="Cuenta Microsoft" w:date="2025-09-30T14:16:00Z">
                <w:pPr>
                  <w:jc w:val="center"/>
                  <w:cnfStyle w:val="000000000000" w:firstRow="0" w:lastRow="0" w:firstColumn="0" w:lastColumn="0" w:oddVBand="0" w:evenVBand="0" w:oddHBand="0" w:evenHBand="0" w:firstRowFirstColumn="0" w:firstRowLastColumn="0" w:lastRowFirstColumn="0" w:lastRowLastColumn="0"/>
                </w:pPr>
              </w:pPrChange>
            </w:pPr>
          </w:p>
          <w:p w14:paraId="2099F782" w14:textId="2CD90907" w:rsidR="00B92CA4" w:rsidDel="002169A1" w:rsidRDefault="00B92CA4">
            <w:pPr>
              <w:cnfStyle w:val="000000000000" w:firstRow="0" w:lastRow="0" w:firstColumn="0" w:lastColumn="0" w:oddVBand="0" w:evenVBand="0" w:oddHBand="0" w:evenHBand="0" w:firstRowFirstColumn="0" w:firstRowLastColumn="0" w:lastRowFirstColumn="0" w:lastRowLastColumn="0"/>
              <w:rPr>
                <w:del w:id="1845" w:author="Cuenta Microsoft" w:date="2025-09-30T13:41:00Z"/>
              </w:rPr>
              <w:pPrChange w:id="1846" w:author="Cuenta Microsoft" w:date="2025-09-30T14:16:00Z">
                <w:pPr>
                  <w:jc w:val="center"/>
                  <w:cnfStyle w:val="000000000000" w:firstRow="0" w:lastRow="0" w:firstColumn="0" w:lastColumn="0" w:oddVBand="0" w:evenVBand="0" w:oddHBand="0" w:evenHBand="0" w:firstRowFirstColumn="0" w:firstRowLastColumn="0" w:lastRowFirstColumn="0" w:lastRowLastColumn="0"/>
                </w:pPr>
              </w:pPrChange>
            </w:pPr>
          </w:p>
          <w:p w14:paraId="02097F36" w14:textId="1D3C28E9" w:rsidR="00D35845" w:rsidDel="002169A1" w:rsidRDefault="00D35845">
            <w:pPr>
              <w:cnfStyle w:val="000000000000" w:firstRow="0" w:lastRow="0" w:firstColumn="0" w:lastColumn="0" w:oddVBand="0" w:evenVBand="0" w:oddHBand="0" w:evenHBand="0" w:firstRowFirstColumn="0" w:firstRowLastColumn="0" w:lastRowFirstColumn="0" w:lastRowLastColumn="0"/>
              <w:rPr>
                <w:del w:id="1847" w:author="Cuenta Microsoft" w:date="2025-09-30T13:41:00Z"/>
              </w:rPr>
            </w:pPr>
          </w:p>
          <w:p w14:paraId="1F860B98" w14:textId="27FA448B" w:rsidR="00AF357E" w:rsidDel="002169A1" w:rsidRDefault="00AF357E">
            <w:pPr>
              <w:cnfStyle w:val="000000000000" w:firstRow="0" w:lastRow="0" w:firstColumn="0" w:lastColumn="0" w:oddVBand="0" w:evenVBand="0" w:oddHBand="0" w:evenHBand="0" w:firstRowFirstColumn="0" w:firstRowLastColumn="0" w:lastRowFirstColumn="0" w:lastRowLastColumn="0"/>
              <w:rPr>
                <w:ins w:id="1848" w:author="BACHILLERATO GENERAL ALFONSO DE LA MADRID VIDAURRETA" w:date="2025-09-18T23:11:00Z"/>
                <w:del w:id="1849" w:author="Cuenta Microsoft" w:date="2025-09-30T13:41:00Z"/>
              </w:rPr>
              <w:pPrChange w:id="1850" w:author="Cuenta Microsoft" w:date="2025-09-30T14:16:00Z">
                <w:pPr>
                  <w:jc w:val="center"/>
                  <w:cnfStyle w:val="000000000000" w:firstRow="0" w:lastRow="0" w:firstColumn="0" w:lastColumn="0" w:oddVBand="0" w:evenVBand="0" w:oddHBand="0" w:evenHBand="0" w:firstRowFirstColumn="0" w:firstRowLastColumn="0" w:lastRowFirstColumn="0" w:lastRowLastColumn="0"/>
                </w:pPr>
              </w:pPrChange>
            </w:pPr>
          </w:p>
          <w:p w14:paraId="0C4689F2" w14:textId="275976D2" w:rsidR="00B92CA4" w:rsidDel="002169A1" w:rsidRDefault="004B2B3E">
            <w:pPr>
              <w:cnfStyle w:val="000000000000" w:firstRow="0" w:lastRow="0" w:firstColumn="0" w:lastColumn="0" w:oddVBand="0" w:evenVBand="0" w:oddHBand="0" w:evenHBand="0" w:firstRowFirstColumn="0" w:firstRowLastColumn="0" w:lastRowFirstColumn="0" w:lastRowLastColumn="0"/>
              <w:rPr>
                <w:del w:id="1851" w:author="Cuenta Microsoft" w:date="2025-09-30T13:41:00Z"/>
              </w:rPr>
            </w:pPr>
            <w:del w:id="1852" w:author="Cuenta Microsoft" w:date="2025-09-30T13:41:00Z">
              <w:r w:rsidDel="002169A1">
                <w:delText>Agosto, septiembre</w:delText>
              </w:r>
            </w:del>
            <w:ins w:id="1853" w:author="BACHILLERATO GENERAL ALFONSO DE LA MADRID VIDAURRETA" w:date="2025-09-18T23:12:00Z">
              <w:del w:id="1854" w:author="Cuenta Microsoft" w:date="2025-09-30T13:41:00Z">
                <w:r w:rsidR="00AF357E" w:rsidDel="002169A1">
                  <w:delText>-octubre</w:delText>
                </w:r>
              </w:del>
            </w:ins>
          </w:p>
          <w:p w14:paraId="3088BDCF" w14:textId="2E301FB8" w:rsidR="004B2B3E" w:rsidDel="002169A1" w:rsidRDefault="004B2B3E">
            <w:pPr>
              <w:cnfStyle w:val="000000000000" w:firstRow="0" w:lastRow="0" w:firstColumn="0" w:lastColumn="0" w:oddVBand="0" w:evenVBand="0" w:oddHBand="0" w:evenHBand="0" w:firstRowFirstColumn="0" w:firstRowLastColumn="0" w:lastRowFirstColumn="0" w:lastRowLastColumn="0"/>
              <w:rPr>
                <w:del w:id="1855" w:author="Cuenta Microsoft" w:date="2025-09-30T13:41:00Z"/>
              </w:rPr>
              <w:pPrChange w:id="1856" w:author="Cuenta Microsoft" w:date="2025-09-30T14:16:00Z">
                <w:pPr>
                  <w:jc w:val="center"/>
                  <w:cnfStyle w:val="000000000000" w:firstRow="0" w:lastRow="0" w:firstColumn="0" w:lastColumn="0" w:oddVBand="0" w:evenVBand="0" w:oddHBand="0" w:evenHBand="0" w:firstRowFirstColumn="0" w:firstRowLastColumn="0" w:lastRowFirstColumn="0" w:lastRowLastColumn="0"/>
                </w:pPr>
              </w:pPrChange>
            </w:pPr>
          </w:p>
          <w:p w14:paraId="0C8555C3" w14:textId="073DAFFC" w:rsidR="004B2B3E" w:rsidDel="002169A1" w:rsidRDefault="004B2B3E">
            <w:pPr>
              <w:cnfStyle w:val="000000000000" w:firstRow="0" w:lastRow="0" w:firstColumn="0" w:lastColumn="0" w:oddVBand="0" w:evenVBand="0" w:oddHBand="0" w:evenHBand="0" w:firstRowFirstColumn="0" w:firstRowLastColumn="0" w:lastRowFirstColumn="0" w:lastRowLastColumn="0"/>
              <w:rPr>
                <w:del w:id="1857" w:author="Cuenta Microsoft" w:date="2025-09-30T13:41:00Z"/>
              </w:rPr>
              <w:pPrChange w:id="1858" w:author="Cuenta Microsoft" w:date="2025-09-30T14:16:00Z">
                <w:pPr>
                  <w:jc w:val="center"/>
                  <w:cnfStyle w:val="000000000000" w:firstRow="0" w:lastRow="0" w:firstColumn="0" w:lastColumn="0" w:oddVBand="0" w:evenVBand="0" w:oddHBand="0" w:evenHBand="0" w:firstRowFirstColumn="0" w:firstRowLastColumn="0" w:lastRowFirstColumn="0" w:lastRowLastColumn="0"/>
                </w:pPr>
              </w:pPrChange>
            </w:pPr>
          </w:p>
          <w:p w14:paraId="5F9EC72F" w14:textId="64951DBA" w:rsidR="004B2B3E" w:rsidDel="002169A1" w:rsidRDefault="004B2B3E">
            <w:pPr>
              <w:cnfStyle w:val="000000000000" w:firstRow="0" w:lastRow="0" w:firstColumn="0" w:lastColumn="0" w:oddVBand="0" w:evenVBand="0" w:oddHBand="0" w:evenHBand="0" w:firstRowFirstColumn="0" w:firstRowLastColumn="0" w:lastRowFirstColumn="0" w:lastRowLastColumn="0"/>
              <w:rPr>
                <w:del w:id="1859" w:author="Cuenta Microsoft" w:date="2025-09-30T13:41:00Z"/>
              </w:rPr>
              <w:pPrChange w:id="1860" w:author="Cuenta Microsoft" w:date="2025-09-30T14:16:00Z">
                <w:pPr>
                  <w:jc w:val="center"/>
                  <w:cnfStyle w:val="000000000000" w:firstRow="0" w:lastRow="0" w:firstColumn="0" w:lastColumn="0" w:oddVBand="0" w:evenVBand="0" w:oddHBand="0" w:evenHBand="0" w:firstRowFirstColumn="0" w:firstRowLastColumn="0" w:lastRowFirstColumn="0" w:lastRowLastColumn="0"/>
                </w:pPr>
              </w:pPrChange>
            </w:pPr>
          </w:p>
          <w:p w14:paraId="2F99BED9" w14:textId="47A257D7" w:rsidR="004B2B3E" w:rsidDel="002169A1" w:rsidRDefault="004B2B3E">
            <w:pPr>
              <w:cnfStyle w:val="000000000000" w:firstRow="0" w:lastRow="0" w:firstColumn="0" w:lastColumn="0" w:oddVBand="0" w:evenVBand="0" w:oddHBand="0" w:evenHBand="0" w:firstRowFirstColumn="0" w:firstRowLastColumn="0" w:lastRowFirstColumn="0" w:lastRowLastColumn="0"/>
              <w:rPr>
                <w:del w:id="1861" w:author="Cuenta Microsoft" w:date="2025-09-30T13:41:00Z"/>
              </w:rPr>
              <w:pPrChange w:id="1862" w:author="Cuenta Microsoft" w:date="2025-09-30T14:16:00Z">
                <w:pPr>
                  <w:jc w:val="center"/>
                  <w:cnfStyle w:val="000000000000" w:firstRow="0" w:lastRow="0" w:firstColumn="0" w:lastColumn="0" w:oddVBand="0" w:evenVBand="0" w:oddHBand="0" w:evenHBand="0" w:firstRowFirstColumn="0" w:firstRowLastColumn="0" w:lastRowFirstColumn="0" w:lastRowLastColumn="0"/>
                </w:pPr>
              </w:pPrChange>
            </w:pPr>
          </w:p>
          <w:p w14:paraId="59E9C8EA" w14:textId="3A10A2D4" w:rsidR="008E0610" w:rsidDel="002169A1" w:rsidRDefault="008E0610">
            <w:pPr>
              <w:cnfStyle w:val="000000000000" w:firstRow="0" w:lastRow="0" w:firstColumn="0" w:lastColumn="0" w:oddVBand="0" w:evenVBand="0" w:oddHBand="0" w:evenHBand="0" w:firstRowFirstColumn="0" w:firstRowLastColumn="0" w:lastRowFirstColumn="0" w:lastRowLastColumn="0"/>
              <w:rPr>
                <w:del w:id="1863" w:author="Cuenta Microsoft" w:date="2025-09-30T13:41:00Z"/>
              </w:rPr>
              <w:pPrChange w:id="1864" w:author="Cuenta Microsoft" w:date="2025-09-30T14:16:00Z">
                <w:pPr>
                  <w:jc w:val="center"/>
                  <w:cnfStyle w:val="000000000000" w:firstRow="0" w:lastRow="0" w:firstColumn="0" w:lastColumn="0" w:oddVBand="0" w:evenVBand="0" w:oddHBand="0" w:evenHBand="0" w:firstRowFirstColumn="0" w:firstRowLastColumn="0" w:lastRowFirstColumn="0" w:lastRowLastColumn="0"/>
                </w:pPr>
              </w:pPrChange>
            </w:pPr>
          </w:p>
          <w:p w14:paraId="31AFA77E" w14:textId="2B43830C" w:rsidR="007C2600" w:rsidDel="002169A1" w:rsidRDefault="007C2600">
            <w:pPr>
              <w:cnfStyle w:val="000000000000" w:firstRow="0" w:lastRow="0" w:firstColumn="0" w:lastColumn="0" w:oddVBand="0" w:evenVBand="0" w:oddHBand="0" w:evenHBand="0" w:firstRowFirstColumn="0" w:firstRowLastColumn="0" w:lastRowFirstColumn="0" w:lastRowLastColumn="0"/>
              <w:rPr>
                <w:del w:id="1865" w:author="Cuenta Microsoft" w:date="2025-09-30T13:41:00Z"/>
              </w:rPr>
              <w:pPrChange w:id="1866" w:author="Cuenta Microsoft" w:date="2025-09-30T14:16:00Z">
                <w:pPr>
                  <w:jc w:val="center"/>
                  <w:cnfStyle w:val="000000000000" w:firstRow="0" w:lastRow="0" w:firstColumn="0" w:lastColumn="0" w:oddVBand="0" w:evenVBand="0" w:oddHBand="0" w:evenHBand="0" w:firstRowFirstColumn="0" w:firstRowLastColumn="0" w:lastRowFirstColumn="0" w:lastRowLastColumn="0"/>
                </w:pPr>
              </w:pPrChange>
            </w:pPr>
          </w:p>
          <w:p w14:paraId="565BD124" w14:textId="05F54B75" w:rsidR="004B2B3E" w:rsidDel="002169A1" w:rsidRDefault="004B2B3E">
            <w:pPr>
              <w:cnfStyle w:val="000000000000" w:firstRow="0" w:lastRow="0" w:firstColumn="0" w:lastColumn="0" w:oddVBand="0" w:evenVBand="0" w:oddHBand="0" w:evenHBand="0" w:firstRowFirstColumn="0" w:firstRowLastColumn="0" w:lastRowFirstColumn="0" w:lastRowLastColumn="0"/>
              <w:rPr>
                <w:del w:id="1867" w:author="Cuenta Microsoft" w:date="2025-09-30T13:41:00Z"/>
              </w:rPr>
            </w:pPr>
            <w:del w:id="1868" w:author="Cuenta Microsoft" w:date="2025-09-30T13:41:00Z">
              <w:r w:rsidDel="002169A1">
                <w:delText>Agosto, septiembre</w:delText>
              </w:r>
            </w:del>
          </w:p>
          <w:p w14:paraId="24CF5BB7" w14:textId="2E5C80AD" w:rsidR="004B2B3E" w:rsidDel="002169A1" w:rsidRDefault="004B2B3E">
            <w:pPr>
              <w:cnfStyle w:val="000000000000" w:firstRow="0" w:lastRow="0" w:firstColumn="0" w:lastColumn="0" w:oddVBand="0" w:evenVBand="0" w:oddHBand="0" w:evenHBand="0" w:firstRowFirstColumn="0" w:firstRowLastColumn="0" w:lastRowFirstColumn="0" w:lastRowLastColumn="0"/>
              <w:rPr>
                <w:del w:id="1869" w:author="Cuenta Microsoft" w:date="2025-09-30T13:41:00Z"/>
              </w:rPr>
              <w:pPrChange w:id="1870" w:author="Cuenta Microsoft" w:date="2025-09-30T14:16:00Z">
                <w:pPr>
                  <w:jc w:val="center"/>
                  <w:cnfStyle w:val="000000000000" w:firstRow="0" w:lastRow="0" w:firstColumn="0" w:lastColumn="0" w:oddVBand="0" w:evenVBand="0" w:oddHBand="0" w:evenHBand="0" w:firstRowFirstColumn="0" w:firstRowLastColumn="0" w:lastRowFirstColumn="0" w:lastRowLastColumn="0"/>
                </w:pPr>
              </w:pPrChange>
            </w:pPr>
          </w:p>
          <w:p w14:paraId="50F46C50" w14:textId="2DC13707" w:rsidR="00521918" w:rsidDel="002169A1" w:rsidRDefault="00521918">
            <w:pPr>
              <w:cnfStyle w:val="000000000000" w:firstRow="0" w:lastRow="0" w:firstColumn="0" w:lastColumn="0" w:oddVBand="0" w:evenVBand="0" w:oddHBand="0" w:evenHBand="0" w:firstRowFirstColumn="0" w:firstRowLastColumn="0" w:lastRowFirstColumn="0" w:lastRowLastColumn="0"/>
              <w:rPr>
                <w:del w:id="1871" w:author="Cuenta Microsoft" w:date="2025-09-30T13:41:00Z"/>
              </w:rPr>
              <w:pPrChange w:id="1872" w:author="Cuenta Microsoft" w:date="2025-09-30T14:16:00Z">
                <w:pPr>
                  <w:jc w:val="center"/>
                  <w:cnfStyle w:val="000000000000" w:firstRow="0" w:lastRow="0" w:firstColumn="0" w:lastColumn="0" w:oddVBand="0" w:evenVBand="0" w:oddHBand="0" w:evenHBand="0" w:firstRowFirstColumn="0" w:firstRowLastColumn="0" w:lastRowFirstColumn="0" w:lastRowLastColumn="0"/>
                </w:pPr>
              </w:pPrChange>
            </w:pPr>
          </w:p>
          <w:p w14:paraId="567972C9" w14:textId="6868DAA3" w:rsidR="00D35845" w:rsidDel="002169A1" w:rsidRDefault="00D35845">
            <w:pPr>
              <w:cnfStyle w:val="000000000000" w:firstRow="0" w:lastRow="0" w:firstColumn="0" w:lastColumn="0" w:oddVBand="0" w:evenVBand="0" w:oddHBand="0" w:evenHBand="0" w:firstRowFirstColumn="0" w:firstRowLastColumn="0" w:lastRowFirstColumn="0" w:lastRowLastColumn="0"/>
              <w:rPr>
                <w:del w:id="1873" w:author="Cuenta Microsoft" w:date="2025-09-30T13:41:00Z"/>
              </w:rPr>
              <w:pPrChange w:id="1874" w:author="Cuenta Microsoft" w:date="2025-09-30T14:16:00Z">
                <w:pPr>
                  <w:jc w:val="center"/>
                  <w:cnfStyle w:val="000000000000" w:firstRow="0" w:lastRow="0" w:firstColumn="0" w:lastColumn="0" w:oddVBand="0" w:evenVBand="0" w:oddHBand="0" w:evenHBand="0" w:firstRowFirstColumn="0" w:firstRowLastColumn="0" w:lastRowFirstColumn="0" w:lastRowLastColumn="0"/>
                </w:pPr>
              </w:pPrChange>
            </w:pPr>
          </w:p>
          <w:p w14:paraId="0A98441C" w14:textId="0BEFA2AA" w:rsidR="00521918" w:rsidDel="002169A1" w:rsidRDefault="00521918">
            <w:pPr>
              <w:cnfStyle w:val="000000000000" w:firstRow="0" w:lastRow="0" w:firstColumn="0" w:lastColumn="0" w:oddVBand="0" w:evenVBand="0" w:oddHBand="0" w:evenHBand="0" w:firstRowFirstColumn="0" w:firstRowLastColumn="0" w:lastRowFirstColumn="0" w:lastRowLastColumn="0"/>
              <w:rPr>
                <w:del w:id="1875" w:author="Cuenta Microsoft" w:date="2025-09-30T13:41:00Z"/>
              </w:rPr>
            </w:pPr>
            <w:del w:id="1876" w:author="Cuenta Microsoft" w:date="2025-09-30T13:41:00Z">
              <w:r w:rsidDel="002169A1">
                <w:delText>febrero y julio</w:delText>
              </w:r>
            </w:del>
          </w:p>
          <w:p w14:paraId="68397BCC" w14:textId="03400045" w:rsidR="00521918" w:rsidDel="002169A1" w:rsidRDefault="00521918">
            <w:pPr>
              <w:cnfStyle w:val="000000000000" w:firstRow="0" w:lastRow="0" w:firstColumn="0" w:lastColumn="0" w:oddVBand="0" w:evenVBand="0" w:oddHBand="0" w:evenHBand="0" w:firstRowFirstColumn="0" w:firstRowLastColumn="0" w:lastRowFirstColumn="0" w:lastRowLastColumn="0"/>
              <w:rPr>
                <w:del w:id="1877" w:author="Cuenta Microsoft" w:date="2025-09-30T13:41:00Z"/>
              </w:rPr>
              <w:pPrChange w:id="1878" w:author="Cuenta Microsoft" w:date="2025-09-30T14:16:00Z">
                <w:pPr>
                  <w:jc w:val="center"/>
                  <w:cnfStyle w:val="000000000000" w:firstRow="0" w:lastRow="0" w:firstColumn="0" w:lastColumn="0" w:oddVBand="0" w:evenVBand="0" w:oddHBand="0" w:evenHBand="0" w:firstRowFirstColumn="0" w:firstRowLastColumn="0" w:lastRowFirstColumn="0" w:lastRowLastColumn="0"/>
                </w:pPr>
              </w:pPrChange>
            </w:pPr>
          </w:p>
          <w:p w14:paraId="776A7B32" w14:textId="4957067F" w:rsidR="00521918" w:rsidDel="002169A1" w:rsidRDefault="00521918">
            <w:pPr>
              <w:cnfStyle w:val="000000000000" w:firstRow="0" w:lastRow="0" w:firstColumn="0" w:lastColumn="0" w:oddVBand="0" w:evenVBand="0" w:oddHBand="0" w:evenHBand="0" w:firstRowFirstColumn="0" w:firstRowLastColumn="0" w:lastRowFirstColumn="0" w:lastRowLastColumn="0"/>
              <w:rPr>
                <w:del w:id="1879" w:author="Cuenta Microsoft" w:date="2025-09-30T13:41:00Z"/>
              </w:rPr>
              <w:pPrChange w:id="1880" w:author="Cuenta Microsoft" w:date="2025-09-30T14:16:00Z">
                <w:pPr>
                  <w:jc w:val="center"/>
                  <w:cnfStyle w:val="000000000000" w:firstRow="0" w:lastRow="0" w:firstColumn="0" w:lastColumn="0" w:oddVBand="0" w:evenVBand="0" w:oddHBand="0" w:evenHBand="0" w:firstRowFirstColumn="0" w:firstRowLastColumn="0" w:lastRowFirstColumn="0" w:lastRowLastColumn="0"/>
                </w:pPr>
              </w:pPrChange>
            </w:pPr>
          </w:p>
          <w:p w14:paraId="1D491623" w14:textId="2AA10F28" w:rsidR="00521918" w:rsidDel="002169A1" w:rsidRDefault="00521918">
            <w:pPr>
              <w:cnfStyle w:val="000000000000" w:firstRow="0" w:lastRow="0" w:firstColumn="0" w:lastColumn="0" w:oddVBand="0" w:evenVBand="0" w:oddHBand="0" w:evenHBand="0" w:firstRowFirstColumn="0" w:firstRowLastColumn="0" w:lastRowFirstColumn="0" w:lastRowLastColumn="0"/>
              <w:rPr>
                <w:del w:id="1881" w:author="Cuenta Microsoft" w:date="2025-09-30T13:41:00Z"/>
              </w:rPr>
              <w:pPrChange w:id="1882" w:author="Cuenta Microsoft" w:date="2025-09-30T14:16:00Z">
                <w:pPr>
                  <w:jc w:val="center"/>
                  <w:cnfStyle w:val="000000000000" w:firstRow="0" w:lastRow="0" w:firstColumn="0" w:lastColumn="0" w:oddVBand="0" w:evenVBand="0" w:oddHBand="0" w:evenHBand="0" w:firstRowFirstColumn="0" w:firstRowLastColumn="0" w:lastRowFirstColumn="0" w:lastRowLastColumn="0"/>
                </w:pPr>
              </w:pPrChange>
            </w:pPr>
          </w:p>
          <w:p w14:paraId="6DA27D27" w14:textId="7FCF33EA" w:rsidR="00B54B1B" w:rsidDel="002169A1" w:rsidRDefault="00B54B1B">
            <w:pPr>
              <w:cnfStyle w:val="000000000000" w:firstRow="0" w:lastRow="0" w:firstColumn="0" w:lastColumn="0" w:oddVBand="0" w:evenVBand="0" w:oddHBand="0" w:evenHBand="0" w:firstRowFirstColumn="0" w:firstRowLastColumn="0" w:lastRowFirstColumn="0" w:lastRowLastColumn="0"/>
              <w:rPr>
                <w:del w:id="1883" w:author="Cuenta Microsoft" w:date="2025-09-30T13:41:00Z"/>
              </w:rPr>
              <w:pPrChange w:id="1884" w:author="Cuenta Microsoft" w:date="2025-09-30T14:16:00Z">
                <w:pPr>
                  <w:jc w:val="center"/>
                  <w:cnfStyle w:val="000000000000" w:firstRow="0" w:lastRow="0" w:firstColumn="0" w:lastColumn="0" w:oddVBand="0" w:evenVBand="0" w:oddHBand="0" w:evenHBand="0" w:firstRowFirstColumn="0" w:firstRowLastColumn="0" w:lastRowFirstColumn="0" w:lastRowLastColumn="0"/>
                </w:pPr>
              </w:pPrChange>
            </w:pPr>
          </w:p>
          <w:p w14:paraId="0AAFCD89" w14:textId="4B0795AA" w:rsidR="00B54B1B" w:rsidDel="002169A1" w:rsidRDefault="00B54B1B">
            <w:pPr>
              <w:cnfStyle w:val="000000000000" w:firstRow="0" w:lastRow="0" w:firstColumn="0" w:lastColumn="0" w:oddVBand="0" w:evenVBand="0" w:oddHBand="0" w:evenHBand="0" w:firstRowFirstColumn="0" w:firstRowLastColumn="0" w:lastRowFirstColumn="0" w:lastRowLastColumn="0"/>
              <w:rPr>
                <w:del w:id="1885" w:author="Cuenta Microsoft" w:date="2025-09-30T13:41:00Z"/>
              </w:rPr>
              <w:pPrChange w:id="1886" w:author="Cuenta Microsoft" w:date="2025-09-30T14:16:00Z">
                <w:pPr>
                  <w:jc w:val="center"/>
                  <w:cnfStyle w:val="000000000000" w:firstRow="0" w:lastRow="0" w:firstColumn="0" w:lastColumn="0" w:oddVBand="0" w:evenVBand="0" w:oddHBand="0" w:evenHBand="0" w:firstRowFirstColumn="0" w:firstRowLastColumn="0" w:lastRowFirstColumn="0" w:lastRowLastColumn="0"/>
                </w:pPr>
              </w:pPrChange>
            </w:pPr>
          </w:p>
          <w:p w14:paraId="4DB90799" w14:textId="36E327A7" w:rsidR="00521918" w:rsidDel="002169A1" w:rsidRDefault="00521918">
            <w:pPr>
              <w:cnfStyle w:val="000000000000" w:firstRow="0" w:lastRow="0" w:firstColumn="0" w:lastColumn="0" w:oddVBand="0" w:evenVBand="0" w:oddHBand="0" w:evenHBand="0" w:firstRowFirstColumn="0" w:firstRowLastColumn="0" w:lastRowFirstColumn="0" w:lastRowLastColumn="0"/>
              <w:rPr>
                <w:del w:id="1887" w:author="Cuenta Microsoft" w:date="2025-09-30T13:41:00Z"/>
              </w:rPr>
              <w:pPrChange w:id="1888" w:author="Cuenta Microsoft" w:date="2025-09-30T14:16:00Z">
                <w:pPr>
                  <w:jc w:val="center"/>
                  <w:cnfStyle w:val="000000000000" w:firstRow="0" w:lastRow="0" w:firstColumn="0" w:lastColumn="0" w:oddVBand="0" w:evenVBand="0" w:oddHBand="0" w:evenHBand="0" w:firstRowFirstColumn="0" w:firstRowLastColumn="0" w:lastRowFirstColumn="0" w:lastRowLastColumn="0"/>
                </w:pPr>
              </w:pPrChange>
            </w:pPr>
            <w:del w:id="1889" w:author="Cuenta Microsoft" w:date="2025-09-30T13:41:00Z">
              <w:r w:rsidDel="002169A1">
                <w:delText>febrero y julio</w:delText>
              </w:r>
            </w:del>
          </w:p>
        </w:tc>
      </w:tr>
      <w:tr w:rsidR="00AF6284" w:rsidDel="002169A1" w14:paraId="00C93EDF" w14:textId="190AFC01" w:rsidTr="002E26AB">
        <w:trPr>
          <w:cnfStyle w:val="000000100000" w:firstRow="0" w:lastRow="0" w:firstColumn="0" w:lastColumn="0" w:oddVBand="0" w:evenVBand="0" w:oddHBand="1" w:evenHBand="0" w:firstRowFirstColumn="0" w:firstRowLastColumn="0" w:lastRowFirstColumn="0" w:lastRowLastColumn="0"/>
          <w:trHeight w:val="1269"/>
          <w:jc w:val="center"/>
          <w:del w:id="1890" w:author="Cuenta Microsoft" w:date="2025-09-30T13:41:00Z"/>
        </w:trPr>
        <w:tc>
          <w:tcPr>
            <w:cnfStyle w:val="001000000000" w:firstRow="0" w:lastRow="0" w:firstColumn="1" w:lastColumn="0" w:oddVBand="0" w:evenVBand="0" w:oddHBand="0" w:evenHBand="0" w:firstRowFirstColumn="0" w:firstRowLastColumn="0" w:lastRowFirstColumn="0" w:lastRowLastColumn="0"/>
            <w:tcW w:w="5240" w:type="dxa"/>
          </w:tcPr>
          <w:p w14:paraId="24A4BA2B" w14:textId="36EF832D" w:rsidR="00AF6284" w:rsidDel="002169A1" w:rsidRDefault="00AF6284">
            <w:pPr>
              <w:rPr>
                <w:del w:id="1891" w:author="Cuenta Microsoft" w:date="2025-09-30T13:41:00Z"/>
              </w:rPr>
            </w:pPr>
            <w:del w:id="1892" w:author="Cuenta Microsoft" w:date="2025-09-30T13:41:00Z">
              <w:r w:rsidDel="002169A1">
                <w:delText>Firmar convenios de vinculación</w:delText>
              </w:r>
            </w:del>
          </w:p>
        </w:tc>
        <w:tc>
          <w:tcPr>
            <w:tcW w:w="3220" w:type="dxa"/>
          </w:tcPr>
          <w:p w14:paraId="5E86B9F1" w14:textId="09BE3630" w:rsidR="00AF6284" w:rsidDel="002169A1" w:rsidRDefault="00AF6284">
            <w:pPr>
              <w:cnfStyle w:val="000000100000" w:firstRow="0" w:lastRow="0" w:firstColumn="0" w:lastColumn="0" w:oddVBand="0" w:evenVBand="0" w:oddHBand="1" w:evenHBand="0" w:firstRowFirstColumn="0" w:firstRowLastColumn="0" w:lastRowFirstColumn="0" w:lastRowLastColumn="0"/>
              <w:rPr>
                <w:del w:id="1893" w:author="Cuenta Microsoft" w:date="2025-09-30T13:41:00Z"/>
              </w:rPr>
            </w:pPr>
            <w:del w:id="1894" w:author="Cuenta Microsoft" w:date="2025-09-30T13:41:00Z">
              <w:r w:rsidRPr="00330F7F" w:rsidDel="002169A1">
                <w:delText xml:space="preserve">Firmar convenios de vinculación con instituciones de educación superior para conocer el desempeño académico de los egresados del bachillerato </w:delText>
              </w:r>
            </w:del>
          </w:p>
        </w:tc>
        <w:tc>
          <w:tcPr>
            <w:tcW w:w="0" w:type="auto"/>
          </w:tcPr>
          <w:p w14:paraId="3649DD45" w14:textId="613174AD" w:rsidR="00AF6284" w:rsidRPr="00330F7F" w:rsidDel="002169A1" w:rsidRDefault="00AF6284">
            <w:pPr>
              <w:cnfStyle w:val="000000100000" w:firstRow="0" w:lastRow="0" w:firstColumn="0" w:lastColumn="0" w:oddVBand="0" w:evenVBand="0" w:oddHBand="1" w:evenHBand="0" w:firstRowFirstColumn="0" w:firstRowLastColumn="0" w:lastRowFirstColumn="0" w:lastRowLastColumn="0"/>
              <w:rPr>
                <w:del w:id="1895" w:author="Cuenta Microsoft" w:date="2025-09-30T13:41:00Z"/>
              </w:rPr>
              <w:pPrChange w:id="1896" w:author="Cuenta Microsoft" w:date="2025-09-30T14:16:00Z">
                <w:pPr>
                  <w:jc w:val="center"/>
                  <w:cnfStyle w:val="000000100000" w:firstRow="0" w:lastRow="0" w:firstColumn="0" w:lastColumn="0" w:oddVBand="0" w:evenVBand="0" w:oddHBand="1" w:evenHBand="0" w:firstRowFirstColumn="0" w:firstRowLastColumn="0" w:lastRowFirstColumn="0" w:lastRowLastColumn="0"/>
                </w:pPr>
              </w:pPrChange>
            </w:pPr>
          </w:p>
          <w:p w14:paraId="719846D6" w14:textId="19AE8161" w:rsidR="00AF6284" w:rsidDel="002169A1" w:rsidRDefault="00AF6284">
            <w:pPr>
              <w:cnfStyle w:val="000000100000" w:firstRow="0" w:lastRow="0" w:firstColumn="0" w:lastColumn="0" w:oddVBand="0" w:evenVBand="0" w:oddHBand="1" w:evenHBand="0" w:firstRowFirstColumn="0" w:firstRowLastColumn="0" w:lastRowFirstColumn="0" w:lastRowLastColumn="0"/>
              <w:rPr>
                <w:del w:id="1897" w:author="Cuenta Microsoft" w:date="2025-09-30T13:41:00Z"/>
              </w:rPr>
            </w:pPr>
            <w:del w:id="1898" w:author="Cuenta Microsoft" w:date="2025-09-30T13:41:00Z">
              <w:r w:rsidRPr="00330F7F" w:rsidDel="002169A1">
                <w:delText>Convenios</w:delText>
              </w:r>
            </w:del>
          </w:p>
        </w:tc>
        <w:tc>
          <w:tcPr>
            <w:tcW w:w="0" w:type="auto"/>
          </w:tcPr>
          <w:p w14:paraId="79E27C58" w14:textId="53C3C936" w:rsidR="00AF6284" w:rsidDel="002169A1" w:rsidRDefault="00AF6284">
            <w:pPr>
              <w:cnfStyle w:val="000000100000" w:firstRow="0" w:lastRow="0" w:firstColumn="0" w:lastColumn="0" w:oddVBand="0" w:evenVBand="0" w:oddHBand="1" w:evenHBand="0" w:firstRowFirstColumn="0" w:firstRowLastColumn="0" w:lastRowFirstColumn="0" w:lastRowLastColumn="0"/>
              <w:rPr>
                <w:del w:id="1899" w:author="Cuenta Microsoft" w:date="2025-09-30T13:41:00Z"/>
              </w:rPr>
              <w:pPrChange w:id="1900" w:author="Cuenta Microsoft" w:date="2025-09-30T14:16:00Z">
                <w:pPr>
                  <w:jc w:val="center"/>
                  <w:cnfStyle w:val="000000100000" w:firstRow="0" w:lastRow="0" w:firstColumn="0" w:lastColumn="0" w:oddVBand="0" w:evenVBand="0" w:oddHBand="1" w:evenHBand="0" w:firstRowFirstColumn="0" w:firstRowLastColumn="0" w:lastRowFirstColumn="0" w:lastRowLastColumn="0"/>
                </w:pPr>
              </w:pPrChange>
            </w:pPr>
            <w:commentRangeStart w:id="1901"/>
            <w:commentRangeStart w:id="1902"/>
            <w:commentRangeStart w:id="1903"/>
            <w:del w:id="1904" w:author="Cuenta Microsoft" w:date="2025-09-30T13:41:00Z">
              <w:r w:rsidRPr="00330F7F" w:rsidDel="002169A1">
                <w:delText>Permanente</w:delText>
              </w:r>
              <w:commentRangeEnd w:id="1901"/>
              <w:commentRangeEnd w:id="1903"/>
              <w:r w:rsidRPr="00330F7F" w:rsidDel="002169A1">
                <w:commentReference w:id="1901"/>
              </w:r>
              <w:commentRangeEnd w:id="1902"/>
              <w:r w:rsidRPr="00330F7F" w:rsidDel="002169A1">
                <w:commentReference w:id="1902"/>
              </w:r>
              <w:r w:rsidRPr="00330F7F" w:rsidDel="002169A1">
                <w:commentReference w:id="1903"/>
              </w:r>
            </w:del>
          </w:p>
        </w:tc>
      </w:tr>
      <w:tr w:rsidR="00AF6284" w:rsidDel="002169A1" w14:paraId="571C208C" w14:textId="0D6E92E6" w:rsidTr="002E26AB">
        <w:trPr>
          <w:trHeight w:val="1269"/>
          <w:jc w:val="center"/>
          <w:del w:id="1905" w:author="Cuenta Microsoft" w:date="2025-09-30T13:41:00Z"/>
        </w:trPr>
        <w:tc>
          <w:tcPr>
            <w:cnfStyle w:val="001000000000" w:firstRow="0" w:lastRow="0" w:firstColumn="1" w:lastColumn="0" w:oddVBand="0" w:evenVBand="0" w:oddHBand="0" w:evenHBand="0" w:firstRowFirstColumn="0" w:firstRowLastColumn="0" w:lastRowFirstColumn="0" w:lastRowLastColumn="0"/>
            <w:tcW w:w="5240" w:type="dxa"/>
          </w:tcPr>
          <w:p w14:paraId="7E6C31A1" w14:textId="670ED885" w:rsidR="00AF6284" w:rsidDel="002169A1" w:rsidRDefault="00AF6284">
            <w:pPr>
              <w:rPr>
                <w:del w:id="1906" w:author="Cuenta Microsoft" w:date="2025-09-30T13:41:00Z"/>
              </w:rPr>
            </w:pPr>
            <w:del w:id="1907" w:author="Cuenta Microsoft" w:date="2025-09-30T13:41:00Z">
              <w:r w:rsidDel="002169A1">
                <w:delText>Genera</w:delText>
              </w:r>
              <w:r w:rsidR="00327F4D" w:rsidDel="002169A1">
                <w:delText>r</w:delText>
              </w:r>
              <w:r w:rsidDel="002169A1">
                <w:delText xml:space="preserve"> un directorio de alumnos egresados</w:delText>
              </w:r>
            </w:del>
          </w:p>
        </w:tc>
        <w:tc>
          <w:tcPr>
            <w:tcW w:w="3220" w:type="dxa"/>
          </w:tcPr>
          <w:p w14:paraId="17B8F317" w14:textId="60EF94F8" w:rsidR="00AF6284" w:rsidRPr="00330F7F" w:rsidDel="002169A1" w:rsidRDefault="00AF6284">
            <w:pPr>
              <w:cnfStyle w:val="000000000000" w:firstRow="0" w:lastRow="0" w:firstColumn="0" w:lastColumn="0" w:oddVBand="0" w:evenVBand="0" w:oddHBand="0" w:evenHBand="0" w:firstRowFirstColumn="0" w:firstRowLastColumn="0" w:lastRowFirstColumn="0" w:lastRowLastColumn="0"/>
              <w:rPr>
                <w:del w:id="1908" w:author="Cuenta Microsoft" w:date="2025-09-30T13:41:00Z"/>
              </w:rPr>
            </w:pPr>
            <w:del w:id="1909" w:author="Cuenta Microsoft" w:date="2025-09-30T13:41:00Z">
              <w:r w:rsidDel="002169A1">
                <w:delText>Elaborar un directorio de correos y teléfonos de alumnos que egresan de la institución para tener comunicación con ellos.</w:delText>
              </w:r>
            </w:del>
          </w:p>
        </w:tc>
        <w:tc>
          <w:tcPr>
            <w:tcW w:w="0" w:type="auto"/>
          </w:tcPr>
          <w:p w14:paraId="2D5267BD" w14:textId="55B6393F" w:rsidR="00AF6284" w:rsidRPr="00330F7F" w:rsidDel="002169A1" w:rsidRDefault="00AF6284">
            <w:pPr>
              <w:cnfStyle w:val="000000000000" w:firstRow="0" w:lastRow="0" w:firstColumn="0" w:lastColumn="0" w:oddVBand="0" w:evenVBand="0" w:oddHBand="0" w:evenHBand="0" w:firstRowFirstColumn="0" w:firstRowLastColumn="0" w:lastRowFirstColumn="0" w:lastRowLastColumn="0"/>
              <w:rPr>
                <w:del w:id="1910" w:author="Cuenta Microsoft" w:date="2025-09-30T13:41:00Z"/>
              </w:rPr>
            </w:pPr>
            <w:del w:id="1911" w:author="Cuenta Microsoft" w:date="2025-09-30T13:41:00Z">
              <w:r w:rsidDel="002169A1">
                <w:delText>directorio</w:delText>
              </w:r>
            </w:del>
          </w:p>
        </w:tc>
        <w:tc>
          <w:tcPr>
            <w:tcW w:w="0" w:type="auto"/>
          </w:tcPr>
          <w:p w14:paraId="4D6281D8" w14:textId="1FC96D30" w:rsidR="00AF6284" w:rsidRPr="00330F7F" w:rsidDel="002169A1" w:rsidRDefault="00AF6284">
            <w:pPr>
              <w:cnfStyle w:val="000000000000" w:firstRow="0" w:lastRow="0" w:firstColumn="0" w:lastColumn="0" w:oddVBand="0" w:evenVBand="0" w:oddHBand="0" w:evenHBand="0" w:firstRowFirstColumn="0" w:firstRowLastColumn="0" w:lastRowFirstColumn="0" w:lastRowLastColumn="0"/>
              <w:rPr>
                <w:del w:id="1912" w:author="Cuenta Microsoft" w:date="2025-09-30T13:41:00Z"/>
              </w:rPr>
              <w:pPrChange w:id="1913" w:author="Cuenta Microsoft" w:date="2025-09-30T14:16:00Z">
                <w:pPr>
                  <w:jc w:val="center"/>
                  <w:cnfStyle w:val="000000000000" w:firstRow="0" w:lastRow="0" w:firstColumn="0" w:lastColumn="0" w:oddVBand="0" w:evenVBand="0" w:oddHBand="0" w:evenHBand="0" w:firstRowFirstColumn="0" w:firstRowLastColumn="0" w:lastRowFirstColumn="0" w:lastRowLastColumn="0"/>
                </w:pPr>
              </w:pPrChange>
            </w:pPr>
            <w:del w:id="1914" w:author="Cuenta Microsoft" w:date="2025-09-30T13:41:00Z">
              <w:r w:rsidDel="002169A1">
                <w:delText>Permanente.</w:delText>
              </w:r>
            </w:del>
          </w:p>
        </w:tc>
      </w:tr>
      <w:tr w:rsidR="00AF6284" w:rsidDel="002169A1" w14:paraId="40125BB3" w14:textId="27C43AD2" w:rsidTr="002E26AB">
        <w:trPr>
          <w:cnfStyle w:val="000000100000" w:firstRow="0" w:lastRow="0" w:firstColumn="0" w:lastColumn="0" w:oddVBand="0" w:evenVBand="0" w:oddHBand="1" w:evenHBand="0" w:firstRowFirstColumn="0" w:firstRowLastColumn="0" w:lastRowFirstColumn="0" w:lastRowLastColumn="0"/>
          <w:trHeight w:val="1269"/>
          <w:jc w:val="center"/>
          <w:del w:id="1915" w:author="Cuenta Microsoft" w:date="2025-09-30T13:41:00Z"/>
        </w:trPr>
        <w:tc>
          <w:tcPr>
            <w:cnfStyle w:val="001000000000" w:firstRow="0" w:lastRow="0" w:firstColumn="1" w:lastColumn="0" w:oddVBand="0" w:evenVBand="0" w:oddHBand="0" w:evenHBand="0" w:firstRowFirstColumn="0" w:firstRowLastColumn="0" w:lastRowFirstColumn="0" w:lastRowLastColumn="0"/>
            <w:tcW w:w="5240" w:type="dxa"/>
          </w:tcPr>
          <w:p w14:paraId="5112AEC0" w14:textId="470A39F2" w:rsidR="00AF6284" w:rsidDel="002169A1" w:rsidRDefault="00AF6284">
            <w:pPr>
              <w:rPr>
                <w:del w:id="1916" w:author="Cuenta Microsoft" w:date="2025-09-30T13:41:00Z"/>
              </w:rPr>
            </w:pPr>
            <w:del w:id="1917" w:author="Cuenta Microsoft" w:date="2025-09-30T13:41:00Z">
              <w:r w:rsidDel="002169A1">
                <w:delText>Invitación a alumnos egresados, para compartir experiencias para motivar a los estudiantes.</w:delText>
              </w:r>
            </w:del>
          </w:p>
        </w:tc>
        <w:tc>
          <w:tcPr>
            <w:tcW w:w="3220" w:type="dxa"/>
          </w:tcPr>
          <w:p w14:paraId="54C6E5D9" w14:textId="20038C71" w:rsidR="00AF6284" w:rsidDel="002169A1" w:rsidRDefault="00AF6284">
            <w:pPr>
              <w:cnfStyle w:val="000000100000" w:firstRow="0" w:lastRow="0" w:firstColumn="0" w:lastColumn="0" w:oddVBand="0" w:evenVBand="0" w:oddHBand="1" w:evenHBand="0" w:firstRowFirstColumn="0" w:firstRowLastColumn="0" w:lastRowFirstColumn="0" w:lastRowLastColumn="0"/>
              <w:rPr>
                <w:del w:id="1918" w:author="Cuenta Microsoft" w:date="2025-09-30T13:41:00Z"/>
              </w:rPr>
            </w:pPr>
            <w:del w:id="1919" w:author="Cuenta Microsoft" w:date="2025-09-30T13:41:00Z">
              <w:r w:rsidDel="002169A1">
                <w:delText>Programar conferencias, donde participen alumnos egresados de acuerdo a la necesidad del plantel, que motiven a los alumnos a concluir su bachillerato e iniciar una carrera.</w:delText>
              </w:r>
            </w:del>
          </w:p>
        </w:tc>
        <w:tc>
          <w:tcPr>
            <w:tcW w:w="0" w:type="auto"/>
          </w:tcPr>
          <w:p w14:paraId="6D6C9776" w14:textId="39478FC3" w:rsidR="00AF6284" w:rsidDel="002169A1" w:rsidRDefault="00327F4D">
            <w:pPr>
              <w:cnfStyle w:val="000000100000" w:firstRow="0" w:lastRow="0" w:firstColumn="0" w:lastColumn="0" w:oddVBand="0" w:evenVBand="0" w:oddHBand="1" w:evenHBand="0" w:firstRowFirstColumn="0" w:firstRowLastColumn="0" w:lastRowFirstColumn="0" w:lastRowLastColumn="0"/>
              <w:rPr>
                <w:del w:id="1920" w:author="Cuenta Microsoft" w:date="2025-09-30T13:41:00Z"/>
              </w:rPr>
              <w:pPrChange w:id="1921" w:author="Cuenta Microsoft" w:date="2025-09-30T14:16:00Z">
                <w:pPr>
                  <w:jc w:val="center"/>
                  <w:cnfStyle w:val="000000100000" w:firstRow="0" w:lastRow="0" w:firstColumn="0" w:lastColumn="0" w:oddVBand="0" w:evenVBand="0" w:oddHBand="1" w:evenHBand="0" w:firstRowFirstColumn="0" w:firstRowLastColumn="0" w:lastRowFirstColumn="0" w:lastRowLastColumn="0"/>
                </w:pPr>
              </w:pPrChange>
            </w:pPr>
            <w:del w:id="1922" w:author="Cuenta Microsoft" w:date="2025-09-30T13:41:00Z">
              <w:r w:rsidDel="002169A1">
                <w:delText>Fotografías de</w:delText>
              </w:r>
              <w:r w:rsidR="00AF6284" w:rsidDel="002169A1">
                <w:delText xml:space="preserve"> las conferencias y reconocimiento a los ponentes.</w:delText>
              </w:r>
            </w:del>
          </w:p>
        </w:tc>
        <w:tc>
          <w:tcPr>
            <w:tcW w:w="0" w:type="auto"/>
          </w:tcPr>
          <w:p w14:paraId="79FB7DB4" w14:textId="36D51646" w:rsidR="00AF6284" w:rsidDel="002169A1" w:rsidRDefault="00AF6284">
            <w:pPr>
              <w:cnfStyle w:val="000000100000" w:firstRow="0" w:lastRow="0" w:firstColumn="0" w:lastColumn="0" w:oddVBand="0" w:evenVBand="0" w:oddHBand="1" w:evenHBand="0" w:firstRowFirstColumn="0" w:firstRowLastColumn="0" w:lastRowFirstColumn="0" w:lastRowLastColumn="0"/>
              <w:rPr>
                <w:del w:id="1923" w:author="Cuenta Microsoft" w:date="2025-09-30T13:41:00Z"/>
              </w:rPr>
              <w:pPrChange w:id="1924" w:author="Cuenta Microsoft" w:date="2025-09-30T14:16:00Z">
                <w:pPr>
                  <w:jc w:val="center"/>
                  <w:cnfStyle w:val="000000100000" w:firstRow="0" w:lastRow="0" w:firstColumn="0" w:lastColumn="0" w:oddVBand="0" w:evenVBand="0" w:oddHBand="1" w:evenHBand="0" w:firstRowFirstColumn="0" w:firstRowLastColumn="0" w:lastRowFirstColumn="0" w:lastRowLastColumn="0"/>
                </w:pPr>
              </w:pPrChange>
            </w:pPr>
            <w:del w:id="1925" w:author="Cuenta Microsoft" w:date="2025-09-30T13:41:00Z">
              <w:r w:rsidDel="002169A1">
                <w:delText>Durante el ciclo escolar</w:delText>
              </w:r>
            </w:del>
          </w:p>
        </w:tc>
      </w:tr>
      <w:tr w:rsidR="009013BE" w:rsidDel="002169A1" w14:paraId="3D54692C" w14:textId="0416B3AC" w:rsidTr="00A46889">
        <w:trPr>
          <w:trHeight w:val="579"/>
          <w:jc w:val="center"/>
          <w:del w:id="1926" w:author="Cuenta Microsoft" w:date="2025-09-30T13:41:00Z"/>
        </w:trPr>
        <w:tc>
          <w:tcPr>
            <w:cnfStyle w:val="001000000000" w:firstRow="0" w:lastRow="0" w:firstColumn="1" w:lastColumn="0" w:oddVBand="0" w:evenVBand="0" w:oddHBand="0" w:evenHBand="0" w:firstRowFirstColumn="0" w:firstRowLastColumn="0" w:lastRowFirstColumn="0" w:lastRowLastColumn="0"/>
            <w:tcW w:w="5240" w:type="dxa"/>
          </w:tcPr>
          <w:p w14:paraId="632D5ADA" w14:textId="6A526DA5" w:rsidR="009013BE" w:rsidRPr="00B54B1B" w:rsidDel="002169A1" w:rsidRDefault="009013BE">
            <w:pPr>
              <w:rPr>
                <w:del w:id="1927" w:author="Cuenta Microsoft" w:date="2025-09-30T13:41:00Z"/>
                <w:bCs w:val="0"/>
              </w:rPr>
              <w:pPrChange w:id="1928" w:author="Cuenta Microsoft" w:date="2025-09-30T14:16:00Z">
                <w:pPr>
                  <w:jc w:val="both"/>
                </w:pPr>
              </w:pPrChange>
            </w:pPr>
            <w:del w:id="1929" w:author="Cuenta Microsoft" w:date="2025-09-30T13:41:00Z">
              <w:r w:rsidRPr="00B54B1B" w:rsidDel="002169A1">
                <w:rPr>
                  <w:bCs w:val="0"/>
                </w:rPr>
                <w:delText>Adaptar un espacio para el taller de alimentos.</w:delText>
              </w:r>
            </w:del>
          </w:p>
          <w:p w14:paraId="6AD7A9F6" w14:textId="7745365E" w:rsidR="009013BE" w:rsidDel="002169A1" w:rsidRDefault="009013BE">
            <w:pPr>
              <w:rPr>
                <w:del w:id="1930" w:author="Cuenta Microsoft" w:date="2025-09-30T13:41:00Z"/>
              </w:rPr>
            </w:pPr>
          </w:p>
        </w:tc>
        <w:tc>
          <w:tcPr>
            <w:tcW w:w="3220" w:type="dxa"/>
          </w:tcPr>
          <w:p w14:paraId="3245245D" w14:textId="24893534" w:rsidR="009013BE" w:rsidRPr="001B4FEA" w:rsidDel="002169A1" w:rsidRDefault="009013BE">
            <w:pPr>
              <w:cnfStyle w:val="000000000000" w:firstRow="0" w:lastRow="0" w:firstColumn="0" w:lastColumn="0" w:oddVBand="0" w:evenVBand="0" w:oddHBand="0" w:evenHBand="0" w:firstRowFirstColumn="0" w:firstRowLastColumn="0" w:lastRowFirstColumn="0" w:lastRowLastColumn="0"/>
              <w:rPr>
                <w:del w:id="1931" w:author="Cuenta Microsoft" w:date="2025-09-30T13:41:00Z"/>
              </w:rPr>
            </w:pPr>
            <w:del w:id="1932" w:author="Cuenta Microsoft" w:date="2025-09-30T13:41:00Z">
              <w:r w:rsidRPr="001B4FEA" w:rsidDel="002169A1">
                <w:delText>Solicitar el recurso ante la mesa directiva de padres de familia</w:delText>
              </w:r>
              <w:r w:rsidDel="002169A1">
                <w:delText>.</w:delText>
              </w:r>
            </w:del>
          </w:p>
          <w:p w14:paraId="6EA0408C" w14:textId="3ECAD8FE" w:rsidR="009013BE" w:rsidDel="002169A1" w:rsidRDefault="009013BE">
            <w:pPr>
              <w:cnfStyle w:val="000000000000" w:firstRow="0" w:lastRow="0" w:firstColumn="0" w:lastColumn="0" w:oddVBand="0" w:evenVBand="0" w:oddHBand="0" w:evenHBand="0" w:firstRowFirstColumn="0" w:firstRowLastColumn="0" w:lastRowFirstColumn="0" w:lastRowLastColumn="0"/>
              <w:rPr>
                <w:del w:id="1933" w:author="Cuenta Microsoft" w:date="2025-09-30T13:41:00Z"/>
              </w:rPr>
            </w:pPr>
          </w:p>
        </w:tc>
        <w:tc>
          <w:tcPr>
            <w:tcW w:w="0" w:type="auto"/>
          </w:tcPr>
          <w:p w14:paraId="4929679F" w14:textId="4339E665" w:rsidR="009013BE" w:rsidDel="002169A1" w:rsidRDefault="009013BE">
            <w:pPr>
              <w:cnfStyle w:val="000000000000" w:firstRow="0" w:lastRow="0" w:firstColumn="0" w:lastColumn="0" w:oddVBand="0" w:evenVBand="0" w:oddHBand="0" w:evenHBand="0" w:firstRowFirstColumn="0" w:firstRowLastColumn="0" w:lastRowFirstColumn="0" w:lastRowLastColumn="0"/>
              <w:rPr>
                <w:del w:id="1934" w:author="Cuenta Microsoft" w:date="2025-09-30T13:41:00Z"/>
              </w:rPr>
              <w:pPrChange w:id="1935" w:author="Cuenta Microsoft" w:date="2025-09-30T14:16:00Z">
                <w:pPr>
                  <w:jc w:val="center"/>
                  <w:cnfStyle w:val="000000000000" w:firstRow="0" w:lastRow="0" w:firstColumn="0" w:lastColumn="0" w:oddVBand="0" w:evenVBand="0" w:oddHBand="0" w:evenHBand="0" w:firstRowFirstColumn="0" w:firstRowLastColumn="0" w:lastRowFirstColumn="0" w:lastRowLastColumn="0"/>
                </w:pPr>
              </w:pPrChange>
            </w:pPr>
            <w:del w:id="1936" w:author="Cuenta Microsoft" w:date="2025-09-30T13:41:00Z">
              <w:r w:rsidDel="002169A1">
                <w:delText>Oficio</w:delText>
              </w:r>
            </w:del>
          </w:p>
          <w:p w14:paraId="54792078" w14:textId="1F489C11" w:rsidR="009013BE" w:rsidDel="002169A1" w:rsidRDefault="009013BE">
            <w:pPr>
              <w:cnfStyle w:val="000000000000" w:firstRow="0" w:lastRow="0" w:firstColumn="0" w:lastColumn="0" w:oddVBand="0" w:evenVBand="0" w:oddHBand="0" w:evenHBand="0" w:firstRowFirstColumn="0" w:firstRowLastColumn="0" w:lastRowFirstColumn="0" w:lastRowLastColumn="0"/>
              <w:rPr>
                <w:del w:id="1937" w:author="Cuenta Microsoft" w:date="2025-09-30T13:41:00Z"/>
              </w:rPr>
              <w:pPrChange w:id="1938" w:author="Cuenta Microsoft" w:date="2025-09-30T14:16:00Z">
                <w:pPr>
                  <w:jc w:val="center"/>
                  <w:cnfStyle w:val="000000000000" w:firstRow="0" w:lastRow="0" w:firstColumn="0" w:lastColumn="0" w:oddVBand="0" w:evenVBand="0" w:oddHBand="0" w:evenHBand="0" w:firstRowFirstColumn="0" w:firstRowLastColumn="0" w:lastRowFirstColumn="0" w:lastRowLastColumn="0"/>
                </w:pPr>
              </w:pPrChange>
            </w:pPr>
          </w:p>
          <w:p w14:paraId="14D92749" w14:textId="3F97F6D1" w:rsidR="009013BE" w:rsidDel="002169A1" w:rsidRDefault="009013BE">
            <w:pPr>
              <w:cnfStyle w:val="000000000000" w:firstRow="0" w:lastRow="0" w:firstColumn="0" w:lastColumn="0" w:oddVBand="0" w:evenVBand="0" w:oddHBand="0" w:evenHBand="0" w:firstRowFirstColumn="0" w:firstRowLastColumn="0" w:lastRowFirstColumn="0" w:lastRowLastColumn="0"/>
              <w:rPr>
                <w:del w:id="1939" w:author="Cuenta Microsoft" w:date="2025-09-30T13:41:00Z"/>
              </w:rPr>
              <w:pPrChange w:id="1940" w:author="Cuenta Microsoft" w:date="2025-09-30T14:16:00Z">
                <w:pPr>
                  <w:jc w:val="center"/>
                  <w:cnfStyle w:val="000000000000" w:firstRow="0" w:lastRow="0" w:firstColumn="0" w:lastColumn="0" w:oddVBand="0" w:evenVBand="0" w:oddHBand="0" w:evenHBand="0" w:firstRowFirstColumn="0" w:firstRowLastColumn="0" w:lastRowFirstColumn="0" w:lastRowLastColumn="0"/>
                </w:pPr>
              </w:pPrChange>
            </w:pPr>
          </w:p>
        </w:tc>
        <w:tc>
          <w:tcPr>
            <w:tcW w:w="0" w:type="auto"/>
          </w:tcPr>
          <w:p w14:paraId="042644C1" w14:textId="30AB7FB4" w:rsidR="009013BE" w:rsidDel="002169A1" w:rsidRDefault="009013BE">
            <w:pPr>
              <w:cnfStyle w:val="000000000000" w:firstRow="0" w:lastRow="0" w:firstColumn="0" w:lastColumn="0" w:oddVBand="0" w:evenVBand="0" w:oddHBand="0" w:evenHBand="0" w:firstRowFirstColumn="0" w:firstRowLastColumn="0" w:lastRowFirstColumn="0" w:lastRowLastColumn="0"/>
              <w:rPr>
                <w:del w:id="1941" w:author="Cuenta Microsoft" w:date="2025-09-30T13:41:00Z"/>
              </w:rPr>
              <w:pPrChange w:id="1942" w:author="Cuenta Microsoft" w:date="2025-09-30T14:16:00Z">
                <w:pPr>
                  <w:jc w:val="center"/>
                  <w:cnfStyle w:val="000000000000" w:firstRow="0" w:lastRow="0" w:firstColumn="0" w:lastColumn="0" w:oddVBand="0" w:evenVBand="0" w:oddHBand="0" w:evenHBand="0" w:firstRowFirstColumn="0" w:firstRowLastColumn="0" w:lastRowFirstColumn="0" w:lastRowLastColumn="0"/>
                </w:pPr>
              </w:pPrChange>
            </w:pPr>
            <w:del w:id="1943" w:author="Cuenta Microsoft" w:date="2025-09-30T13:41:00Z">
              <w:r w:rsidDel="002169A1">
                <w:delText xml:space="preserve">Septiembre-octubre </w:delText>
              </w:r>
            </w:del>
          </w:p>
          <w:p w14:paraId="4B285F81" w14:textId="3E4EFC13" w:rsidR="009013BE" w:rsidDel="002169A1" w:rsidRDefault="009013BE">
            <w:pPr>
              <w:cnfStyle w:val="000000000000" w:firstRow="0" w:lastRow="0" w:firstColumn="0" w:lastColumn="0" w:oddVBand="0" w:evenVBand="0" w:oddHBand="0" w:evenHBand="0" w:firstRowFirstColumn="0" w:firstRowLastColumn="0" w:lastRowFirstColumn="0" w:lastRowLastColumn="0"/>
              <w:rPr>
                <w:del w:id="1944" w:author="Cuenta Microsoft" w:date="2025-09-30T13:41:00Z"/>
              </w:rPr>
              <w:pPrChange w:id="1945" w:author="Cuenta Microsoft" w:date="2025-09-30T14:16:00Z">
                <w:pPr>
                  <w:jc w:val="center"/>
                  <w:cnfStyle w:val="000000000000" w:firstRow="0" w:lastRow="0" w:firstColumn="0" w:lastColumn="0" w:oddVBand="0" w:evenVBand="0" w:oddHBand="0" w:evenHBand="0" w:firstRowFirstColumn="0" w:firstRowLastColumn="0" w:lastRowFirstColumn="0" w:lastRowLastColumn="0"/>
                </w:pPr>
              </w:pPrChange>
            </w:pPr>
          </w:p>
          <w:p w14:paraId="69C4C8B3" w14:textId="77293D04" w:rsidR="009013BE" w:rsidDel="002169A1" w:rsidRDefault="009013BE">
            <w:pPr>
              <w:cnfStyle w:val="000000000000" w:firstRow="0" w:lastRow="0" w:firstColumn="0" w:lastColumn="0" w:oddVBand="0" w:evenVBand="0" w:oddHBand="0" w:evenHBand="0" w:firstRowFirstColumn="0" w:firstRowLastColumn="0" w:lastRowFirstColumn="0" w:lastRowLastColumn="0"/>
              <w:rPr>
                <w:del w:id="1946" w:author="Cuenta Microsoft" w:date="2025-09-30T13:41:00Z"/>
              </w:rPr>
              <w:pPrChange w:id="1947" w:author="Cuenta Microsoft" w:date="2025-09-30T14:16:00Z">
                <w:pPr>
                  <w:jc w:val="center"/>
                  <w:cnfStyle w:val="000000000000" w:firstRow="0" w:lastRow="0" w:firstColumn="0" w:lastColumn="0" w:oddVBand="0" w:evenVBand="0" w:oddHBand="0" w:evenHBand="0" w:firstRowFirstColumn="0" w:firstRowLastColumn="0" w:lastRowFirstColumn="0" w:lastRowLastColumn="0"/>
                </w:pPr>
              </w:pPrChange>
            </w:pPr>
          </w:p>
        </w:tc>
      </w:tr>
      <w:tr w:rsidR="00A15C77" w:rsidDel="002169A1" w14:paraId="65B35A1C" w14:textId="05C8E8BC" w:rsidTr="002E26AB">
        <w:trPr>
          <w:cnfStyle w:val="000000100000" w:firstRow="0" w:lastRow="0" w:firstColumn="0" w:lastColumn="0" w:oddVBand="0" w:evenVBand="0" w:oddHBand="1" w:evenHBand="0" w:firstRowFirstColumn="0" w:firstRowLastColumn="0" w:lastRowFirstColumn="0" w:lastRowLastColumn="0"/>
          <w:trHeight w:val="1269"/>
          <w:jc w:val="center"/>
          <w:del w:id="1948" w:author="Cuenta Microsoft" w:date="2025-09-30T13:41:00Z"/>
        </w:trPr>
        <w:tc>
          <w:tcPr>
            <w:cnfStyle w:val="001000000000" w:firstRow="0" w:lastRow="0" w:firstColumn="1" w:lastColumn="0" w:oddVBand="0" w:evenVBand="0" w:oddHBand="0" w:evenHBand="0" w:firstRowFirstColumn="0" w:firstRowLastColumn="0" w:lastRowFirstColumn="0" w:lastRowLastColumn="0"/>
            <w:tcW w:w="5240" w:type="dxa"/>
          </w:tcPr>
          <w:p w14:paraId="43E6622C" w14:textId="35C19085" w:rsidR="00A15C77" w:rsidRPr="00B54B1B" w:rsidDel="002169A1" w:rsidRDefault="00A15C77">
            <w:pPr>
              <w:rPr>
                <w:del w:id="1949" w:author="Cuenta Microsoft" w:date="2025-09-30T13:41:00Z"/>
              </w:rPr>
            </w:pPr>
            <w:del w:id="1950" w:author="Cuenta Microsoft" w:date="2025-09-30T13:41:00Z">
              <w:r w:rsidRPr="00B54B1B" w:rsidDel="002169A1">
                <w:delText>Mantenimiento a los climas y ventiladores</w:delText>
              </w:r>
            </w:del>
          </w:p>
        </w:tc>
        <w:tc>
          <w:tcPr>
            <w:tcW w:w="3220" w:type="dxa"/>
          </w:tcPr>
          <w:p w14:paraId="78511BDB" w14:textId="26DAF066" w:rsidR="00A15C77" w:rsidDel="002169A1" w:rsidRDefault="00A15C77">
            <w:pPr>
              <w:cnfStyle w:val="000000100000" w:firstRow="0" w:lastRow="0" w:firstColumn="0" w:lastColumn="0" w:oddVBand="0" w:evenVBand="0" w:oddHBand="1" w:evenHBand="0" w:firstRowFirstColumn="0" w:firstRowLastColumn="0" w:lastRowFirstColumn="0" w:lastRowLastColumn="0"/>
              <w:rPr>
                <w:del w:id="1951" w:author="Cuenta Microsoft" w:date="2025-09-30T13:41:00Z"/>
              </w:rPr>
            </w:pPr>
            <w:del w:id="1952" w:author="Cuenta Microsoft" w:date="2025-09-30T13:41:00Z">
              <w:r w:rsidRPr="009013BE" w:rsidDel="002169A1">
                <w:delText>Solicitar a la Asociación de padres de familia el mantenimiento de ventiladores y climas.</w:delText>
              </w:r>
            </w:del>
          </w:p>
        </w:tc>
        <w:tc>
          <w:tcPr>
            <w:tcW w:w="0" w:type="auto"/>
          </w:tcPr>
          <w:p w14:paraId="5AA693A6" w14:textId="55F75375" w:rsidR="00A15C77" w:rsidDel="002169A1" w:rsidRDefault="00A15C77">
            <w:pPr>
              <w:cnfStyle w:val="000000100000" w:firstRow="0" w:lastRow="0" w:firstColumn="0" w:lastColumn="0" w:oddVBand="0" w:evenVBand="0" w:oddHBand="1" w:evenHBand="0" w:firstRowFirstColumn="0" w:firstRowLastColumn="0" w:lastRowFirstColumn="0" w:lastRowLastColumn="0"/>
              <w:rPr>
                <w:del w:id="1953" w:author="Cuenta Microsoft" w:date="2025-09-30T13:41:00Z"/>
              </w:rPr>
              <w:pPrChange w:id="1954" w:author="Cuenta Microsoft" w:date="2025-09-30T14:16:00Z">
                <w:pPr>
                  <w:jc w:val="center"/>
                  <w:cnfStyle w:val="000000100000" w:firstRow="0" w:lastRow="0" w:firstColumn="0" w:lastColumn="0" w:oddVBand="0" w:evenVBand="0" w:oddHBand="1" w:evenHBand="0" w:firstRowFirstColumn="0" w:firstRowLastColumn="0" w:lastRowFirstColumn="0" w:lastRowLastColumn="0"/>
                </w:pPr>
              </w:pPrChange>
            </w:pPr>
            <w:del w:id="1955" w:author="Cuenta Microsoft" w:date="2025-09-30T13:41:00Z">
              <w:r w:rsidRPr="009013BE" w:rsidDel="002169A1">
                <w:delText>recibos de pago, fotografías.</w:delText>
              </w:r>
            </w:del>
          </w:p>
        </w:tc>
        <w:tc>
          <w:tcPr>
            <w:tcW w:w="0" w:type="auto"/>
          </w:tcPr>
          <w:p w14:paraId="437B2125" w14:textId="6EB08AC7" w:rsidR="00A15C77" w:rsidDel="002169A1" w:rsidRDefault="00A15C77">
            <w:pPr>
              <w:cnfStyle w:val="000000100000" w:firstRow="0" w:lastRow="0" w:firstColumn="0" w:lastColumn="0" w:oddVBand="0" w:evenVBand="0" w:oddHBand="1" w:evenHBand="0" w:firstRowFirstColumn="0" w:firstRowLastColumn="0" w:lastRowFirstColumn="0" w:lastRowLastColumn="0"/>
              <w:rPr>
                <w:del w:id="1956" w:author="Cuenta Microsoft" w:date="2025-09-30T13:41:00Z"/>
              </w:rPr>
              <w:pPrChange w:id="1957" w:author="Cuenta Microsoft" w:date="2025-09-30T14:16:00Z">
                <w:pPr>
                  <w:jc w:val="center"/>
                  <w:cnfStyle w:val="000000100000" w:firstRow="0" w:lastRow="0" w:firstColumn="0" w:lastColumn="0" w:oddVBand="0" w:evenVBand="0" w:oddHBand="1" w:evenHBand="0" w:firstRowFirstColumn="0" w:firstRowLastColumn="0" w:lastRowFirstColumn="0" w:lastRowLastColumn="0"/>
                </w:pPr>
              </w:pPrChange>
            </w:pPr>
            <w:del w:id="1958" w:author="Cuenta Microsoft" w:date="2025-09-30T13:41:00Z">
              <w:r w:rsidRPr="009013BE" w:rsidDel="002169A1">
                <w:delText>Septiembre/202</w:delText>
              </w:r>
            </w:del>
            <w:ins w:id="1959" w:author="BACHILLERATO GENERAL ALFONSO DE LA MADRID VIDAURRETA" w:date="2025-09-18T23:14:00Z">
              <w:del w:id="1960" w:author="Cuenta Microsoft" w:date="2025-09-30T13:41:00Z">
                <w:r w:rsidR="00AF357E" w:rsidDel="002169A1">
                  <w:delText>5</w:delText>
                </w:r>
              </w:del>
            </w:ins>
            <w:del w:id="1961" w:author="Cuenta Microsoft" w:date="2025-09-30T13:41:00Z">
              <w:r w:rsidR="009B1CD0" w:rsidDel="002169A1">
                <w:delText>4</w:delText>
              </w:r>
            </w:del>
          </w:p>
        </w:tc>
      </w:tr>
      <w:tr w:rsidR="00A15C77" w:rsidDel="002169A1" w14:paraId="1C46290D" w14:textId="469B41CE" w:rsidTr="00327F4D">
        <w:trPr>
          <w:trHeight w:val="968"/>
          <w:jc w:val="center"/>
          <w:del w:id="1962" w:author="Cuenta Microsoft" w:date="2025-09-30T13:41:00Z"/>
        </w:trPr>
        <w:tc>
          <w:tcPr>
            <w:cnfStyle w:val="001000000000" w:firstRow="0" w:lastRow="0" w:firstColumn="1" w:lastColumn="0" w:oddVBand="0" w:evenVBand="0" w:oddHBand="0" w:evenHBand="0" w:firstRowFirstColumn="0" w:firstRowLastColumn="0" w:lastRowFirstColumn="0" w:lastRowLastColumn="0"/>
            <w:tcW w:w="5240" w:type="dxa"/>
          </w:tcPr>
          <w:p w14:paraId="1BDB80F5" w14:textId="01B61680" w:rsidR="00A15C77" w:rsidRPr="009B1CD0" w:rsidDel="002169A1" w:rsidRDefault="00A15C77">
            <w:pPr>
              <w:rPr>
                <w:del w:id="1963" w:author="Cuenta Microsoft" w:date="2025-09-30T13:41:00Z"/>
              </w:rPr>
            </w:pPr>
            <w:del w:id="1964" w:author="Cuenta Microsoft" w:date="2025-09-30T13:41:00Z">
              <w:r w:rsidRPr="009B1CD0" w:rsidDel="002169A1">
                <w:delText xml:space="preserve">Mantenimiento del edificio escolar. </w:delText>
              </w:r>
            </w:del>
          </w:p>
          <w:p w14:paraId="02005503" w14:textId="4189DE07" w:rsidR="00A15C77" w:rsidDel="002169A1" w:rsidRDefault="00A15C77">
            <w:pPr>
              <w:rPr>
                <w:del w:id="1965" w:author="Cuenta Microsoft" w:date="2025-09-30T13:41:00Z"/>
              </w:rPr>
            </w:pPr>
          </w:p>
        </w:tc>
        <w:tc>
          <w:tcPr>
            <w:tcW w:w="3220" w:type="dxa"/>
          </w:tcPr>
          <w:p w14:paraId="61CA102E" w14:textId="559A3E82" w:rsidR="00A15C77" w:rsidDel="002169A1" w:rsidRDefault="00A15C77">
            <w:pPr>
              <w:cnfStyle w:val="000000000000" w:firstRow="0" w:lastRow="0" w:firstColumn="0" w:lastColumn="0" w:oddVBand="0" w:evenVBand="0" w:oddHBand="0" w:evenHBand="0" w:firstRowFirstColumn="0" w:firstRowLastColumn="0" w:lastRowFirstColumn="0" w:lastRowLastColumn="0"/>
              <w:rPr>
                <w:del w:id="1966" w:author="Cuenta Microsoft" w:date="2025-09-30T13:41:00Z"/>
              </w:rPr>
            </w:pPr>
            <w:del w:id="1967" w:author="Cuenta Microsoft" w:date="2025-09-30T13:41:00Z">
              <w:r w:rsidRPr="009013BE" w:rsidDel="002169A1">
                <w:delText>Pintura e impermeabilización del plantel</w:delText>
              </w:r>
              <w:r w:rsidR="00327F4D" w:rsidDel="002169A1">
                <w:delText>.</w:delText>
              </w:r>
            </w:del>
          </w:p>
        </w:tc>
        <w:tc>
          <w:tcPr>
            <w:tcW w:w="0" w:type="auto"/>
          </w:tcPr>
          <w:p w14:paraId="424F5832" w14:textId="1A894A22" w:rsidR="00A15C77" w:rsidRPr="009013BE" w:rsidDel="002169A1" w:rsidRDefault="00A15C77">
            <w:pPr>
              <w:cnfStyle w:val="000000000000" w:firstRow="0" w:lastRow="0" w:firstColumn="0" w:lastColumn="0" w:oddVBand="0" w:evenVBand="0" w:oddHBand="0" w:evenHBand="0" w:firstRowFirstColumn="0" w:firstRowLastColumn="0" w:lastRowFirstColumn="0" w:lastRowLastColumn="0"/>
              <w:rPr>
                <w:del w:id="1968" w:author="Cuenta Microsoft" w:date="2025-09-30T13:41:00Z"/>
              </w:rPr>
            </w:pPr>
            <w:del w:id="1969" w:author="Cuenta Microsoft" w:date="2025-09-30T13:41:00Z">
              <w:r w:rsidRPr="009013BE" w:rsidDel="002169A1">
                <w:delText>Notas de remisión</w:delText>
              </w:r>
            </w:del>
          </w:p>
          <w:p w14:paraId="78F74ECD" w14:textId="00685F32" w:rsidR="00A15C77" w:rsidRPr="009013BE" w:rsidDel="002169A1" w:rsidRDefault="00A15C77">
            <w:pPr>
              <w:cnfStyle w:val="000000000000" w:firstRow="0" w:lastRow="0" w:firstColumn="0" w:lastColumn="0" w:oddVBand="0" w:evenVBand="0" w:oddHBand="0" w:evenHBand="0" w:firstRowFirstColumn="0" w:firstRowLastColumn="0" w:lastRowFirstColumn="0" w:lastRowLastColumn="0"/>
              <w:rPr>
                <w:del w:id="1970" w:author="Cuenta Microsoft" w:date="2025-09-30T13:41:00Z"/>
              </w:rPr>
            </w:pPr>
            <w:del w:id="1971" w:author="Cuenta Microsoft" w:date="2025-09-30T13:41:00Z">
              <w:r w:rsidRPr="009013BE" w:rsidDel="002169A1">
                <w:delText>Recibos de pago.</w:delText>
              </w:r>
            </w:del>
          </w:p>
          <w:p w14:paraId="42970A1B" w14:textId="3024BCC8" w:rsidR="00A15C77" w:rsidRPr="009013BE" w:rsidDel="002169A1" w:rsidRDefault="00A15C77">
            <w:pPr>
              <w:cnfStyle w:val="000000000000" w:firstRow="0" w:lastRow="0" w:firstColumn="0" w:lastColumn="0" w:oddVBand="0" w:evenVBand="0" w:oddHBand="0" w:evenHBand="0" w:firstRowFirstColumn="0" w:firstRowLastColumn="0" w:lastRowFirstColumn="0" w:lastRowLastColumn="0"/>
              <w:rPr>
                <w:del w:id="1972" w:author="Cuenta Microsoft" w:date="2025-09-30T13:41:00Z"/>
              </w:rPr>
            </w:pPr>
            <w:del w:id="1973" w:author="Cuenta Microsoft" w:date="2025-09-30T13:41:00Z">
              <w:r w:rsidRPr="009013BE" w:rsidDel="002169A1">
                <w:delText>Fotografías.</w:delText>
              </w:r>
            </w:del>
          </w:p>
          <w:p w14:paraId="1FDBA87B" w14:textId="0C6B0E8A" w:rsidR="00A15C77" w:rsidDel="002169A1" w:rsidRDefault="00A15C77">
            <w:pPr>
              <w:cnfStyle w:val="000000000000" w:firstRow="0" w:lastRow="0" w:firstColumn="0" w:lastColumn="0" w:oddVBand="0" w:evenVBand="0" w:oddHBand="0" w:evenHBand="0" w:firstRowFirstColumn="0" w:firstRowLastColumn="0" w:lastRowFirstColumn="0" w:lastRowLastColumn="0"/>
              <w:rPr>
                <w:del w:id="1974" w:author="Cuenta Microsoft" w:date="2025-09-30T13:41:00Z"/>
              </w:rPr>
              <w:pPrChange w:id="1975" w:author="Cuenta Microsoft" w:date="2025-09-30T14:16:00Z">
                <w:pPr>
                  <w:jc w:val="center"/>
                  <w:cnfStyle w:val="000000000000" w:firstRow="0" w:lastRow="0" w:firstColumn="0" w:lastColumn="0" w:oddVBand="0" w:evenVBand="0" w:oddHBand="0" w:evenHBand="0" w:firstRowFirstColumn="0" w:firstRowLastColumn="0" w:lastRowFirstColumn="0" w:lastRowLastColumn="0"/>
                </w:pPr>
              </w:pPrChange>
            </w:pPr>
          </w:p>
        </w:tc>
        <w:tc>
          <w:tcPr>
            <w:tcW w:w="0" w:type="auto"/>
          </w:tcPr>
          <w:p w14:paraId="48DB3327" w14:textId="509A32CA" w:rsidR="00A15C77" w:rsidDel="002169A1" w:rsidRDefault="00A15C77">
            <w:pPr>
              <w:cnfStyle w:val="000000000000" w:firstRow="0" w:lastRow="0" w:firstColumn="0" w:lastColumn="0" w:oddVBand="0" w:evenVBand="0" w:oddHBand="0" w:evenHBand="0" w:firstRowFirstColumn="0" w:firstRowLastColumn="0" w:lastRowFirstColumn="0" w:lastRowLastColumn="0"/>
              <w:rPr>
                <w:del w:id="1976" w:author="Cuenta Microsoft" w:date="2025-09-30T13:41:00Z"/>
              </w:rPr>
              <w:pPrChange w:id="1977" w:author="Cuenta Microsoft" w:date="2025-09-30T14:16:00Z">
                <w:pPr>
                  <w:jc w:val="center"/>
                  <w:cnfStyle w:val="000000000000" w:firstRow="0" w:lastRow="0" w:firstColumn="0" w:lastColumn="0" w:oddVBand="0" w:evenVBand="0" w:oddHBand="0" w:evenHBand="0" w:firstRowFirstColumn="0" w:firstRowLastColumn="0" w:lastRowFirstColumn="0" w:lastRowLastColumn="0"/>
                </w:pPr>
              </w:pPrChange>
            </w:pPr>
            <w:del w:id="1978" w:author="Cuenta Microsoft" w:date="2025-09-30T13:41:00Z">
              <w:r w:rsidRPr="009013BE" w:rsidDel="002169A1">
                <w:delText>Noviembre-diciembre/202</w:delText>
              </w:r>
            </w:del>
            <w:ins w:id="1979" w:author="BACHILLERATO GENERAL ALFONSO DE LA MADRID VIDAURRETA" w:date="2025-09-18T23:14:00Z">
              <w:del w:id="1980" w:author="Cuenta Microsoft" w:date="2025-09-30T13:41:00Z">
                <w:r w:rsidR="00AF357E" w:rsidDel="002169A1">
                  <w:delText>5</w:delText>
                </w:r>
              </w:del>
            </w:ins>
            <w:del w:id="1981" w:author="Cuenta Microsoft" w:date="2025-09-30T13:41:00Z">
              <w:r w:rsidR="009B1CD0" w:rsidDel="002169A1">
                <w:delText>4</w:delText>
              </w:r>
            </w:del>
          </w:p>
        </w:tc>
      </w:tr>
      <w:tr w:rsidR="00A15C77" w:rsidDel="002169A1" w14:paraId="61E0BA3B" w14:textId="3E5A086E" w:rsidTr="002E26AB">
        <w:trPr>
          <w:cnfStyle w:val="000000100000" w:firstRow="0" w:lastRow="0" w:firstColumn="0" w:lastColumn="0" w:oddVBand="0" w:evenVBand="0" w:oddHBand="1" w:evenHBand="0" w:firstRowFirstColumn="0" w:firstRowLastColumn="0" w:lastRowFirstColumn="0" w:lastRowLastColumn="0"/>
          <w:trHeight w:val="1269"/>
          <w:jc w:val="center"/>
          <w:del w:id="1982" w:author="Cuenta Microsoft" w:date="2025-09-30T13:41:00Z"/>
        </w:trPr>
        <w:tc>
          <w:tcPr>
            <w:cnfStyle w:val="001000000000" w:firstRow="0" w:lastRow="0" w:firstColumn="1" w:lastColumn="0" w:oddVBand="0" w:evenVBand="0" w:oddHBand="0" w:evenHBand="0" w:firstRowFirstColumn="0" w:firstRowLastColumn="0" w:lastRowFirstColumn="0" w:lastRowLastColumn="0"/>
            <w:tcW w:w="5240" w:type="dxa"/>
          </w:tcPr>
          <w:p w14:paraId="3196501E" w14:textId="041C2C75" w:rsidR="00A15C77" w:rsidRPr="009B1CD0" w:rsidDel="002169A1" w:rsidRDefault="00A15C77">
            <w:pPr>
              <w:rPr>
                <w:del w:id="1983" w:author="Cuenta Microsoft" w:date="2025-09-30T13:41:00Z"/>
                <w:bCs w:val="0"/>
              </w:rPr>
            </w:pPr>
            <w:del w:id="1984" w:author="Cuenta Microsoft" w:date="2025-09-30T13:41:00Z">
              <w:r w:rsidRPr="009B1CD0" w:rsidDel="002169A1">
                <w:rPr>
                  <w:bCs w:val="0"/>
                </w:rPr>
                <w:delText xml:space="preserve">Elaborar el Programa para </w:delText>
              </w:r>
            </w:del>
          </w:p>
          <w:p w14:paraId="6E8C6464" w14:textId="4AFDBBB4" w:rsidR="00A15C77" w:rsidRPr="009B1CD0" w:rsidDel="002169A1" w:rsidRDefault="00A15C77">
            <w:pPr>
              <w:rPr>
                <w:del w:id="1985" w:author="Cuenta Microsoft" w:date="2025-09-30T13:41:00Z"/>
                <w:bCs w:val="0"/>
              </w:rPr>
            </w:pPr>
            <w:del w:id="1986" w:author="Cuenta Microsoft" w:date="2025-09-30T13:41:00Z">
              <w:r w:rsidRPr="009B1CD0" w:rsidDel="002169A1">
                <w:rPr>
                  <w:bCs w:val="0"/>
                </w:rPr>
                <w:delText>Mantenimiento de computadoras y</w:delText>
              </w:r>
            </w:del>
          </w:p>
          <w:p w14:paraId="16BBAB4D" w14:textId="46B5E6B2" w:rsidR="00A15C77" w:rsidDel="002169A1" w:rsidRDefault="00A15C77">
            <w:pPr>
              <w:rPr>
                <w:del w:id="1987" w:author="Cuenta Microsoft" w:date="2025-09-30T13:41:00Z"/>
              </w:rPr>
            </w:pPr>
            <w:del w:id="1988" w:author="Cuenta Microsoft" w:date="2025-09-30T13:41:00Z">
              <w:r w:rsidRPr="009B1CD0" w:rsidDel="002169A1">
                <w:rPr>
                  <w:bCs w:val="0"/>
                </w:rPr>
                <w:delText>de todo el plantel</w:delText>
              </w:r>
              <w:r w:rsidR="00A46889" w:rsidDel="002169A1">
                <w:rPr>
                  <w:bCs w:val="0"/>
                </w:rPr>
                <w:delText>.</w:delText>
              </w:r>
            </w:del>
          </w:p>
        </w:tc>
        <w:tc>
          <w:tcPr>
            <w:tcW w:w="3220" w:type="dxa"/>
          </w:tcPr>
          <w:p w14:paraId="38A77733" w14:textId="0742FF0B" w:rsidR="00A15C77" w:rsidDel="002169A1" w:rsidRDefault="00A46889">
            <w:pPr>
              <w:cnfStyle w:val="000000100000" w:firstRow="0" w:lastRow="0" w:firstColumn="0" w:lastColumn="0" w:oddVBand="0" w:evenVBand="0" w:oddHBand="1" w:evenHBand="0" w:firstRowFirstColumn="0" w:firstRowLastColumn="0" w:lastRowFirstColumn="0" w:lastRowLastColumn="0"/>
              <w:rPr>
                <w:del w:id="1989" w:author="Cuenta Microsoft" w:date="2025-09-30T13:41:00Z"/>
              </w:rPr>
            </w:pPr>
            <w:del w:id="1990" w:author="Cuenta Microsoft" w:date="2025-09-30T13:41:00Z">
              <w:r w:rsidDel="002169A1">
                <w:delText xml:space="preserve">Reunión con el </w:delText>
              </w:r>
              <w:r w:rsidR="00A15C77" w:rsidDel="002169A1">
                <w:delText>comité de padres De familia solicitando su apoyo.</w:delText>
              </w:r>
            </w:del>
          </w:p>
        </w:tc>
        <w:tc>
          <w:tcPr>
            <w:tcW w:w="0" w:type="auto"/>
          </w:tcPr>
          <w:p w14:paraId="213BC389" w14:textId="7E3FBEE8" w:rsidR="00A15C77" w:rsidDel="002169A1" w:rsidRDefault="00A15C77">
            <w:pPr>
              <w:cnfStyle w:val="000000100000" w:firstRow="0" w:lastRow="0" w:firstColumn="0" w:lastColumn="0" w:oddVBand="0" w:evenVBand="0" w:oddHBand="1" w:evenHBand="0" w:firstRowFirstColumn="0" w:firstRowLastColumn="0" w:lastRowFirstColumn="0" w:lastRowLastColumn="0"/>
              <w:rPr>
                <w:del w:id="1991" w:author="Cuenta Microsoft" w:date="2025-09-30T13:41:00Z"/>
              </w:rPr>
              <w:pPrChange w:id="1992" w:author="Cuenta Microsoft" w:date="2025-09-30T14:16:00Z">
                <w:pPr>
                  <w:jc w:val="center"/>
                  <w:cnfStyle w:val="000000100000" w:firstRow="0" w:lastRow="0" w:firstColumn="0" w:lastColumn="0" w:oddVBand="0" w:evenVBand="0" w:oddHBand="1" w:evenHBand="0" w:firstRowFirstColumn="0" w:firstRowLastColumn="0" w:lastRowFirstColumn="0" w:lastRowLastColumn="0"/>
                </w:pPr>
              </w:pPrChange>
            </w:pPr>
            <w:del w:id="1993" w:author="Cuenta Microsoft" w:date="2025-09-30T13:41:00Z">
              <w:r w:rsidDel="002169A1">
                <w:delText xml:space="preserve">Oficio </w:delText>
              </w:r>
            </w:del>
          </w:p>
          <w:p w14:paraId="0B94AB49" w14:textId="02CCF56B" w:rsidR="00A15C77" w:rsidDel="002169A1" w:rsidRDefault="00A15C77">
            <w:pPr>
              <w:cnfStyle w:val="000000100000" w:firstRow="0" w:lastRow="0" w:firstColumn="0" w:lastColumn="0" w:oddVBand="0" w:evenVBand="0" w:oddHBand="1" w:evenHBand="0" w:firstRowFirstColumn="0" w:firstRowLastColumn="0" w:lastRowFirstColumn="0" w:lastRowLastColumn="0"/>
              <w:rPr>
                <w:del w:id="1994" w:author="Cuenta Microsoft" w:date="2025-09-30T13:41:00Z"/>
              </w:rPr>
              <w:pPrChange w:id="1995" w:author="Cuenta Microsoft" w:date="2025-09-30T14:16:00Z">
                <w:pPr>
                  <w:jc w:val="center"/>
                  <w:cnfStyle w:val="000000100000" w:firstRow="0" w:lastRow="0" w:firstColumn="0" w:lastColumn="0" w:oddVBand="0" w:evenVBand="0" w:oddHBand="1" w:evenHBand="0" w:firstRowFirstColumn="0" w:firstRowLastColumn="0" w:lastRowFirstColumn="0" w:lastRowLastColumn="0"/>
                </w:pPr>
              </w:pPrChange>
            </w:pPr>
            <w:del w:id="1996" w:author="Cuenta Microsoft" w:date="2025-09-30T13:41:00Z">
              <w:r w:rsidDel="002169A1">
                <w:delText>Fotografías</w:delText>
              </w:r>
            </w:del>
          </w:p>
        </w:tc>
        <w:tc>
          <w:tcPr>
            <w:tcW w:w="0" w:type="auto"/>
          </w:tcPr>
          <w:p w14:paraId="617BB522" w14:textId="05F26003" w:rsidR="00A15C77" w:rsidDel="002169A1" w:rsidRDefault="00A15C77">
            <w:pPr>
              <w:cnfStyle w:val="000000100000" w:firstRow="0" w:lastRow="0" w:firstColumn="0" w:lastColumn="0" w:oddVBand="0" w:evenVBand="0" w:oddHBand="1" w:evenHBand="0" w:firstRowFirstColumn="0" w:firstRowLastColumn="0" w:lastRowFirstColumn="0" w:lastRowLastColumn="0"/>
              <w:rPr>
                <w:del w:id="1997" w:author="Cuenta Microsoft" w:date="2025-09-30T13:41:00Z"/>
              </w:rPr>
              <w:pPrChange w:id="1998" w:author="Cuenta Microsoft" w:date="2025-09-30T14:16:00Z">
                <w:pPr>
                  <w:jc w:val="center"/>
                  <w:cnfStyle w:val="000000100000" w:firstRow="0" w:lastRow="0" w:firstColumn="0" w:lastColumn="0" w:oddVBand="0" w:evenVBand="0" w:oddHBand="1" w:evenHBand="0" w:firstRowFirstColumn="0" w:firstRowLastColumn="0" w:lastRowFirstColumn="0" w:lastRowLastColumn="0"/>
                </w:pPr>
              </w:pPrChange>
            </w:pPr>
            <w:del w:id="1999" w:author="Cuenta Microsoft" w:date="2025-09-30T13:41:00Z">
              <w:r w:rsidDel="002169A1">
                <w:delText>Cuando sea necesario</w:delText>
              </w:r>
            </w:del>
          </w:p>
        </w:tc>
      </w:tr>
      <w:tr w:rsidR="00A15C77" w:rsidDel="002169A1" w14:paraId="7EF63963" w14:textId="1752156C" w:rsidTr="002E26AB">
        <w:trPr>
          <w:trHeight w:val="1269"/>
          <w:jc w:val="center"/>
          <w:del w:id="2000" w:author="Cuenta Microsoft" w:date="2025-09-30T13:41:00Z"/>
        </w:trPr>
        <w:tc>
          <w:tcPr>
            <w:cnfStyle w:val="001000000000" w:firstRow="0" w:lastRow="0" w:firstColumn="1" w:lastColumn="0" w:oddVBand="0" w:evenVBand="0" w:oddHBand="0" w:evenHBand="0" w:firstRowFirstColumn="0" w:firstRowLastColumn="0" w:lastRowFirstColumn="0" w:lastRowLastColumn="0"/>
            <w:tcW w:w="5240" w:type="dxa"/>
          </w:tcPr>
          <w:p w14:paraId="208288C9" w14:textId="33A34BC3" w:rsidR="00A15C77" w:rsidRPr="009B1CD0" w:rsidDel="002169A1" w:rsidRDefault="00A15C77">
            <w:pPr>
              <w:rPr>
                <w:del w:id="2001" w:author="Cuenta Microsoft" w:date="2025-09-30T13:41:00Z"/>
                <w:bCs w:val="0"/>
              </w:rPr>
            </w:pPr>
            <w:del w:id="2002" w:author="Cuenta Microsoft" w:date="2025-09-30T13:41:00Z">
              <w:r w:rsidRPr="009B1CD0" w:rsidDel="002169A1">
                <w:rPr>
                  <w:bCs w:val="0"/>
                </w:rPr>
                <w:delText>Mantenimiento.</w:delText>
              </w:r>
            </w:del>
          </w:p>
        </w:tc>
        <w:tc>
          <w:tcPr>
            <w:tcW w:w="3220" w:type="dxa"/>
          </w:tcPr>
          <w:p w14:paraId="4AC6588B" w14:textId="45C1BC9E" w:rsidR="00A15C77" w:rsidDel="002169A1" w:rsidRDefault="00A15C77">
            <w:pPr>
              <w:cnfStyle w:val="000000000000" w:firstRow="0" w:lastRow="0" w:firstColumn="0" w:lastColumn="0" w:oddVBand="0" w:evenVBand="0" w:oddHBand="0" w:evenHBand="0" w:firstRowFirstColumn="0" w:firstRowLastColumn="0" w:lastRowFirstColumn="0" w:lastRowLastColumn="0"/>
              <w:rPr>
                <w:del w:id="2003" w:author="Cuenta Microsoft" w:date="2025-09-30T13:41:00Z"/>
              </w:rPr>
            </w:pPr>
            <w:del w:id="2004" w:author="Cuenta Microsoft" w:date="2025-09-30T13:41:00Z">
              <w:r w:rsidDel="002169A1">
                <w:delText>Establecer acciones de mantenimiento para el plantel</w:delText>
              </w:r>
            </w:del>
          </w:p>
        </w:tc>
        <w:tc>
          <w:tcPr>
            <w:tcW w:w="0" w:type="auto"/>
          </w:tcPr>
          <w:p w14:paraId="363F97F3" w14:textId="73C0C32B" w:rsidR="00A15C77" w:rsidDel="002169A1" w:rsidRDefault="00A15C77">
            <w:pPr>
              <w:cnfStyle w:val="000000000000" w:firstRow="0" w:lastRow="0" w:firstColumn="0" w:lastColumn="0" w:oddVBand="0" w:evenVBand="0" w:oddHBand="0" w:evenHBand="0" w:firstRowFirstColumn="0" w:firstRowLastColumn="0" w:lastRowFirstColumn="0" w:lastRowLastColumn="0"/>
              <w:rPr>
                <w:del w:id="2005" w:author="Cuenta Microsoft" w:date="2025-09-30T13:41:00Z"/>
              </w:rPr>
              <w:pPrChange w:id="2006" w:author="Cuenta Microsoft" w:date="2025-09-30T14:16:00Z">
                <w:pPr>
                  <w:jc w:val="center"/>
                  <w:cnfStyle w:val="000000000000" w:firstRow="0" w:lastRow="0" w:firstColumn="0" w:lastColumn="0" w:oddVBand="0" w:evenVBand="0" w:oddHBand="0" w:evenHBand="0" w:firstRowFirstColumn="0" w:firstRowLastColumn="0" w:lastRowFirstColumn="0" w:lastRowLastColumn="0"/>
                </w:pPr>
              </w:pPrChange>
            </w:pPr>
            <w:del w:id="2007" w:author="Cuenta Microsoft" w:date="2025-09-30T13:41:00Z">
              <w:r w:rsidDel="002169A1">
                <w:delText>Acuerdos</w:delText>
              </w:r>
            </w:del>
          </w:p>
        </w:tc>
        <w:tc>
          <w:tcPr>
            <w:tcW w:w="0" w:type="auto"/>
          </w:tcPr>
          <w:p w14:paraId="40B51BBF" w14:textId="7F05A9DA" w:rsidR="00A15C77" w:rsidDel="002169A1" w:rsidRDefault="00A15C77">
            <w:pPr>
              <w:cnfStyle w:val="000000000000" w:firstRow="0" w:lastRow="0" w:firstColumn="0" w:lastColumn="0" w:oddVBand="0" w:evenVBand="0" w:oddHBand="0" w:evenHBand="0" w:firstRowFirstColumn="0" w:firstRowLastColumn="0" w:lastRowFirstColumn="0" w:lastRowLastColumn="0"/>
              <w:rPr>
                <w:del w:id="2008" w:author="Cuenta Microsoft" w:date="2025-09-30T13:41:00Z"/>
              </w:rPr>
              <w:pPrChange w:id="2009" w:author="Cuenta Microsoft" w:date="2025-09-30T14:16:00Z">
                <w:pPr>
                  <w:jc w:val="center"/>
                  <w:cnfStyle w:val="000000000000" w:firstRow="0" w:lastRow="0" w:firstColumn="0" w:lastColumn="0" w:oddVBand="0" w:evenVBand="0" w:oddHBand="0" w:evenHBand="0" w:firstRowFirstColumn="0" w:firstRowLastColumn="0" w:lastRowFirstColumn="0" w:lastRowLastColumn="0"/>
                </w:pPr>
              </w:pPrChange>
            </w:pPr>
            <w:del w:id="2010" w:author="Cuenta Microsoft" w:date="2025-09-30T13:41:00Z">
              <w:r w:rsidDel="002169A1">
                <w:delText>Cuando sea necesario</w:delText>
              </w:r>
            </w:del>
          </w:p>
        </w:tc>
      </w:tr>
      <w:tr w:rsidR="00AB1975" w:rsidDel="002169A1" w14:paraId="52481B98" w14:textId="40140ACA" w:rsidTr="008061B6">
        <w:trPr>
          <w:cnfStyle w:val="000000100000" w:firstRow="0" w:lastRow="0" w:firstColumn="0" w:lastColumn="0" w:oddVBand="0" w:evenVBand="0" w:oddHBand="1" w:evenHBand="0" w:firstRowFirstColumn="0" w:firstRowLastColumn="0" w:lastRowFirstColumn="0" w:lastRowLastColumn="0"/>
          <w:trHeight w:val="1110"/>
          <w:jc w:val="center"/>
          <w:del w:id="2011" w:author="Cuenta Microsoft" w:date="2025-09-30T13:41:00Z"/>
        </w:trPr>
        <w:tc>
          <w:tcPr>
            <w:cnfStyle w:val="001000000000" w:firstRow="0" w:lastRow="0" w:firstColumn="1" w:lastColumn="0" w:oddVBand="0" w:evenVBand="0" w:oddHBand="0" w:evenHBand="0" w:firstRowFirstColumn="0" w:firstRowLastColumn="0" w:lastRowFirstColumn="0" w:lastRowLastColumn="0"/>
            <w:tcW w:w="5240" w:type="dxa"/>
          </w:tcPr>
          <w:p w14:paraId="1786D0BE" w14:textId="51EC3160" w:rsidR="00AB1975" w:rsidRPr="009B1CD0" w:rsidDel="002169A1" w:rsidRDefault="00AB1975">
            <w:pPr>
              <w:rPr>
                <w:del w:id="2012" w:author="Cuenta Microsoft" w:date="2025-09-30T13:41:00Z"/>
                <w:bCs w:val="0"/>
              </w:rPr>
            </w:pPr>
            <w:del w:id="2013" w:author="Cuenta Microsoft" w:date="2025-09-30T13:41:00Z">
              <w:r w:rsidRPr="009B1CD0" w:rsidDel="002169A1">
                <w:rPr>
                  <w:bCs w:val="0"/>
                </w:rPr>
                <w:delText>Concientizar a la comunidad escolar sobre limpieza e higiene de la escuela</w:delText>
              </w:r>
            </w:del>
          </w:p>
        </w:tc>
        <w:tc>
          <w:tcPr>
            <w:tcW w:w="3220" w:type="dxa"/>
          </w:tcPr>
          <w:p w14:paraId="32A917A5" w14:textId="3AFEC1EE" w:rsidR="00AB1975" w:rsidDel="002169A1" w:rsidRDefault="00AB1975">
            <w:pPr>
              <w:cnfStyle w:val="000000100000" w:firstRow="0" w:lastRow="0" w:firstColumn="0" w:lastColumn="0" w:oddVBand="0" w:evenVBand="0" w:oddHBand="1" w:evenHBand="0" w:firstRowFirstColumn="0" w:firstRowLastColumn="0" w:lastRowFirstColumn="0" w:lastRowLastColumn="0"/>
              <w:rPr>
                <w:del w:id="2014" w:author="Cuenta Microsoft" w:date="2025-09-30T13:41:00Z"/>
              </w:rPr>
              <w:pPrChange w:id="2015" w:author="Cuenta Microsoft" w:date="2025-09-30T14:16:00Z">
                <w:pPr>
                  <w:jc w:val="both"/>
                  <w:cnfStyle w:val="000000100000" w:firstRow="0" w:lastRow="0" w:firstColumn="0" w:lastColumn="0" w:oddVBand="0" w:evenVBand="0" w:oddHBand="1" w:evenHBand="0" w:firstRowFirstColumn="0" w:firstRowLastColumn="0" w:lastRowFirstColumn="0" w:lastRowLastColumn="0"/>
                </w:pPr>
              </w:pPrChange>
            </w:pPr>
            <w:del w:id="2016" w:author="Cuenta Microsoft" w:date="2025-09-30T13:41:00Z">
              <w:r w:rsidRPr="007043E1" w:rsidDel="002169A1">
                <w:delText xml:space="preserve">Reunión con el comité de salud de la escuela para dar a conocer los lineamientos </w:delText>
              </w:r>
              <w:r w:rsidR="009B1CD0" w:rsidDel="002169A1">
                <w:delText xml:space="preserve">de higiene, </w:delText>
              </w:r>
              <w:r w:rsidR="00032E2F" w:rsidDel="002169A1">
                <w:delText>seguridad y</w:delText>
              </w:r>
              <w:r w:rsidR="009B1CD0" w:rsidDel="002169A1">
                <w:delText xml:space="preserve"> salud.</w:delText>
              </w:r>
            </w:del>
          </w:p>
          <w:p w14:paraId="5AE45CB4" w14:textId="5A62A2DF" w:rsidR="009B1CD0" w:rsidRPr="007043E1" w:rsidDel="002169A1" w:rsidRDefault="009B1CD0">
            <w:pPr>
              <w:cnfStyle w:val="000000100000" w:firstRow="0" w:lastRow="0" w:firstColumn="0" w:lastColumn="0" w:oddVBand="0" w:evenVBand="0" w:oddHBand="1" w:evenHBand="0" w:firstRowFirstColumn="0" w:firstRowLastColumn="0" w:lastRowFirstColumn="0" w:lastRowLastColumn="0"/>
              <w:rPr>
                <w:del w:id="2017" w:author="Cuenta Microsoft" w:date="2025-09-30T13:41:00Z"/>
              </w:rPr>
              <w:pPrChange w:id="2018" w:author="Cuenta Microsoft" w:date="2025-09-30T14:16:00Z">
                <w:pPr>
                  <w:jc w:val="both"/>
                  <w:cnfStyle w:val="000000100000" w:firstRow="0" w:lastRow="0" w:firstColumn="0" w:lastColumn="0" w:oddVBand="0" w:evenVBand="0" w:oddHBand="1" w:evenHBand="0" w:firstRowFirstColumn="0" w:firstRowLastColumn="0" w:lastRowFirstColumn="0" w:lastRowLastColumn="0"/>
                </w:pPr>
              </w:pPrChange>
            </w:pPr>
          </w:p>
          <w:p w14:paraId="1BFCE20C" w14:textId="7BD81E5C" w:rsidR="00AB1975" w:rsidRPr="007043E1" w:rsidDel="002169A1" w:rsidRDefault="00AB1975">
            <w:pPr>
              <w:cnfStyle w:val="000000100000" w:firstRow="0" w:lastRow="0" w:firstColumn="0" w:lastColumn="0" w:oddVBand="0" w:evenVBand="0" w:oddHBand="1" w:evenHBand="0" w:firstRowFirstColumn="0" w:firstRowLastColumn="0" w:lastRowFirstColumn="0" w:lastRowLastColumn="0"/>
              <w:rPr>
                <w:del w:id="2019" w:author="Cuenta Microsoft" w:date="2025-09-30T13:41:00Z"/>
              </w:rPr>
              <w:pPrChange w:id="2020" w:author="Cuenta Microsoft" w:date="2025-09-30T14:16:00Z">
                <w:pPr>
                  <w:jc w:val="both"/>
                  <w:cnfStyle w:val="000000100000" w:firstRow="0" w:lastRow="0" w:firstColumn="0" w:lastColumn="0" w:oddVBand="0" w:evenVBand="0" w:oddHBand="1" w:evenHBand="0" w:firstRowFirstColumn="0" w:firstRowLastColumn="0" w:lastRowFirstColumn="0" w:lastRowLastColumn="0"/>
                </w:pPr>
              </w:pPrChange>
            </w:pPr>
            <w:del w:id="2021" w:author="Cuenta Microsoft" w:date="2025-09-30T13:41:00Z">
              <w:r w:rsidRPr="007043E1" w:rsidDel="002169A1">
                <w:delText>Concientizar a los alumnos sobre la importancia de seguir cada una de las medidas de higiene y salud:</w:delText>
              </w:r>
            </w:del>
          </w:p>
          <w:p w14:paraId="4F789650" w14:textId="64381C02" w:rsidR="00AB1975" w:rsidRPr="007043E1" w:rsidDel="002169A1" w:rsidRDefault="00AB1975">
            <w:pPr>
              <w:cnfStyle w:val="000000100000" w:firstRow="0" w:lastRow="0" w:firstColumn="0" w:lastColumn="0" w:oddVBand="0" w:evenVBand="0" w:oddHBand="1" w:evenHBand="0" w:firstRowFirstColumn="0" w:firstRowLastColumn="0" w:lastRowFirstColumn="0" w:lastRowLastColumn="0"/>
              <w:rPr>
                <w:del w:id="2022" w:author="Cuenta Microsoft" w:date="2025-09-30T13:41:00Z"/>
              </w:rPr>
              <w:pPrChange w:id="2023" w:author="Cuenta Microsoft" w:date="2025-09-30T14:16:00Z">
                <w:pPr>
                  <w:jc w:val="both"/>
                  <w:cnfStyle w:val="000000100000" w:firstRow="0" w:lastRow="0" w:firstColumn="0" w:lastColumn="0" w:oddVBand="0" w:evenVBand="0" w:oddHBand="1" w:evenHBand="0" w:firstRowFirstColumn="0" w:firstRowLastColumn="0" w:lastRowFirstColumn="0" w:lastRowLastColumn="0"/>
                </w:pPr>
              </w:pPrChange>
            </w:pPr>
            <w:del w:id="2024" w:author="Cuenta Microsoft" w:date="2025-09-30T13:41:00Z">
              <w:r w:rsidRPr="007043E1" w:rsidDel="002169A1">
                <w:delText>-Lavado de mano constante</w:delText>
              </w:r>
              <w:r w:rsidDel="002169A1">
                <w:delText xml:space="preserve"> de manos.</w:delText>
              </w:r>
            </w:del>
          </w:p>
          <w:p w14:paraId="602B5E7E" w14:textId="648F079A" w:rsidR="00AB1975" w:rsidRPr="007043E1" w:rsidDel="002169A1" w:rsidRDefault="00AB1975">
            <w:pPr>
              <w:cnfStyle w:val="000000100000" w:firstRow="0" w:lastRow="0" w:firstColumn="0" w:lastColumn="0" w:oddVBand="0" w:evenVBand="0" w:oddHBand="1" w:evenHBand="0" w:firstRowFirstColumn="0" w:firstRowLastColumn="0" w:lastRowFirstColumn="0" w:lastRowLastColumn="0"/>
              <w:rPr>
                <w:del w:id="2025" w:author="Cuenta Microsoft" w:date="2025-09-30T13:41:00Z"/>
              </w:rPr>
              <w:pPrChange w:id="2026" w:author="Cuenta Microsoft" w:date="2025-09-30T14:16:00Z">
                <w:pPr>
                  <w:jc w:val="both"/>
                  <w:cnfStyle w:val="000000100000" w:firstRow="0" w:lastRow="0" w:firstColumn="0" w:lastColumn="0" w:oddVBand="0" w:evenVBand="0" w:oddHBand="1" w:evenHBand="0" w:firstRowFirstColumn="0" w:firstRowLastColumn="0" w:lastRowFirstColumn="0" w:lastRowLastColumn="0"/>
                </w:pPr>
              </w:pPrChange>
            </w:pPr>
            <w:del w:id="2027" w:author="Cuenta Microsoft" w:date="2025-09-30T13:41:00Z">
              <w:r w:rsidRPr="007043E1" w:rsidDel="002169A1">
                <w:delText>-Estornudo de etiqueta.</w:delText>
              </w:r>
            </w:del>
          </w:p>
          <w:p w14:paraId="7AD4E308" w14:textId="1621D78D" w:rsidR="00AB1975" w:rsidRPr="007043E1" w:rsidDel="002169A1" w:rsidRDefault="00AB1975">
            <w:pPr>
              <w:cnfStyle w:val="000000100000" w:firstRow="0" w:lastRow="0" w:firstColumn="0" w:lastColumn="0" w:oddVBand="0" w:evenVBand="0" w:oddHBand="1" w:evenHBand="0" w:firstRowFirstColumn="0" w:firstRowLastColumn="0" w:lastRowFirstColumn="0" w:lastRowLastColumn="0"/>
              <w:rPr>
                <w:del w:id="2028" w:author="Cuenta Microsoft" w:date="2025-09-30T13:41:00Z"/>
              </w:rPr>
              <w:pPrChange w:id="2029" w:author="Cuenta Microsoft" w:date="2025-09-30T14:16:00Z">
                <w:pPr>
                  <w:jc w:val="both"/>
                  <w:cnfStyle w:val="000000100000" w:firstRow="0" w:lastRow="0" w:firstColumn="0" w:lastColumn="0" w:oddVBand="0" w:evenVBand="0" w:oddHBand="1" w:evenHBand="0" w:firstRowFirstColumn="0" w:firstRowLastColumn="0" w:lastRowFirstColumn="0" w:lastRowLastColumn="0"/>
                </w:pPr>
              </w:pPrChange>
            </w:pPr>
            <w:del w:id="2030" w:author="Cuenta Microsoft" w:date="2025-09-30T13:41:00Z">
              <w:r w:rsidRPr="007043E1" w:rsidDel="002169A1">
                <w:delText>- No compartir materiales, etc.</w:delText>
              </w:r>
            </w:del>
          </w:p>
          <w:p w14:paraId="5416B340" w14:textId="422DAC94" w:rsidR="00AB1975" w:rsidRPr="007043E1" w:rsidDel="002169A1" w:rsidRDefault="00AB1975">
            <w:pPr>
              <w:cnfStyle w:val="000000100000" w:firstRow="0" w:lastRow="0" w:firstColumn="0" w:lastColumn="0" w:oddVBand="0" w:evenVBand="0" w:oddHBand="1" w:evenHBand="0" w:firstRowFirstColumn="0" w:firstRowLastColumn="0" w:lastRowFirstColumn="0" w:lastRowLastColumn="0"/>
              <w:rPr>
                <w:del w:id="2031" w:author="Cuenta Microsoft" w:date="2025-09-30T13:41:00Z"/>
              </w:rPr>
              <w:pPrChange w:id="2032" w:author="Cuenta Microsoft" w:date="2025-09-30T14:16:00Z">
                <w:pPr>
                  <w:jc w:val="both"/>
                  <w:cnfStyle w:val="000000100000" w:firstRow="0" w:lastRow="0" w:firstColumn="0" w:lastColumn="0" w:oddVBand="0" w:evenVBand="0" w:oddHBand="1" w:evenHBand="0" w:firstRowFirstColumn="0" w:firstRowLastColumn="0" w:lastRowFirstColumn="0" w:lastRowLastColumn="0"/>
                </w:pPr>
              </w:pPrChange>
            </w:pPr>
            <w:del w:id="2033" w:author="Cuenta Microsoft" w:date="2025-09-30T13:41:00Z">
              <w:r w:rsidRPr="007043E1" w:rsidDel="002169A1">
                <w:delText>-No escupir</w:delText>
              </w:r>
            </w:del>
          </w:p>
          <w:p w14:paraId="05E77625" w14:textId="6D427A03" w:rsidR="00AB1975" w:rsidRPr="007043E1" w:rsidDel="002169A1" w:rsidRDefault="00AB1975">
            <w:pPr>
              <w:cnfStyle w:val="000000100000" w:firstRow="0" w:lastRow="0" w:firstColumn="0" w:lastColumn="0" w:oddVBand="0" w:evenVBand="0" w:oddHBand="1" w:evenHBand="0" w:firstRowFirstColumn="0" w:firstRowLastColumn="0" w:lastRowFirstColumn="0" w:lastRowLastColumn="0"/>
              <w:rPr>
                <w:del w:id="2034" w:author="Cuenta Microsoft" w:date="2025-09-30T13:41:00Z"/>
              </w:rPr>
              <w:pPrChange w:id="2035" w:author="Cuenta Microsoft" w:date="2025-09-30T14:16:00Z">
                <w:pPr>
                  <w:jc w:val="both"/>
                  <w:cnfStyle w:val="000000100000" w:firstRow="0" w:lastRow="0" w:firstColumn="0" w:lastColumn="0" w:oddVBand="0" w:evenVBand="0" w:oddHBand="1" w:evenHBand="0" w:firstRowFirstColumn="0" w:firstRowLastColumn="0" w:lastRowFirstColumn="0" w:lastRowLastColumn="0"/>
                </w:pPr>
              </w:pPrChange>
            </w:pPr>
          </w:p>
          <w:p w14:paraId="1BAC1F64" w14:textId="4EA75EB8" w:rsidR="00AB1975" w:rsidRPr="007043E1" w:rsidDel="002169A1" w:rsidRDefault="00AB1975">
            <w:pPr>
              <w:cnfStyle w:val="000000100000" w:firstRow="0" w:lastRow="0" w:firstColumn="0" w:lastColumn="0" w:oddVBand="0" w:evenVBand="0" w:oddHBand="1" w:evenHBand="0" w:firstRowFirstColumn="0" w:firstRowLastColumn="0" w:lastRowFirstColumn="0" w:lastRowLastColumn="0"/>
              <w:rPr>
                <w:del w:id="2036" w:author="Cuenta Microsoft" w:date="2025-09-30T13:41:00Z"/>
              </w:rPr>
              <w:pPrChange w:id="2037" w:author="Cuenta Microsoft" w:date="2025-09-30T14:16:00Z">
                <w:pPr>
                  <w:jc w:val="both"/>
                  <w:cnfStyle w:val="000000100000" w:firstRow="0" w:lastRow="0" w:firstColumn="0" w:lastColumn="0" w:oddVBand="0" w:evenVBand="0" w:oddHBand="1" w:evenHBand="0" w:firstRowFirstColumn="0" w:firstRowLastColumn="0" w:lastRowFirstColumn="0" w:lastRowLastColumn="0"/>
                </w:pPr>
              </w:pPrChange>
            </w:pPr>
            <w:del w:id="2038" w:author="Cuenta Microsoft" w:date="2025-09-30T13:41:00Z">
              <w:r w:rsidRPr="007043E1" w:rsidDel="002169A1">
                <w:delText>Informar por medio de las redes sociales la importancia de la vida saludable.</w:delText>
              </w:r>
            </w:del>
          </w:p>
          <w:p w14:paraId="2A02D4B4" w14:textId="05E98B6B" w:rsidR="00AB1975" w:rsidDel="002169A1" w:rsidRDefault="00AB1975">
            <w:pPr>
              <w:cnfStyle w:val="000000100000" w:firstRow="0" w:lastRow="0" w:firstColumn="0" w:lastColumn="0" w:oddVBand="0" w:evenVBand="0" w:oddHBand="1" w:evenHBand="0" w:firstRowFirstColumn="0" w:firstRowLastColumn="0" w:lastRowFirstColumn="0" w:lastRowLastColumn="0"/>
              <w:rPr>
                <w:del w:id="2039" w:author="Cuenta Microsoft" w:date="2025-09-30T13:41:00Z"/>
              </w:rPr>
            </w:pPr>
          </w:p>
        </w:tc>
        <w:tc>
          <w:tcPr>
            <w:tcW w:w="0" w:type="auto"/>
          </w:tcPr>
          <w:p w14:paraId="4842945F" w14:textId="7E66CBE1" w:rsidR="00AB1975" w:rsidRPr="007043E1" w:rsidDel="002169A1" w:rsidRDefault="00AB1975">
            <w:pPr>
              <w:cnfStyle w:val="000000100000" w:firstRow="0" w:lastRow="0" w:firstColumn="0" w:lastColumn="0" w:oddVBand="0" w:evenVBand="0" w:oddHBand="1" w:evenHBand="0" w:firstRowFirstColumn="0" w:firstRowLastColumn="0" w:lastRowFirstColumn="0" w:lastRowLastColumn="0"/>
              <w:rPr>
                <w:del w:id="2040" w:author="Cuenta Microsoft" w:date="2025-09-30T13:41:00Z"/>
              </w:rPr>
              <w:pPrChange w:id="2041" w:author="Cuenta Microsoft" w:date="2025-09-30T14:16:00Z">
                <w:pPr>
                  <w:jc w:val="center"/>
                  <w:cnfStyle w:val="000000100000" w:firstRow="0" w:lastRow="0" w:firstColumn="0" w:lastColumn="0" w:oddVBand="0" w:evenVBand="0" w:oddHBand="1" w:evenHBand="0" w:firstRowFirstColumn="0" w:firstRowLastColumn="0" w:lastRowFirstColumn="0" w:lastRowLastColumn="0"/>
                </w:pPr>
              </w:pPrChange>
            </w:pPr>
            <w:del w:id="2042" w:author="Cuenta Microsoft" w:date="2025-09-30T13:41:00Z">
              <w:r w:rsidRPr="007043E1" w:rsidDel="002169A1">
                <w:delText>fotografías, acta de reunión.</w:delText>
              </w:r>
            </w:del>
          </w:p>
          <w:p w14:paraId="3D42E54A" w14:textId="48A86D59" w:rsidR="00AB1975" w:rsidDel="002169A1" w:rsidRDefault="00AB1975">
            <w:pPr>
              <w:cnfStyle w:val="000000100000" w:firstRow="0" w:lastRow="0" w:firstColumn="0" w:lastColumn="0" w:oddVBand="0" w:evenVBand="0" w:oddHBand="1" w:evenHBand="0" w:firstRowFirstColumn="0" w:firstRowLastColumn="0" w:lastRowFirstColumn="0" w:lastRowLastColumn="0"/>
              <w:rPr>
                <w:del w:id="2043" w:author="Cuenta Microsoft" w:date="2025-09-30T13:41:00Z"/>
              </w:rPr>
              <w:pPrChange w:id="2044" w:author="Cuenta Microsoft" w:date="2025-09-30T14:16:00Z">
                <w:pPr>
                  <w:jc w:val="center"/>
                  <w:cnfStyle w:val="000000100000" w:firstRow="0" w:lastRow="0" w:firstColumn="0" w:lastColumn="0" w:oddVBand="0" w:evenVBand="0" w:oddHBand="1" w:evenHBand="0" w:firstRowFirstColumn="0" w:firstRowLastColumn="0" w:lastRowFirstColumn="0" w:lastRowLastColumn="0"/>
                </w:pPr>
              </w:pPrChange>
            </w:pPr>
          </w:p>
          <w:p w14:paraId="5E08BF63" w14:textId="0077DDDB" w:rsidR="009B1CD0" w:rsidDel="002169A1" w:rsidRDefault="009B1CD0">
            <w:pPr>
              <w:cnfStyle w:val="000000100000" w:firstRow="0" w:lastRow="0" w:firstColumn="0" w:lastColumn="0" w:oddVBand="0" w:evenVBand="0" w:oddHBand="1" w:evenHBand="0" w:firstRowFirstColumn="0" w:firstRowLastColumn="0" w:lastRowFirstColumn="0" w:lastRowLastColumn="0"/>
              <w:rPr>
                <w:del w:id="2045" w:author="Cuenta Microsoft" w:date="2025-09-30T13:41:00Z"/>
              </w:rPr>
              <w:pPrChange w:id="2046" w:author="Cuenta Microsoft" w:date="2025-09-30T14:16:00Z">
                <w:pPr>
                  <w:jc w:val="center"/>
                  <w:cnfStyle w:val="000000100000" w:firstRow="0" w:lastRow="0" w:firstColumn="0" w:lastColumn="0" w:oddVBand="0" w:evenVBand="0" w:oddHBand="1" w:evenHBand="0" w:firstRowFirstColumn="0" w:firstRowLastColumn="0" w:lastRowFirstColumn="0" w:lastRowLastColumn="0"/>
                </w:pPr>
              </w:pPrChange>
            </w:pPr>
          </w:p>
          <w:p w14:paraId="7FC6362C" w14:textId="1186CAF7" w:rsidR="009B1CD0" w:rsidRPr="007043E1" w:rsidDel="002169A1" w:rsidRDefault="009B1CD0">
            <w:pPr>
              <w:cnfStyle w:val="000000100000" w:firstRow="0" w:lastRow="0" w:firstColumn="0" w:lastColumn="0" w:oddVBand="0" w:evenVBand="0" w:oddHBand="1" w:evenHBand="0" w:firstRowFirstColumn="0" w:firstRowLastColumn="0" w:lastRowFirstColumn="0" w:lastRowLastColumn="0"/>
              <w:rPr>
                <w:del w:id="2047" w:author="Cuenta Microsoft" w:date="2025-09-30T13:41:00Z"/>
              </w:rPr>
              <w:pPrChange w:id="2048" w:author="Cuenta Microsoft" w:date="2025-09-30T14:16:00Z">
                <w:pPr>
                  <w:jc w:val="center"/>
                  <w:cnfStyle w:val="000000100000" w:firstRow="0" w:lastRow="0" w:firstColumn="0" w:lastColumn="0" w:oddVBand="0" w:evenVBand="0" w:oddHBand="1" w:evenHBand="0" w:firstRowFirstColumn="0" w:firstRowLastColumn="0" w:lastRowFirstColumn="0" w:lastRowLastColumn="0"/>
                </w:pPr>
              </w:pPrChange>
            </w:pPr>
          </w:p>
          <w:p w14:paraId="49A6C266" w14:textId="5B390CEC" w:rsidR="00AB1975" w:rsidDel="002169A1" w:rsidRDefault="00AB1975">
            <w:pPr>
              <w:cnfStyle w:val="000000100000" w:firstRow="0" w:lastRow="0" w:firstColumn="0" w:lastColumn="0" w:oddVBand="0" w:evenVBand="0" w:oddHBand="1" w:evenHBand="0" w:firstRowFirstColumn="0" w:firstRowLastColumn="0" w:lastRowFirstColumn="0" w:lastRowLastColumn="0"/>
              <w:rPr>
                <w:del w:id="2049" w:author="Cuenta Microsoft" w:date="2025-09-30T13:41:00Z"/>
              </w:rPr>
              <w:pPrChange w:id="2050" w:author="Cuenta Microsoft" w:date="2025-09-30T14:16:00Z">
                <w:pPr>
                  <w:jc w:val="center"/>
                  <w:cnfStyle w:val="000000100000" w:firstRow="0" w:lastRow="0" w:firstColumn="0" w:lastColumn="0" w:oddVBand="0" w:evenVBand="0" w:oddHBand="1" w:evenHBand="0" w:firstRowFirstColumn="0" w:firstRowLastColumn="0" w:lastRowFirstColumn="0" w:lastRowLastColumn="0"/>
                </w:pPr>
              </w:pPrChange>
            </w:pPr>
            <w:del w:id="2051" w:author="Cuenta Microsoft" w:date="2025-09-30T13:41:00Z">
              <w:r w:rsidRPr="007043E1" w:rsidDel="002169A1">
                <w:delText>Tríptico,  carteles.</w:delText>
              </w:r>
            </w:del>
          </w:p>
        </w:tc>
        <w:tc>
          <w:tcPr>
            <w:tcW w:w="0" w:type="auto"/>
          </w:tcPr>
          <w:p w14:paraId="1D7CA80F" w14:textId="61A2DD63" w:rsidR="00AB1975" w:rsidDel="002169A1" w:rsidRDefault="00AF357E">
            <w:pPr>
              <w:cnfStyle w:val="000000100000" w:firstRow="0" w:lastRow="0" w:firstColumn="0" w:lastColumn="0" w:oddVBand="0" w:evenVBand="0" w:oddHBand="1" w:evenHBand="0" w:firstRowFirstColumn="0" w:firstRowLastColumn="0" w:lastRowFirstColumn="0" w:lastRowLastColumn="0"/>
              <w:rPr>
                <w:del w:id="2052" w:author="Cuenta Microsoft" w:date="2025-09-30T13:41:00Z"/>
              </w:rPr>
              <w:pPrChange w:id="2053" w:author="Cuenta Microsoft" w:date="2025-09-30T14:16:00Z">
                <w:pPr>
                  <w:jc w:val="center"/>
                  <w:cnfStyle w:val="000000100000" w:firstRow="0" w:lastRow="0" w:firstColumn="0" w:lastColumn="0" w:oddVBand="0" w:evenVBand="0" w:oddHBand="1" w:evenHBand="0" w:firstRowFirstColumn="0" w:firstRowLastColumn="0" w:lastRowFirstColumn="0" w:lastRowLastColumn="0"/>
                </w:pPr>
              </w:pPrChange>
            </w:pPr>
            <w:ins w:id="2054" w:author="BACHILLERATO GENERAL ALFONSO DE LA MADRID VIDAURRETA" w:date="2025-09-18T23:15:00Z">
              <w:del w:id="2055" w:author="Cuenta Microsoft" w:date="2025-09-30T13:41:00Z">
                <w:r w:rsidDel="002169A1">
                  <w:delText>s</w:delText>
                </w:r>
              </w:del>
            </w:ins>
            <w:del w:id="2056" w:author="Cuenta Microsoft" w:date="2025-09-30T13:41:00Z">
              <w:r w:rsidR="00AB1975" w:rsidRPr="007043E1" w:rsidDel="002169A1">
                <w:delText>Agosto</w:delText>
              </w:r>
              <w:r w:rsidR="00AB1975" w:rsidDel="002169A1">
                <w:delText>-septiembre</w:delText>
              </w:r>
            </w:del>
            <w:ins w:id="2057" w:author="BACHILLERATO GENERAL ALFONSO DE LA MADRID VIDAURRETA" w:date="2025-09-18T23:15:00Z">
              <w:del w:id="2058" w:author="Cuenta Microsoft" w:date="2025-09-30T13:41:00Z">
                <w:r w:rsidDel="002169A1">
                  <w:delText>-noviembre</w:delText>
                </w:r>
              </w:del>
            </w:ins>
            <w:del w:id="2059" w:author="Cuenta Microsoft" w:date="2025-09-30T13:41:00Z">
              <w:r w:rsidR="00AB1975" w:rsidRPr="007043E1" w:rsidDel="002169A1">
                <w:delText xml:space="preserve"> de 202</w:delText>
              </w:r>
            </w:del>
            <w:ins w:id="2060" w:author="BACHILLERATO GENERAL ALFONSO DE LA MADRID VIDAURRETA" w:date="2025-09-18T23:15:00Z">
              <w:del w:id="2061" w:author="Cuenta Microsoft" w:date="2025-09-30T13:41:00Z">
                <w:r w:rsidDel="002169A1">
                  <w:delText>5</w:delText>
                </w:r>
              </w:del>
            </w:ins>
            <w:del w:id="2062" w:author="Cuenta Microsoft" w:date="2025-09-30T13:41:00Z">
              <w:r w:rsidR="009B1CD0" w:rsidDel="002169A1">
                <w:delText>4</w:delText>
              </w:r>
            </w:del>
          </w:p>
        </w:tc>
      </w:tr>
      <w:tr w:rsidR="00AB1975" w:rsidDel="002169A1" w14:paraId="3D30F02A" w14:textId="0118BBC8" w:rsidTr="002E26AB">
        <w:trPr>
          <w:trHeight w:val="1269"/>
          <w:jc w:val="center"/>
          <w:del w:id="2063" w:author="Cuenta Microsoft" w:date="2025-09-30T13:41:00Z"/>
        </w:trPr>
        <w:tc>
          <w:tcPr>
            <w:cnfStyle w:val="001000000000" w:firstRow="0" w:lastRow="0" w:firstColumn="1" w:lastColumn="0" w:oddVBand="0" w:evenVBand="0" w:oddHBand="0" w:evenHBand="0" w:firstRowFirstColumn="0" w:firstRowLastColumn="0" w:lastRowFirstColumn="0" w:lastRowLastColumn="0"/>
            <w:tcW w:w="5240" w:type="dxa"/>
          </w:tcPr>
          <w:p w14:paraId="0439136D" w14:textId="6A5C818F" w:rsidR="00AB1975" w:rsidRPr="009B1CD0" w:rsidDel="002169A1" w:rsidRDefault="009B1CD0">
            <w:pPr>
              <w:rPr>
                <w:del w:id="2064" w:author="Cuenta Microsoft" w:date="2025-09-30T13:41:00Z"/>
              </w:rPr>
            </w:pPr>
            <w:del w:id="2065" w:author="Cuenta Microsoft" w:date="2025-09-30T13:41:00Z">
              <w:r w:rsidDel="002169A1">
                <w:delText xml:space="preserve">Mantenimiento </w:delText>
              </w:r>
              <w:r w:rsidR="00AB1975" w:rsidRPr="009B1CD0" w:rsidDel="002169A1">
                <w:delText>de sanitarios.</w:delText>
              </w:r>
            </w:del>
          </w:p>
          <w:p w14:paraId="66A98745" w14:textId="79E32888" w:rsidR="00AB1975" w:rsidDel="002169A1" w:rsidRDefault="00AB1975">
            <w:pPr>
              <w:rPr>
                <w:del w:id="2066" w:author="Cuenta Microsoft" w:date="2025-09-30T13:41:00Z"/>
              </w:rPr>
            </w:pPr>
          </w:p>
        </w:tc>
        <w:tc>
          <w:tcPr>
            <w:tcW w:w="3220" w:type="dxa"/>
          </w:tcPr>
          <w:p w14:paraId="10B762B9" w14:textId="1BC06DB0" w:rsidR="00AB1975" w:rsidDel="002169A1" w:rsidRDefault="009B1CD0">
            <w:pPr>
              <w:cnfStyle w:val="000000000000" w:firstRow="0" w:lastRow="0" w:firstColumn="0" w:lastColumn="0" w:oddVBand="0" w:evenVBand="0" w:oddHBand="0" w:evenHBand="0" w:firstRowFirstColumn="0" w:firstRowLastColumn="0" w:lastRowFirstColumn="0" w:lastRowLastColumn="0"/>
              <w:rPr>
                <w:del w:id="2067" w:author="Cuenta Microsoft" w:date="2025-09-30T13:41:00Z"/>
              </w:rPr>
            </w:pPr>
            <w:del w:id="2068" w:author="Cuenta Microsoft" w:date="2025-09-30T13:41:00Z">
              <w:r w:rsidDel="002169A1">
                <w:delText xml:space="preserve">Mantenimiento a </w:delText>
              </w:r>
              <w:r w:rsidR="00AB1975" w:rsidRPr="009013BE" w:rsidDel="002169A1">
                <w:delText xml:space="preserve">muebles de los baños de hombre y mujeres, solicitar a la Asociación de padres de familia </w:delText>
              </w:r>
            </w:del>
          </w:p>
        </w:tc>
        <w:tc>
          <w:tcPr>
            <w:tcW w:w="0" w:type="auto"/>
          </w:tcPr>
          <w:p w14:paraId="665301F6" w14:textId="3FE547B2" w:rsidR="00AB1975" w:rsidDel="002169A1" w:rsidRDefault="00AB1975">
            <w:pPr>
              <w:cnfStyle w:val="000000000000" w:firstRow="0" w:lastRow="0" w:firstColumn="0" w:lastColumn="0" w:oddVBand="0" w:evenVBand="0" w:oddHBand="0" w:evenHBand="0" w:firstRowFirstColumn="0" w:firstRowLastColumn="0" w:lastRowFirstColumn="0" w:lastRowLastColumn="0"/>
              <w:rPr>
                <w:del w:id="2069" w:author="Cuenta Microsoft" w:date="2025-09-30T13:41:00Z"/>
              </w:rPr>
              <w:pPrChange w:id="2070" w:author="Cuenta Microsoft" w:date="2025-09-30T14:16:00Z">
                <w:pPr>
                  <w:jc w:val="center"/>
                  <w:cnfStyle w:val="000000000000" w:firstRow="0" w:lastRow="0" w:firstColumn="0" w:lastColumn="0" w:oddVBand="0" w:evenVBand="0" w:oddHBand="0" w:evenHBand="0" w:firstRowFirstColumn="0" w:firstRowLastColumn="0" w:lastRowFirstColumn="0" w:lastRowLastColumn="0"/>
                </w:pPr>
              </w:pPrChange>
            </w:pPr>
            <w:del w:id="2071" w:author="Cuenta Microsoft" w:date="2025-09-30T13:41:00Z">
              <w:r w:rsidRPr="009013BE" w:rsidDel="002169A1">
                <w:delText>Notas de remisión, recibos de pago, fotografías.</w:delText>
              </w:r>
            </w:del>
          </w:p>
        </w:tc>
        <w:tc>
          <w:tcPr>
            <w:tcW w:w="0" w:type="auto"/>
          </w:tcPr>
          <w:p w14:paraId="197F2165" w14:textId="5FFCD232" w:rsidR="00AB1975" w:rsidDel="002169A1" w:rsidRDefault="00AB1975">
            <w:pPr>
              <w:cnfStyle w:val="000000000000" w:firstRow="0" w:lastRow="0" w:firstColumn="0" w:lastColumn="0" w:oddVBand="0" w:evenVBand="0" w:oddHBand="0" w:evenHBand="0" w:firstRowFirstColumn="0" w:firstRowLastColumn="0" w:lastRowFirstColumn="0" w:lastRowLastColumn="0"/>
              <w:rPr>
                <w:del w:id="2072" w:author="Cuenta Microsoft" w:date="2025-09-30T13:41:00Z"/>
              </w:rPr>
              <w:pPrChange w:id="2073" w:author="Cuenta Microsoft" w:date="2025-09-30T14:16:00Z">
                <w:pPr>
                  <w:jc w:val="center"/>
                  <w:cnfStyle w:val="000000000000" w:firstRow="0" w:lastRow="0" w:firstColumn="0" w:lastColumn="0" w:oddVBand="0" w:evenVBand="0" w:oddHBand="0" w:evenHBand="0" w:firstRowFirstColumn="0" w:firstRowLastColumn="0" w:lastRowFirstColumn="0" w:lastRowLastColumn="0"/>
                </w:pPr>
              </w:pPrChange>
            </w:pPr>
            <w:del w:id="2074" w:author="Cuenta Microsoft" w:date="2025-09-30T13:41:00Z">
              <w:r w:rsidRPr="009013BE" w:rsidDel="002169A1">
                <w:delText>Noviembre-diciembre/202</w:delText>
              </w:r>
            </w:del>
            <w:ins w:id="2075" w:author="BACHILLERATO GENERAL ALFONSO DE LA MADRID VIDAURRETA" w:date="2025-09-18T23:15:00Z">
              <w:del w:id="2076" w:author="Cuenta Microsoft" w:date="2025-09-30T13:41:00Z">
                <w:r w:rsidR="00AF357E" w:rsidDel="002169A1">
                  <w:delText>5</w:delText>
                </w:r>
              </w:del>
            </w:ins>
            <w:del w:id="2077" w:author="Cuenta Microsoft" w:date="2025-09-30T13:41:00Z">
              <w:r w:rsidR="009B1CD0" w:rsidDel="002169A1">
                <w:delText>4</w:delText>
              </w:r>
            </w:del>
          </w:p>
        </w:tc>
      </w:tr>
      <w:tr w:rsidR="00AB1975" w:rsidDel="002169A1" w14:paraId="58729FF0" w14:textId="0121E036" w:rsidTr="00032E2F">
        <w:trPr>
          <w:cnfStyle w:val="000000100000" w:firstRow="0" w:lastRow="0" w:firstColumn="0" w:lastColumn="0" w:oddVBand="0" w:evenVBand="0" w:oddHBand="1" w:evenHBand="0" w:firstRowFirstColumn="0" w:firstRowLastColumn="0" w:lastRowFirstColumn="0" w:lastRowLastColumn="0"/>
          <w:trHeight w:val="684"/>
          <w:jc w:val="center"/>
          <w:del w:id="2078" w:author="Cuenta Microsoft" w:date="2025-09-30T13:41:00Z"/>
        </w:trPr>
        <w:tc>
          <w:tcPr>
            <w:cnfStyle w:val="001000000000" w:firstRow="0" w:lastRow="0" w:firstColumn="1" w:lastColumn="0" w:oddVBand="0" w:evenVBand="0" w:oddHBand="0" w:evenHBand="0" w:firstRowFirstColumn="0" w:firstRowLastColumn="0" w:lastRowFirstColumn="0" w:lastRowLastColumn="0"/>
            <w:tcW w:w="5240" w:type="dxa"/>
          </w:tcPr>
          <w:p w14:paraId="14575076" w14:textId="2CE8A58C" w:rsidR="00AB1975" w:rsidRPr="007043E1" w:rsidDel="002169A1" w:rsidRDefault="00AB1975">
            <w:pPr>
              <w:rPr>
                <w:del w:id="2079" w:author="Cuenta Microsoft" w:date="2025-09-30T13:41:00Z"/>
              </w:rPr>
              <w:pPrChange w:id="2080" w:author="Cuenta Microsoft" w:date="2025-09-30T14:16:00Z">
                <w:pPr>
                  <w:jc w:val="both"/>
                </w:pPr>
              </w:pPrChange>
            </w:pPr>
          </w:p>
          <w:p w14:paraId="74B683CC" w14:textId="1B97FEE0" w:rsidR="00AB1975" w:rsidRPr="009B1CD0" w:rsidDel="002169A1" w:rsidRDefault="00AB1975">
            <w:pPr>
              <w:rPr>
                <w:del w:id="2081" w:author="Cuenta Microsoft" w:date="2025-09-30T13:41:00Z"/>
                <w:bCs w:val="0"/>
              </w:rPr>
              <w:pPrChange w:id="2082" w:author="Cuenta Microsoft" w:date="2025-09-30T14:16:00Z">
                <w:pPr>
                  <w:jc w:val="both"/>
                </w:pPr>
              </w:pPrChange>
            </w:pPr>
            <w:del w:id="2083" w:author="Cuenta Microsoft" w:date="2025-09-30T13:41:00Z">
              <w:r w:rsidRPr="009B1CD0" w:rsidDel="002169A1">
                <w:rPr>
                  <w:bCs w:val="0"/>
                </w:rPr>
                <w:delText>Jornadas de limpieza</w:delText>
              </w:r>
            </w:del>
          </w:p>
          <w:p w14:paraId="4221B100" w14:textId="31199BA3" w:rsidR="00AB1975" w:rsidRPr="009013BE" w:rsidDel="002169A1" w:rsidRDefault="00AB1975">
            <w:pPr>
              <w:rPr>
                <w:del w:id="2084" w:author="Cuenta Microsoft" w:date="2025-09-30T13:41:00Z"/>
              </w:rPr>
            </w:pPr>
          </w:p>
        </w:tc>
        <w:tc>
          <w:tcPr>
            <w:tcW w:w="3220" w:type="dxa"/>
          </w:tcPr>
          <w:p w14:paraId="21902A96" w14:textId="0208D355" w:rsidR="00AB1975" w:rsidRPr="009013BE" w:rsidDel="002169A1" w:rsidRDefault="00032E2F">
            <w:pPr>
              <w:cnfStyle w:val="000000100000" w:firstRow="0" w:lastRow="0" w:firstColumn="0" w:lastColumn="0" w:oddVBand="0" w:evenVBand="0" w:oddHBand="1" w:evenHBand="0" w:firstRowFirstColumn="0" w:firstRowLastColumn="0" w:lastRowFirstColumn="0" w:lastRowLastColumn="0"/>
              <w:rPr>
                <w:del w:id="2085" w:author="Cuenta Microsoft" w:date="2025-09-30T13:41:00Z"/>
              </w:rPr>
            </w:pPr>
            <w:del w:id="2086" w:author="Cuenta Microsoft" w:date="2025-09-30T13:41:00Z">
              <w:r w:rsidRPr="007043E1" w:rsidDel="002169A1">
                <w:delText>Lavado y</w:delText>
              </w:r>
              <w:r w:rsidR="00AB1975" w:rsidRPr="007043E1" w:rsidDel="002169A1">
                <w:delText xml:space="preserve"> desinfección de los espacios escolares</w:delText>
              </w:r>
              <w:r w:rsidDel="002169A1">
                <w:delText>.</w:delText>
              </w:r>
            </w:del>
          </w:p>
        </w:tc>
        <w:tc>
          <w:tcPr>
            <w:tcW w:w="0" w:type="auto"/>
          </w:tcPr>
          <w:p w14:paraId="32BE9150" w14:textId="458CDA23" w:rsidR="00AB1975" w:rsidRPr="009013BE" w:rsidDel="002169A1" w:rsidRDefault="00AB1975">
            <w:pPr>
              <w:cnfStyle w:val="000000100000" w:firstRow="0" w:lastRow="0" w:firstColumn="0" w:lastColumn="0" w:oddVBand="0" w:evenVBand="0" w:oddHBand="1" w:evenHBand="0" w:firstRowFirstColumn="0" w:firstRowLastColumn="0" w:lastRowFirstColumn="0" w:lastRowLastColumn="0"/>
              <w:rPr>
                <w:del w:id="2087" w:author="Cuenta Microsoft" w:date="2025-09-30T13:41:00Z"/>
              </w:rPr>
              <w:pPrChange w:id="2088" w:author="Cuenta Microsoft" w:date="2025-09-30T14:16:00Z">
                <w:pPr>
                  <w:jc w:val="center"/>
                  <w:cnfStyle w:val="000000100000" w:firstRow="0" w:lastRow="0" w:firstColumn="0" w:lastColumn="0" w:oddVBand="0" w:evenVBand="0" w:oddHBand="1" w:evenHBand="0" w:firstRowFirstColumn="0" w:firstRowLastColumn="0" w:lastRowFirstColumn="0" w:lastRowLastColumn="0"/>
                </w:pPr>
              </w:pPrChange>
            </w:pPr>
            <w:del w:id="2089" w:author="Cuenta Microsoft" w:date="2025-09-30T13:41:00Z">
              <w:r w:rsidRPr="007043E1" w:rsidDel="002169A1">
                <w:delText>Fotografías</w:delText>
              </w:r>
            </w:del>
          </w:p>
        </w:tc>
        <w:tc>
          <w:tcPr>
            <w:tcW w:w="0" w:type="auto"/>
          </w:tcPr>
          <w:p w14:paraId="53D97537" w14:textId="47CC3BE0" w:rsidR="00AB1975" w:rsidRPr="009013BE" w:rsidDel="002169A1" w:rsidRDefault="00AB1975">
            <w:pPr>
              <w:cnfStyle w:val="000000100000" w:firstRow="0" w:lastRow="0" w:firstColumn="0" w:lastColumn="0" w:oddVBand="0" w:evenVBand="0" w:oddHBand="1" w:evenHBand="0" w:firstRowFirstColumn="0" w:firstRowLastColumn="0" w:lastRowFirstColumn="0" w:lastRowLastColumn="0"/>
              <w:rPr>
                <w:del w:id="2090" w:author="Cuenta Microsoft" w:date="2025-09-30T13:41:00Z"/>
              </w:rPr>
              <w:pPrChange w:id="2091" w:author="Cuenta Microsoft" w:date="2025-09-30T14:16:00Z">
                <w:pPr>
                  <w:jc w:val="center"/>
                  <w:cnfStyle w:val="000000100000" w:firstRow="0" w:lastRow="0" w:firstColumn="0" w:lastColumn="0" w:oddVBand="0" w:evenVBand="0" w:oddHBand="1" w:evenHBand="0" w:firstRowFirstColumn="0" w:firstRowLastColumn="0" w:lastRowFirstColumn="0" w:lastRowLastColumn="0"/>
                </w:pPr>
              </w:pPrChange>
            </w:pPr>
            <w:del w:id="2092" w:author="Cuenta Microsoft" w:date="2025-09-30T13:41:00Z">
              <w:r w:rsidRPr="007043E1" w:rsidDel="002169A1">
                <w:delText>agosto de 202</w:delText>
              </w:r>
            </w:del>
            <w:ins w:id="2093" w:author="BACHILLERATO GENERAL ALFONSO DE LA MADRID VIDAURRETA" w:date="2025-09-18T23:16:00Z">
              <w:del w:id="2094" w:author="Cuenta Microsoft" w:date="2025-09-30T13:41:00Z">
                <w:r w:rsidR="00AF357E" w:rsidDel="002169A1">
                  <w:delText>5</w:delText>
                </w:r>
              </w:del>
            </w:ins>
            <w:del w:id="2095" w:author="Cuenta Microsoft" w:date="2025-09-30T13:41:00Z">
              <w:r w:rsidR="009B1CD0" w:rsidDel="002169A1">
                <w:delText>4</w:delText>
              </w:r>
            </w:del>
          </w:p>
        </w:tc>
      </w:tr>
      <w:tr w:rsidR="00AB1975" w:rsidDel="002169A1" w14:paraId="2FFA89ED" w14:textId="5BC67C7A" w:rsidTr="002E26AB">
        <w:trPr>
          <w:trHeight w:val="1269"/>
          <w:jc w:val="center"/>
          <w:del w:id="2096" w:author="Cuenta Microsoft" w:date="2025-09-30T13:41:00Z"/>
        </w:trPr>
        <w:tc>
          <w:tcPr>
            <w:cnfStyle w:val="001000000000" w:firstRow="0" w:lastRow="0" w:firstColumn="1" w:lastColumn="0" w:oddVBand="0" w:evenVBand="0" w:oddHBand="0" w:evenHBand="0" w:firstRowFirstColumn="0" w:firstRowLastColumn="0" w:lastRowFirstColumn="0" w:lastRowLastColumn="0"/>
            <w:tcW w:w="5240" w:type="dxa"/>
          </w:tcPr>
          <w:p w14:paraId="62D0AB82" w14:textId="0F8D9451" w:rsidR="00AB1975" w:rsidRPr="009B1CD0" w:rsidDel="002169A1" w:rsidRDefault="00AB1975">
            <w:pPr>
              <w:rPr>
                <w:del w:id="2097" w:author="Cuenta Microsoft" w:date="2025-09-30T13:41:00Z"/>
              </w:rPr>
            </w:pPr>
            <w:del w:id="2098" w:author="Cuenta Microsoft" w:date="2025-09-30T13:41:00Z">
              <w:r w:rsidRPr="009B1CD0" w:rsidDel="002169A1">
                <w:delText>Filtros de casa</w:delText>
              </w:r>
            </w:del>
          </w:p>
        </w:tc>
        <w:tc>
          <w:tcPr>
            <w:tcW w:w="3220" w:type="dxa"/>
          </w:tcPr>
          <w:p w14:paraId="7A507ABB" w14:textId="2CC09B09" w:rsidR="00AB1975" w:rsidRPr="009013BE" w:rsidDel="002169A1" w:rsidRDefault="009B1CD0">
            <w:pPr>
              <w:cnfStyle w:val="000000000000" w:firstRow="0" w:lastRow="0" w:firstColumn="0" w:lastColumn="0" w:oddVBand="0" w:evenVBand="0" w:oddHBand="0" w:evenHBand="0" w:firstRowFirstColumn="0" w:firstRowLastColumn="0" w:lastRowFirstColumn="0" w:lastRowLastColumn="0"/>
              <w:rPr>
                <w:del w:id="2099" w:author="Cuenta Microsoft" w:date="2025-09-30T13:41:00Z"/>
              </w:rPr>
              <w:pPrChange w:id="2100" w:author="Cuenta Microsoft" w:date="2025-09-30T14:16:00Z">
                <w:pPr>
                  <w:jc w:val="both"/>
                  <w:cnfStyle w:val="000000000000" w:firstRow="0" w:lastRow="0" w:firstColumn="0" w:lastColumn="0" w:oddVBand="0" w:evenVBand="0" w:oddHBand="0" w:evenHBand="0" w:firstRowFirstColumn="0" w:firstRowLastColumn="0" w:lastRowFirstColumn="0" w:lastRowLastColumn="0"/>
                </w:pPr>
              </w:pPrChange>
            </w:pPr>
            <w:del w:id="2101" w:author="Cuenta Microsoft" w:date="2025-09-30T13:41:00Z">
              <w:r w:rsidDel="002169A1">
                <w:delText xml:space="preserve">Comunicar en reunión de padres, acerca de la importancia de observar </w:delText>
              </w:r>
              <w:r w:rsidR="00032E2F" w:rsidDel="002169A1">
                <w:delText>cómo</w:delText>
              </w:r>
              <w:r w:rsidDel="002169A1">
                <w:delText xml:space="preserve"> salen de casa a la escuela los alumnos.</w:delText>
              </w:r>
            </w:del>
          </w:p>
        </w:tc>
        <w:tc>
          <w:tcPr>
            <w:tcW w:w="0" w:type="auto"/>
          </w:tcPr>
          <w:p w14:paraId="30FD3157" w14:textId="02917F16" w:rsidR="00AB1975" w:rsidRPr="007043E1" w:rsidDel="002169A1" w:rsidRDefault="009B1CD0">
            <w:pPr>
              <w:cnfStyle w:val="000000000000" w:firstRow="0" w:lastRow="0" w:firstColumn="0" w:lastColumn="0" w:oddVBand="0" w:evenVBand="0" w:oddHBand="0" w:evenHBand="0" w:firstRowFirstColumn="0" w:firstRowLastColumn="0" w:lastRowFirstColumn="0" w:lastRowLastColumn="0"/>
              <w:rPr>
                <w:del w:id="2102" w:author="Cuenta Microsoft" w:date="2025-09-30T13:41:00Z"/>
              </w:rPr>
              <w:pPrChange w:id="2103" w:author="Cuenta Microsoft" w:date="2025-09-30T14:16:00Z">
                <w:pPr>
                  <w:jc w:val="center"/>
                  <w:cnfStyle w:val="000000000000" w:firstRow="0" w:lastRow="0" w:firstColumn="0" w:lastColumn="0" w:oddVBand="0" w:evenVBand="0" w:oddHBand="0" w:evenHBand="0" w:firstRowFirstColumn="0" w:firstRowLastColumn="0" w:lastRowFirstColumn="0" w:lastRowLastColumn="0"/>
                </w:pPr>
              </w:pPrChange>
            </w:pPr>
            <w:del w:id="2104" w:author="Cuenta Microsoft" w:date="2025-09-30T13:41:00Z">
              <w:r w:rsidDel="002169A1">
                <w:delText>Plática</w:delText>
              </w:r>
            </w:del>
          </w:p>
          <w:p w14:paraId="7C5AA128" w14:textId="22C51309" w:rsidR="00AB1975" w:rsidRPr="007043E1" w:rsidDel="002169A1" w:rsidRDefault="00AB1975">
            <w:pPr>
              <w:cnfStyle w:val="000000000000" w:firstRow="0" w:lastRow="0" w:firstColumn="0" w:lastColumn="0" w:oddVBand="0" w:evenVBand="0" w:oddHBand="0" w:evenHBand="0" w:firstRowFirstColumn="0" w:firstRowLastColumn="0" w:lastRowFirstColumn="0" w:lastRowLastColumn="0"/>
              <w:rPr>
                <w:del w:id="2105" w:author="Cuenta Microsoft" w:date="2025-09-30T13:41:00Z"/>
              </w:rPr>
              <w:pPrChange w:id="2106" w:author="Cuenta Microsoft" w:date="2025-09-30T14:16:00Z">
                <w:pPr>
                  <w:jc w:val="center"/>
                  <w:cnfStyle w:val="000000000000" w:firstRow="0" w:lastRow="0" w:firstColumn="0" w:lastColumn="0" w:oddVBand="0" w:evenVBand="0" w:oddHBand="0" w:evenHBand="0" w:firstRowFirstColumn="0" w:firstRowLastColumn="0" w:lastRowFirstColumn="0" w:lastRowLastColumn="0"/>
                </w:pPr>
              </w:pPrChange>
            </w:pPr>
          </w:p>
          <w:p w14:paraId="3BE57178" w14:textId="7D7801E8" w:rsidR="00AB1975" w:rsidRPr="007043E1" w:rsidDel="002169A1" w:rsidRDefault="00AB1975">
            <w:pPr>
              <w:cnfStyle w:val="000000000000" w:firstRow="0" w:lastRow="0" w:firstColumn="0" w:lastColumn="0" w:oddVBand="0" w:evenVBand="0" w:oddHBand="0" w:evenHBand="0" w:firstRowFirstColumn="0" w:firstRowLastColumn="0" w:lastRowFirstColumn="0" w:lastRowLastColumn="0"/>
              <w:rPr>
                <w:del w:id="2107" w:author="Cuenta Microsoft" w:date="2025-09-30T13:41:00Z"/>
              </w:rPr>
              <w:pPrChange w:id="2108" w:author="Cuenta Microsoft" w:date="2025-09-30T14:16:00Z">
                <w:pPr>
                  <w:jc w:val="center"/>
                  <w:cnfStyle w:val="000000000000" w:firstRow="0" w:lastRow="0" w:firstColumn="0" w:lastColumn="0" w:oddVBand="0" w:evenVBand="0" w:oddHBand="0" w:evenHBand="0" w:firstRowFirstColumn="0" w:firstRowLastColumn="0" w:lastRowFirstColumn="0" w:lastRowLastColumn="0"/>
                </w:pPr>
              </w:pPrChange>
            </w:pPr>
          </w:p>
          <w:p w14:paraId="7C815656" w14:textId="7FEE169E" w:rsidR="00AB1975" w:rsidRPr="009013BE" w:rsidDel="002169A1" w:rsidRDefault="00AB1975">
            <w:pPr>
              <w:cnfStyle w:val="000000000000" w:firstRow="0" w:lastRow="0" w:firstColumn="0" w:lastColumn="0" w:oddVBand="0" w:evenVBand="0" w:oddHBand="0" w:evenHBand="0" w:firstRowFirstColumn="0" w:firstRowLastColumn="0" w:lastRowFirstColumn="0" w:lastRowLastColumn="0"/>
              <w:rPr>
                <w:del w:id="2109" w:author="Cuenta Microsoft" w:date="2025-09-30T13:41:00Z"/>
              </w:rPr>
              <w:pPrChange w:id="2110" w:author="Cuenta Microsoft" w:date="2025-09-30T14:16:00Z">
                <w:pPr>
                  <w:jc w:val="center"/>
                  <w:cnfStyle w:val="000000000000" w:firstRow="0" w:lastRow="0" w:firstColumn="0" w:lastColumn="0" w:oddVBand="0" w:evenVBand="0" w:oddHBand="0" w:evenHBand="0" w:firstRowFirstColumn="0" w:firstRowLastColumn="0" w:lastRowFirstColumn="0" w:lastRowLastColumn="0"/>
                </w:pPr>
              </w:pPrChange>
            </w:pPr>
          </w:p>
        </w:tc>
        <w:tc>
          <w:tcPr>
            <w:tcW w:w="0" w:type="auto"/>
          </w:tcPr>
          <w:p w14:paraId="08DA0B92" w14:textId="59F9B5F6" w:rsidR="00AB1975" w:rsidRPr="009013BE" w:rsidDel="002169A1" w:rsidRDefault="00AB1975">
            <w:pPr>
              <w:cnfStyle w:val="000000000000" w:firstRow="0" w:lastRow="0" w:firstColumn="0" w:lastColumn="0" w:oddVBand="0" w:evenVBand="0" w:oddHBand="0" w:evenHBand="0" w:firstRowFirstColumn="0" w:firstRowLastColumn="0" w:lastRowFirstColumn="0" w:lastRowLastColumn="0"/>
              <w:rPr>
                <w:del w:id="2111" w:author="Cuenta Microsoft" w:date="2025-09-30T13:41:00Z"/>
              </w:rPr>
              <w:pPrChange w:id="2112" w:author="Cuenta Microsoft" w:date="2025-09-30T14:16:00Z">
                <w:pPr>
                  <w:jc w:val="center"/>
                  <w:cnfStyle w:val="000000000000" w:firstRow="0" w:lastRow="0" w:firstColumn="0" w:lastColumn="0" w:oddVBand="0" w:evenVBand="0" w:oddHBand="0" w:evenHBand="0" w:firstRowFirstColumn="0" w:firstRowLastColumn="0" w:lastRowFirstColumn="0" w:lastRowLastColumn="0"/>
                </w:pPr>
              </w:pPrChange>
            </w:pPr>
            <w:del w:id="2113" w:author="Cuenta Microsoft" w:date="2025-09-30T13:41:00Z">
              <w:r w:rsidRPr="007043E1" w:rsidDel="002169A1">
                <w:delText xml:space="preserve">A partir del </w:delText>
              </w:r>
            </w:del>
            <w:ins w:id="2114" w:author="BACHILLERATO GENERAL ALFONSO DE LA MADRID VIDAURRETA" w:date="2025-09-18T23:16:00Z">
              <w:del w:id="2115" w:author="Cuenta Microsoft" w:date="2025-09-30T13:41:00Z">
                <w:r w:rsidR="00AF357E" w:rsidDel="002169A1">
                  <w:delText>01 de septiembre</w:delText>
                </w:r>
              </w:del>
            </w:ins>
            <w:del w:id="2116" w:author="Cuenta Microsoft" w:date="2025-09-30T13:41:00Z">
              <w:r w:rsidDel="002169A1">
                <w:delText>29</w:delText>
              </w:r>
              <w:r w:rsidRPr="007043E1" w:rsidDel="002169A1">
                <w:delText xml:space="preserve"> de </w:delText>
              </w:r>
              <w:r w:rsidDel="002169A1">
                <w:delText>agosto de 202</w:delText>
              </w:r>
            </w:del>
            <w:ins w:id="2117" w:author="BACHILLERATO GENERAL ALFONSO DE LA MADRID VIDAURRETA" w:date="2025-09-18T23:16:00Z">
              <w:del w:id="2118" w:author="Cuenta Microsoft" w:date="2025-09-30T13:41:00Z">
                <w:r w:rsidR="00AF357E" w:rsidDel="002169A1">
                  <w:delText>5</w:delText>
                </w:r>
              </w:del>
            </w:ins>
            <w:del w:id="2119" w:author="Cuenta Microsoft" w:date="2025-09-30T13:41:00Z">
              <w:r w:rsidR="009B1CD0" w:rsidDel="002169A1">
                <w:delText>4</w:delText>
              </w:r>
            </w:del>
          </w:p>
        </w:tc>
      </w:tr>
      <w:tr w:rsidR="00AB1975" w:rsidDel="002169A1" w14:paraId="13896CE3" w14:textId="27BAA00B" w:rsidTr="002E26AB">
        <w:trPr>
          <w:cnfStyle w:val="000000100000" w:firstRow="0" w:lastRow="0" w:firstColumn="0" w:lastColumn="0" w:oddVBand="0" w:evenVBand="0" w:oddHBand="1" w:evenHBand="0" w:firstRowFirstColumn="0" w:firstRowLastColumn="0" w:lastRowFirstColumn="0" w:lastRowLastColumn="0"/>
          <w:trHeight w:val="1269"/>
          <w:jc w:val="center"/>
          <w:del w:id="2120" w:author="Cuenta Microsoft" w:date="2025-09-30T13:41:00Z"/>
        </w:trPr>
        <w:tc>
          <w:tcPr>
            <w:cnfStyle w:val="001000000000" w:firstRow="0" w:lastRow="0" w:firstColumn="1" w:lastColumn="0" w:oddVBand="0" w:evenVBand="0" w:oddHBand="0" w:evenHBand="0" w:firstRowFirstColumn="0" w:firstRowLastColumn="0" w:lastRowFirstColumn="0" w:lastRowLastColumn="0"/>
            <w:tcW w:w="5240" w:type="dxa"/>
          </w:tcPr>
          <w:p w14:paraId="53B12C8D" w14:textId="31A0A342" w:rsidR="00AB1975" w:rsidRPr="009B1CD0" w:rsidDel="002169A1" w:rsidRDefault="00AB1975">
            <w:pPr>
              <w:rPr>
                <w:del w:id="2121" w:author="Cuenta Microsoft" w:date="2025-09-30T13:41:00Z"/>
                <w:bCs w:val="0"/>
              </w:rPr>
            </w:pPr>
            <w:del w:id="2122" w:author="Cuenta Microsoft" w:date="2025-09-30T13:41:00Z">
              <w:r w:rsidRPr="009B1CD0" w:rsidDel="002169A1">
                <w:rPr>
                  <w:bCs w:val="0"/>
                </w:rPr>
                <w:delText>Filtro en la entrada de la escuela</w:delText>
              </w:r>
            </w:del>
          </w:p>
        </w:tc>
        <w:tc>
          <w:tcPr>
            <w:tcW w:w="3220" w:type="dxa"/>
          </w:tcPr>
          <w:p w14:paraId="588A4663" w14:textId="4DDB2AB4" w:rsidR="00AB1975" w:rsidRPr="007043E1" w:rsidDel="002169A1" w:rsidRDefault="00786C6A">
            <w:pPr>
              <w:cnfStyle w:val="000000100000" w:firstRow="0" w:lastRow="0" w:firstColumn="0" w:lastColumn="0" w:oddVBand="0" w:evenVBand="0" w:oddHBand="1" w:evenHBand="0" w:firstRowFirstColumn="0" w:firstRowLastColumn="0" w:lastRowFirstColumn="0" w:lastRowLastColumn="0"/>
              <w:rPr>
                <w:del w:id="2123" w:author="Cuenta Microsoft" w:date="2025-09-30T13:41:00Z"/>
              </w:rPr>
              <w:pPrChange w:id="2124" w:author="Cuenta Microsoft" w:date="2025-09-30T14:16:00Z">
                <w:pPr>
                  <w:jc w:val="both"/>
                  <w:cnfStyle w:val="000000100000" w:firstRow="0" w:lastRow="0" w:firstColumn="0" w:lastColumn="0" w:oddVBand="0" w:evenVBand="0" w:oddHBand="1" w:evenHBand="0" w:firstRowFirstColumn="0" w:firstRowLastColumn="0" w:lastRowFirstColumn="0" w:lastRowLastColumn="0"/>
                </w:pPr>
              </w:pPrChange>
            </w:pPr>
            <w:del w:id="2125" w:author="Cuenta Microsoft" w:date="2025-09-30T13:41:00Z">
              <w:r w:rsidDel="002169A1">
                <w:delText>El personal de apoyo y</w:delText>
              </w:r>
              <w:r w:rsidR="00032E2F" w:rsidDel="002169A1">
                <w:delText xml:space="preserve"> el</w:delText>
              </w:r>
              <w:r w:rsidDel="002169A1">
                <w:delText xml:space="preserve"> </w:delText>
              </w:r>
              <w:r w:rsidR="00032E2F" w:rsidDel="002169A1">
                <w:delText>responsable</w:delText>
              </w:r>
              <w:r w:rsidDel="002169A1">
                <w:delText xml:space="preserve"> </w:delText>
              </w:r>
              <w:r w:rsidR="00032E2F" w:rsidDel="002169A1">
                <w:delText>a</w:delText>
              </w:r>
              <w:r w:rsidDel="002169A1">
                <w:delText>dministrativo,</w:delText>
              </w:r>
            </w:del>
            <w:ins w:id="2126" w:author="BACHILLERATO GENERAL ALFONSO DE LA MADRID VIDAURRETA" w:date="2025-09-18T23:16:00Z">
              <w:del w:id="2127" w:author="Cuenta Microsoft" w:date="2025-09-30T13:41:00Z">
                <w:r w:rsidR="00AF357E" w:rsidDel="002169A1">
                  <w:delText>administrativo</w:delText>
                </w:r>
              </w:del>
            </w:ins>
            <w:del w:id="2128" w:author="Cuenta Microsoft" w:date="2025-09-30T13:41:00Z">
              <w:r w:rsidDel="002169A1">
                <w:delText xml:space="preserve"> recibirá</w:delText>
              </w:r>
              <w:r w:rsidR="00032E2F" w:rsidDel="002169A1">
                <w:delText>n</w:delText>
              </w:r>
              <w:r w:rsidDel="002169A1">
                <w:delText xml:space="preserve"> a los </w:delText>
              </w:r>
              <w:r w:rsidR="00AB1975" w:rsidRPr="007043E1" w:rsidDel="002169A1">
                <w:delText>alumnos a la hora de entrada</w:delText>
              </w:r>
              <w:r w:rsidR="00AB1975" w:rsidDel="002169A1">
                <w:delText xml:space="preserve"> de clases</w:delText>
              </w:r>
              <w:r w:rsidR="00AB1975" w:rsidRPr="007043E1" w:rsidDel="002169A1">
                <w:delText>.</w:delText>
              </w:r>
            </w:del>
          </w:p>
          <w:p w14:paraId="4F06F650" w14:textId="6C021048" w:rsidR="00AB1975" w:rsidRPr="009013BE" w:rsidDel="002169A1" w:rsidRDefault="00AB1975">
            <w:pPr>
              <w:cnfStyle w:val="000000100000" w:firstRow="0" w:lastRow="0" w:firstColumn="0" w:lastColumn="0" w:oddVBand="0" w:evenVBand="0" w:oddHBand="1" w:evenHBand="0" w:firstRowFirstColumn="0" w:firstRowLastColumn="0" w:lastRowFirstColumn="0" w:lastRowLastColumn="0"/>
              <w:rPr>
                <w:del w:id="2129" w:author="Cuenta Microsoft" w:date="2025-09-30T13:41:00Z"/>
              </w:rPr>
              <w:pPrChange w:id="2130" w:author="Cuenta Microsoft" w:date="2025-09-30T14:16:00Z">
                <w:pPr>
                  <w:jc w:val="both"/>
                  <w:cnfStyle w:val="000000100000" w:firstRow="0" w:lastRow="0" w:firstColumn="0" w:lastColumn="0" w:oddVBand="0" w:evenVBand="0" w:oddHBand="1" w:evenHBand="0" w:firstRowFirstColumn="0" w:firstRowLastColumn="0" w:lastRowFirstColumn="0" w:lastRowLastColumn="0"/>
                </w:pPr>
              </w:pPrChange>
            </w:pPr>
          </w:p>
        </w:tc>
        <w:tc>
          <w:tcPr>
            <w:tcW w:w="0" w:type="auto"/>
          </w:tcPr>
          <w:p w14:paraId="592433C7" w14:textId="3D017A6A" w:rsidR="00AB1975" w:rsidRPr="009013BE" w:rsidDel="002169A1" w:rsidRDefault="00AB1975">
            <w:pPr>
              <w:cnfStyle w:val="000000100000" w:firstRow="0" w:lastRow="0" w:firstColumn="0" w:lastColumn="0" w:oddVBand="0" w:evenVBand="0" w:oddHBand="1" w:evenHBand="0" w:firstRowFirstColumn="0" w:firstRowLastColumn="0" w:lastRowFirstColumn="0" w:lastRowLastColumn="0"/>
              <w:rPr>
                <w:del w:id="2131" w:author="Cuenta Microsoft" w:date="2025-09-30T13:41:00Z"/>
              </w:rPr>
              <w:pPrChange w:id="2132" w:author="Cuenta Microsoft" w:date="2025-09-30T14:16:00Z">
                <w:pPr>
                  <w:jc w:val="center"/>
                  <w:cnfStyle w:val="000000100000" w:firstRow="0" w:lastRow="0" w:firstColumn="0" w:lastColumn="0" w:oddVBand="0" w:evenVBand="0" w:oddHBand="1" w:evenHBand="0" w:firstRowFirstColumn="0" w:firstRowLastColumn="0" w:lastRowFirstColumn="0" w:lastRowLastColumn="0"/>
                </w:pPr>
              </w:pPrChange>
            </w:pPr>
            <w:del w:id="2133" w:author="Cuenta Microsoft" w:date="2025-09-30T13:41:00Z">
              <w:r w:rsidRPr="007043E1" w:rsidDel="002169A1">
                <w:delText>Fotografías</w:delText>
              </w:r>
            </w:del>
          </w:p>
        </w:tc>
        <w:tc>
          <w:tcPr>
            <w:tcW w:w="0" w:type="auto"/>
          </w:tcPr>
          <w:p w14:paraId="5CE33587" w14:textId="1CCE0C4D" w:rsidR="00AB1975" w:rsidRPr="009013BE" w:rsidDel="002169A1" w:rsidRDefault="00AB1975">
            <w:pPr>
              <w:cnfStyle w:val="000000100000" w:firstRow="0" w:lastRow="0" w:firstColumn="0" w:lastColumn="0" w:oddVBand="0" w:evenVBand="0" w:oddHBand="1" w:evenHBand="0" w:firstRowFirstColumn="0" w:firstRowLastColumn="0" w:lastRowFirstColumn="0" w:lastRowLastColumn="0"/>
              <w:rPr>
                <w:del w:id="2134" w:author="Cuenta Microsoft" w:date="2025-09-30T13:41:00Z"/>
              </w:rPr>
              <w:pPrChange w:id="2135" w:author="Cuenta Microsoft" w:date="2025-09-30T14:16:00Z">
                <w:pPr>
                  <w:jc w:val="center"/>
                  <w:cnfStyle w:val="000000100000" w:firstRow="0" w:lastRow="0" w:firstColumn="0" w:lastColumn="0" w:oddVBand="0" w:evenVBand="0" w:oddHBand="1" w:evenHBand="0" w:firstRowFirstColumn="0" w:firstRowLastColumn="0" w:lastRowFirstColumn="0" w:lastRowLastColumn="0"/>
                </w:pPr>
              </w:pPrChange>
            </w:pPr>
            <w:del w:id="2136" w:author="Cuenta Microsoft" w:date="2025-09-30T13:41:00Z">
              <w:r w:rsidRPr="007043E1" w:rsidDel="002169A1">
                <w:delText>A partir del</w:delText>
              </w:r>
            </w:del>
            <w:ins w:id="2137" w:author="BACHILLERATO GENERAL ALFONSO DE LA MADRID VIDAURRETA" w:date="2025-09-18T23:17:00Z">
              <w:del w:id="2138" w:author="Cuenta Microsoft" w:date="2025-09-30T13:41:00Z">
                <w:r w:rsidR="00AF357E" w:rsidDel="002169A1">
                  <w:delText xml:space="preserve"> 01 de septiembre</w:delText>
                </w:r>
              </w:del>
            </w:ins>
            <w:del w:id="2139" w:author="Cuenta Microsoft" w:date="2025-09-30T13:41:00Z">
              <w:r w:rsidRPr="007043E1" w:rsidDel="002169A1">
                <w:delText xml:space="preserve"> </w:delText>
              </w:r>
              <w:r w:rsidDel="002169A1">
                <w:delText xml:space="preserve">28 </w:delText>
              </w:r>
              <w:r w:rsidRPr="007043E1" w:rsidDel="002169A1">
                <w:delText xml:space="preserve">de </w:delText>
              </w:r>
              <w:r w:rsidDel="002169A1">
                <w:delText>agosto de 202</w:delText>
              </w:r>
            </w:del>
            <w:ins w:id="2140" w:author="BACHILLERATO GENERAL ALFONSO DE LA MADRID VIDAURRETA" w:date="2025-09-18T23:16:00Z">
              <w:del w:id="2141" w:author="Cuenta Microsoft" w:date="2025-09-30T13:41:00Z">
                <w:r w:rsidR="00AF357E" w:rsidDel="002169A1">
                  <w:delText>5</w:delText>
                </w:r>
              </w:del>
            </w:ins>
            <w:del w:id="2142" w:author="Cuenta Microsoft" w:date="2025-09-30T13:41:00Z">
              <w:r w:rsidR="00786C6A" w:rsidDel="002169A1">
                <w:delText>4</w:delText>
              </w:r>
            </w:del>
          </w:p>
        </w:tc>
      </w:tr>
      <w:tr w:rsidR="00AB1975" w:rsidDel="002169A1" w14:paraId="43956C0D" w14:textId="5CB4918E" w:rsidTr="002E26AB">
        <w:trPr>
          <w:trHeight w:val="1269"/>
          <w:jc w:val="center"/>
          <w:del w:id="2143" w:author="Cuenta Microsoft" w:date="2025-09-30T13:41:00Z"/>
        </w:trPr>
        <w:tc>
          <w:tcPr>
            <w:cnfStyle w:val="001000000000" w:firstRow="0" w:lastRow="0" w:firstColumn="1" w:lastColumn="0" w:oddVBand="0" w:evenVBand="0" w:oddHBand="0" w:evenHBand="0" w:firstRowFirstColumn="0" w:firstRowLastColumn="0" w:lastRowFirstColumn="0" w:lastRowLastColumn="0"/>
            <w:tcW w:w="5240" w:type="dxa"/>
          </w:tcPr>
          <w:p w14:paraId="5E72319A" w14:textId="6EA2558B" w:rsidR="00AB1975" w:rsidRPr="00786C6A" w:rsidDel="002169A1" w:rsidRDefault="00AB1975">
            <w:pPr>
              <w:rPr>
                <w:del w:id="2144" w:author="Cuenta Microsoft" w:date="2025-09-30T13:41:00Z"/>
                <w:bCs w:val="0"/>
              </w:rPr>
            </w:pPr>
            <w:del w:id="2145" w:author="Cuenta Microsoft" w:date="2025-09-30T13:41:00Z">
              <w:r w:rsidRPr="00786C6A" w:rsidDel="002169A1">
                <w:rPr>
                  <w:bCs w:val="0"/>
                </w:rPr>
                <w:delText>Filtro en el salón de clases</w:delText>
              </w:r>
            </w:del>
          </w:p>
        </w:tc>
        <w:tc>
          <w:tcPr>
            <w:tcW w:w="3220" w:type="dxa"/>
          </w:tcPr>
          <w:p w14:paraId="155EA2AB" w14:textId="1A92E30F" w:rsidR="00AB1975" w:rsidRPr="007043E1" w:rsidDel="002169A1" w:rsidRDefault="00AB1975">
            <w:pPr>
              <w:cnfStyle w:val="000000000000" w:firstRow="0" w:lastRow="0" w:firstColumn="0" w:lastColumn="0" w:oddVBand="0" w:evenVBand="0" w:oddHBand="0" w:evenHBand="0" w:firstRowFirstColumn="0" w:firstRowLastColumn="0" w:lastRowFirstColumn="0" w:lastRowLastColumn="0"/>
              <w:rPr>
                <w:del w:id="2146" w:author="Cuenta Microsoft" w:date="2025-09-30T13:41:00Z"/>
              </w:rPr>
              <w:pPrChange w:id="2147" w:author="Cuenta Microsoft" w:date="2025-09-30T14:16:00Z">
                <w:pPr>
                  <w:jc w:val="both"/>
                  <w:cnfStyle w:val="000000000000" w:firstRow="0" w:lastRow="0" w:firstColumn="0" w:lastColumn="0" w:oddVBand="0" w:evenVBand="0" w:oddHBand="0" w:evenHBand="0" w:firstRowFirstColumn="0" w:firstRowLastColumn="0" w:lastRowFirstColumn="0" w:lastRowLastColumn="0"/>
                </w:pPr>
              </w:pPrChange>
            </w:pPr>
            <w:del w:id="2148" w:author="Cuenta Microsoft" w:date="2025-09-30T13:41:00Z">
              <w:r w:rsidRPr="007043E1" w:rsidDel="002169A1">
                <w:delText>Contar con un directorio de padres o tutores para localizarlos en caso de algún estudiante se sienta mal durante la jornada.</w:delText>
              </w:r>
            </w:del>
          </w:p>
          <w:p w14:paraId="6A93341D" w14:textId="101D783D" w:rsidR="00AB1975" w:rsidRPr="007043E1" w:rsidDel="002169A1" w:rsidRDefault="00AB1975">
            <w:pPr>
              <w:cnfStyle w:val="000000000000" w:firstRow="0" w:lastRow="0" w:firstColumn="0" w:lastColumn="0" w:oddVBand="0" w:evenVBand="0" w:oddHBand="0" w:evenHBand="0" w:firstRowFirstColumn="0" w:firstRowLastColumn="0" w:lastRowFirstColumn="0" w:lastRowLastColumn="0"/>
              <w:rPr>
                <w:del w:id="2149" w:author="Cuenta Microsoft" w:date="2025-09-30T13:41:00Z"/>
              </w:rPr>
              <w:pPrChange w:id="2150" w:author="Cuenta Microsoft" w:date="2025-09-30T14:16:00Z">
                <w:pPr>
                  <w:jc w:val="both"/>
                  <w:cnfStyle w:val="000000000000" w:firstRow="0" w:lastRow="0" w:firstColumn="0" w:lastColumn="0" w:oddVBand="0" w:evenVBand="0" w:oddHBand="0" w:evenHBand="0" w:firstRowFirstColumn="0" w:firstRowLastColumn="0" w:lastRowFirstColumn="0" w:lastRowLastColumn="0"/>
                </w:pPr>
              </w:pPrChange>
            </w:pPr>
          </w:p>
          <w:p w14:paraId="5DE5D947" w14:textId="7C16D3A9" w:rsidR="00AB1975" w:rsidRPr="009013BE" w:rsidDel="002169A1" w:rsidRDefault="00AB1975">
            <w:pPr>
              <w:cnfStyle w:val="000000000000" w:firstRow="0" w:lastRow="0" w:firstColumn="0" w:lastColumn="0" w:oddVBand="0" w:evenVBand="0" w:oddHBand="0" w:evenHBand="0" w:firstRowFirstColumn="0" w:firstRowLastColumn="0" w:lastRowFirstColumn="0" w:lastRowLastColumn="0"/>
              <w:rPr>
                <w:del w:id="2151" w:author="Cuenta Microsoft" w:date="2025-09-30T13:41:00Z"/>
              </w:rPr>
            </w:pPr>
            <w:del w:id="2152" w:author="Cuenta Microsoft" w:date="2025-09-30T13:41:00Z">
              <w:r w:rsidRPr="007043E1" w:rsidDel="002169A1">
                <w:delText xml:space="preserve">Designar un espacio para aislar a algún estudiante que presente </w:delText>
              </w:r>
              <w:r w:rsidDel="002169A1">
                <w:delText>malestar</w:delText>
              </w:r>
              <w:r w:rsidRPr="007043E1" w:rsidDel="002169A1">
                <w:delText>, mientras llega su tutor.</w:delText>
              </w:r>
            </w:del>
          </w:p>
        </w:tc>
        <w:tc>
          <w:tcPr>
            <w:tcW w:w="0" w:type="auto"/>
          </w:tcPr>
          <w:p w14:paraId="29DB87AE" w14:textId="5D5F64E5" w:rsidR="00AB1975" w:rsidRPr="007043E1" w:rsidDel="002169A1" w:rsidRDefault="00AB1975">
            <w:pPr>
              <w:cnfStyle w:val="000000000000" w:firstRow="0" w:lastRow="0" w:firstColumn="0" w:lastColumn="0" w:oddVBand="0" w:evenVBand="0" w:oddHBand="0" w:evenHBand="0" w:firstRowFirstColumn="0" w:firstRowLastColumn="0" w:lastRowFirstColumn="0" w:lastRowLastColumn="0"/>
              <w:rPr>
                <w:del w:id="2153" w:author="Cuenta Microsoft" w:date="2025-09-30T13:41:00Z"/>
              </w:rPr>
              <w:pPrChange w:id="2154" w:author="Cuenta Microsoft" w:date="2025-09-30T14:16:00Z">
                <w:pPr>
                  <w:jc w:val="center"/>
                  <w:cnfStyle w:val="000000000000" w:firstRow="0" w:lastRow="0" w:firstColumn="0" w:lastColumn="0" w:oddVBand="0" w:evenVBand="0" w:oddHBand="0" w:evenHBand="0" w:firstRowFirstColumn="0" w:firstRowLastColumn="0" w:lastRowFirstColumn="0" w:lastRowLastColumn="0"/>
                </w:pPr>
              </w:pPrChange>
            </w:pPr>
            <w:del w:id="2155" w:author="Cuenta Microsoft" w:date="2025-09-30T13:41:00Z">
              <w:r w:rsidRPr="007043E1" w:rsidDel="002169A1">
                <w:delText>Lista de padres con domicilios y teléfonos.</w:delText>
              </w:r>
            </w:del>
          </w:p>
          <w:p w14:paraId="65F0D761" w14:textId="2FAE7D75" w:rsidR="00AB1975" w:rsidRPr="007043E1" w:rsidDel="002169A1" w:rsidRDefault="00AB1975">
            <w:pPr>
              <w:cnfStyle w:val="000000000000" w:firstRow="0" w:lastRow="0" w:firstColumn="0" w:lastColumn="0" w:oddVBand="0" w:evenVBand="0" w:oddHBand="0" w:evenHBand="0" w:firstRowFirstColumn="0" w:firstRowLastColumn="0" w:lastRowFirstColumn="0" w:lastRowLastColumn="0"/>
              <w:rPr>
                <w:del w:id="2156" w:author="Cuenta Microsoft" w:date="2025-09-30T13:41:00Z"/>
              </w:rPr>
              <w:pPrChange w:id="2157" w:author="Cuenta Microsoft" w:date="2025-09-30T14:16:00Z">
                <w:pPr>
                  <w:jc w:val="center"/>
                  <w:cnfStyle w:val="000000000000" w:firstRow="0" w:lastRow="0" w:firstColumn="0" w:lastColumn="0" w:oddVBand="0" w:evenVBand="0" w:oddHBand="0" w:evenHBand="0" w:firstRowFirstColumn="0" w:firstRowLastColumn="0" w:lastRowFirstColumn="0" w:lastRowLastColumn="0"/>
                </w:pPr>
              </w:pPrChange>
            </w:pPr>
          </w:p>
          <w:p w14:paraId="55CD6E0E" w14:textId="540FCA4B" w:rsidR="00AB1975" w:rsidRPr="009013BE" w:rsidDel="002169A1" w:rsidRDefault="00AB1975">
            <w:pPr>
              <w:cnfStyle w:val="000000000000" w:firstRow="0" w:lastRow="0" w:firstColumn="0" w:lastColumn="0" w:oddVBand="0" w:evenVBand="0" w:oddHBand="0" w:evenHBand="0" w:firstRowFirstColumn="0" w:firstRowLastColumn="0" w:lastRowFirstColumn="0" w:lastRowLastColumn="0"/>
              <w:rPr>
                <w:del w:id="2158" w:author="Cuenta Microsoft" w:date="2025-09-30T13:41:00Z"/>
              </w:rPr>
              <w:pPrChange w:id="2159" w:author="Cuenta Microsoft" w:date="2025-09-30T14:16:00Z">
                <w:pPr>
                  <w:jc w:val="center"/>
                  <w:cnfStyle w:val="000000000000" w:firstRow="0" w:lastRow="0" w:firstColumn="0" w:lastColumn="0" w:oddVBand="0" w:evenVBand="0" w:oddHBand="0" w:evenHBand="0" w:firstRowFirstColumn="0" w:firstRowLastColumn="0" w:lastRowFirstColumn="0" w:lastRowLastColumn="0"/>
                </w:pPr>
              </w:pPrChange>
            </w:pPr>
          </w:p>
        </w:tc>
        <w:tc>
          <w:tcPr>
            <w:tcW w:w="0" w:type="auto"/>
          </w:tcPr>
          <w:p w14:paraId="4503F331" w14:textId="6629627F" w:rsidR="00AB1975" w:rsidRPr="009013BE" w:rsidDel="002169A1" w:rsidRDefault="00AB1975">
            <w:pPr>
              <w:cnfStyle w:val="000000000000" w:firstRow="0" w:lastRow="0" w:firstColumn="0" w:lastColumn="0" w:oddVBand="0" w:evenVBand="0" w:oddHBand="0" w:evenHBand="0" w:firstRowFirstColumn="0" w:firstRowLastColumn="0" w:lastRowFirstColumn="0" w:lastRowLastColumn="0"/>
              <w:rPr>
                <w:del w:id="2160" w:author="Cuenta Microsoft" w:date="2025-09-30T13:41:00Z"/>
              </w:rPr>
              <w:pPrChange w:id="2161" w:author="Cuenta Microsoft" w:date="2025-09-30T14:16:00Z">
                <w:pPr>
                  <w:jc w:val="center"/>
                  <w:cnfStyle w:val="000000000000" w:firstRow="0" w:lastRow="0" w:firstColumn="0" w:lastColumn="0" w:oddVBand="0" w:evenVBand="0" w:oddHBand="0" w:evenHBand="0" w:firstRowFirstColumn="0" w:firstRowLastColumn="0" w:lastRowFirstColumn="0" w:lastRowLastColumn="0"/>
                </w:pPr>
              </w:pPrChange>
            </w:pPr>
            <w:del w:id="2162" w:author="Cuenta Microsoft" w:date="2025-09-30T13:41:00Z">
              <w:r w:rsidRPr="007043E1" w:rsidDel="002169A1">
                <w:delText>Permanente</w:delText>
              </w:r>
            </w:del>
          </w:p>
        </w:tc>
      </w:tr>
      <w:tr w:rsidR="00AB1975" w:rsidDel="002169A1" w14:paraId="339E2898" w14:textId="56094F6D" w:rsidTr="002E26AB">
        <w:trPr>
          <w:cnfStyle w:val="000000100000" w:firstRow="0" w:lastRow="0" w:firstColumn="0" w:lastColumn="0" w:oddVBand="0" w:evenVBand="0" w:oddHBand="1" w:evenHBand="0" w:firstRowFirstColumn="0" w:firstRowLastColumn="0" w:lastRowFirstColumn="0" w:lastRowLastColumn="0"/>
          <w:trHeight w:val="1269"/>
          <w:jc w:val="center"/>
          <w:del w:id="2163" w:author="Cuenta Microsoft" w:date="2025-09-30T13:41:00Z"/>
        </w:trPr>
        <w:tc>
          <w:tcPr>
            <w:cnfStyle w:val="001000000000" w:firstRow="0" w:lastRow="0" w:firstColumn="1" w:lastColumn="0" w:oddVBand="0" w:evenVBand="0" w:oddHBand="0" w:evenHBand="0" w:firstRowFirstColumn="0" w:firstRowLastColumn="0" w:lastRowFirstColumn="0" w:lastRowLastColumn="0"/>
            <w:tcW w:w="5240" w:type="dxa"/>
          </w:tcPr>
          <w:p w14:paraId="6936805D" w14:textId="4FCE96AC" w:rsidR="00AB1975" w:rsidRPr="00786C6A" w:rsidDel="002169A1" w:rsidRDefault="00AB1975">
            <w:pPr>
              <w:rPr>
                <w:del w:id="2164" w:author="Cuenta Microsoft" w:date="2025-09-30T13:41:00Z"/>
                <w:bCs w:val="0"/>
              </w:rPr>
            </w:pPr>
            <w:del w:id="2165" w:author="Cuenta Microsoft" w:date="2025-09-30T13:41:00Z">
              <w:r w:rsidRPr="00786C6A" w:rsidDel="002169A1">
                <w:rPr>
                  <w:bCs w:val="0"/>
                </w:rPr>
                <w:delText>Manos limpias</w:delText>
              </w:r>
            </w:del>
          </w:p>
        </w:tc>
        <w:tc>
          <w:tcPr>
            <w:tcW w:w="3220" w:type="dxa"/>
          </w:tcPr>
          <w:p w14:paraId="066AA374" w14:textId="6C759881" w:rsidR="00AB1975" w:rsidRPr="007043E1" w:rsidDel="002169A1" w:rsidRDefault="00AB1975">
            <w:pPr>
              <w:cnfStyle w:val="000000100000" w:firstRow="0" w:lastRow="0" w:firstColumn="0" w:lastColumn="0" w:oddVBand="0" w:evenVBand="0" w:oddHBand="1" w:evenHBand="0" w:firstRowFirstColumn="0" w:firstRowLastColumn="0" w:lastRowFirstColumn="0" w:lastRowLastColumn="0"/>
              <w:rPr>
                <w:del w:id="2166" w:author="Cuenta Microsoft" w:date="2025-09-30T13:41:00Z"/>
              </w:rPr>
              <w:pPrChange w:id="2167" w:author="Cuenta Microsoft" w:date="2025-09-30T14:16:00Z">
                <w:pPr>
                  <w:jc w:val="both"/>
                  <w:cnfStyle w:val="000000100000" w:firstRow="0" w:lastRow="0" w:firstColumn="0" w:lastColumn="0" w:oddVBand="0" w:evenVBand="0" w:oddHBand="1" w:evenHBand="0" w:firstRowFirstColumn="0" w:firstRowLastColumn="0" w:lastRowFirstColumn="0" w:lastRowLastColumn="0"/>
                </w:pPr>
              </w:pPrChange>
            </w:pPr>
            <w:del w:id="2168" w:author="Cuenta Microsoft" w:date="2025-09-30T13:41:00Z">
              <w:r w:rsidRPr="007043E1" w:rsidDel="002169A1">
                <w:delText>Colocar carteles para promover el lavado de manos de manera frecuente entre los integrantes de la comunidad escolar.</w:delText>
              </w:r>
            </w:del>
          </w:p>
          <w:p w14:paraId="6AE76BF0" w14:textId="76687024" w:rsidR="00AB1975" w:rsidRPr="009013BE" w:rsidDel="002169A1" w:rsidRDefault="00AB1975">
            <w:pPr>
              <w:cnfStyle w:val="000000100000" w:firstRow="0" w:lastRow="0" w:firstColumn="0" w:lastColumn="0" w:oddVBand="0" w:evenVBand="0" w:oddHBand="1" w:evenHBand="0" w:firstRowFirstColumn="0" w:firstRowLastColumn="0" w:lastRowFirstColumn="0" w:lastRowLastColumn="0"/>
              <w:rPr>
                <w:del w:id="2169" w:author="Cuenta Microsoft" w:date="2025-09-30T13:41:00Z"/>
              </w:rPr>
              <w:pPrChange w:id="2170" w:author="Cuenta Microsoft" w:date="2025-09-30T14:16:00Z">
                <w:pPr>
                  <w:jc w:val="both"/>
                  <w:cnfStyle w:val="000000100000" w:firstRow="0" w:lastRow="0" w:firstColumn="0" w:lastColumn="0" w:oddVBand="0" w:evenVBand="0" w:oddHBand="1" w:evenHBand="0" w:firstRowFirstColumn="0" w:firstRowLastColumn="0" w:lastRowFirstColumn="0" w:lastRowLastColumn="0"/>
                </w:pPr>
              </w:pPrChange>
            </w:pPr>
          </w:p>
        </w:tc>
        <w:tc>
          <w:tcPr>
            <w:tcW w:w="0" w:type="auto"/>
          </w:tcPr>
          <w:p w14:paraId="4B24D591" w14:textId="4C97125F" w:rsidR="00AB1975" w:rsidRPr="009013BE" w:rsidDel="002169A1" w:rsidRDefault="00AB1975">
            <w:pPr>
              <w:cnfStyle w:val="000000100000" w:firstRow="0" w:lastRow="0" w:firstColumn="0" w:lastColumn="0" w:oddVBand="0" w:evenVBand="0" w:oddHBand="1" w:evenHBand="0" w:firstRowFirstColumn="0" w:firstRowLastColumn="0" w:lastRowFirstColumn="0" w:lastRowLastColumn="0"/>
              <w:rPr>
                <w:del w:id="2171" w:author="Cuenta Microsoft" w:date="2025-09-30T13:41:00Z"/>
              </w:rPr>
              <w:pPrChange w:id="2172" w:author="Cuenta Microsoft" w:date="2025-09-30T14:16:00Z">
                <w:pPr>
                  <w:jc w:val="center"/>
                  <w:cnfStyle w:val="000000100000" w:firstRow="0" w:lastRow="0" w:firstColumn="0" w:lastColumn="0" w:oddVBand="0" w:evenVBand="0" w:oddHBand="1" w:evenHBand="0" w:firstRowFirstColumn="0" w:firstRowLastColumn="0" w:lastRowFirstColumn="0" w:lastRowLastColumn="0"/>
                </w:pPr>
              </w:pPrChange>
            </w:pPr>
            <w:del w:id="2173" w:author="Cuenta Microsoft" w:date="2025-09-30T13:41:00Z">
              <w:r w:rsidRPr="007043E1" w:rsidDel="002169A1">
                <w:delText>Fotografías</w:delText>
              </w:r>
            </w:del>
          </w:p>
        </w:tc>
        <w:tc>
          <w:tcPr>
            <w:tcW w:w="0" w:type="auto"/>
          </w:tcPr>
          <w:p w14:paraId="5F21ED6C" w14:textId="121F4E3E" w:rsidR="00AB1975" w:rsidRPr="009013BE" w:rsidDel="002169A1" w:rsidRDefault="00AB1975">
            <w:pPr>
              <w:cnfStyle w:val="000000100000" w:firstRow="0" w:lastRow="0" w:firstColumn="0" w:lastColumn="0" w:oddVBand="0" w:evenVBand="0" w:oddHBand="1" w:evenHBand="0" w:firstRowFirstColumn="0" w:firstRowLastColumn="0" w:lastRowFirstColumn="0" w:lastRowLastColumn="0"/>
              <w:rPr>
                <w:del w:id="2174" w:author="Cuenta Microsoft" w:date="2025-09-30T13:41:00Z"/>
              </w:rPr>
              <w:pPrChange w:id="2175" w:author="Cuenta Microsoft" w:date="2025-09-30T14:16:00Z">
                <w:pPr>
                  <w:jc w:val="center"/>
                  <w:cnfStyle w:val="000000100000" w:firstRow="0" w:lastRow="0" w:firstColumn="0" w:lastColumn="0" w:oddVBand="0" w:evenVBand="0" w:oddHBand="1" w:evenHBand="0" w:firstRowFirstColumn="0" w:firstRowLastColumn="0" w:lastRowFirstColumn="0" w:lastRowLastColumn="0"/>
                </w:pPr>
              </w:pPrChange>
            </w:pPr>
            <w:del w:id="2176" w:author="Cuenta Microsoft" w:date="2025-09-30T13:41:00Z">
              <w:r w:rsidRPr="007043E1" w:rsidDel="002169A1">
                <w:delText>Permanente</w:delText>
              </w:r>
            </w:del>
          </w:p>
        </w:tc>
      </w:tr>
      <w:tr w:rsidR="00AB1975" w:rsidDel="002169A1" w14:paraId="06CE1FE6" w14:textId="5550A733" w:rsidTr="002E26AB">
        <w:trPr>
          <w:trHeight w:val="1269"/>
          <w:jc w:val="center"/>
          <w:del w:id="2177" w:author="Cuenta Microsoft" w:date="2025-09-30T13:41:00Z"/>
        </w:trPr>
        <w:tc>
          <w:tcPr>
            <w:cnfStyle w:val="001000000000" w:firstRow="0" w:lastRow="0" w:firstColumn="1" w:lastColumn="0" w:oddVBand="0" w:evenVBand="0" w:oddHBand="0" w:evenHBand="0" w:firstRowFirstColumn="0" w:firstRowLastColumn="0" w:lastRowFirstColumn="0" w:lastRowLastColumn="0"/>
            <w:tcW w:w="5240" w:type="dxa"/>
          </w:tcPr>
          <w:p w14:paraId="3F3E7E3E" w14:textId="2B64458C" w:rsidR="00AB1975" w:rsidRPr="00786C6A" w:rsidDel="002169A1" w:rsidRDefault="00AB1975">
            <w:pPr>
              <w:rPr>
                <w:del w:id="2178" w:author="Cuenta Microsoft" w:date="2025-09-30T13:41:00Z"/>
                <w:bCs w:val="0"/>
              </w:rPr>
            </w:pPr>
            <w:del w:id="2179" w:author="Cuenta Microsoft" w:date="2025-09-30T13:41:00Z">
              <w:r w:rsidRPr="00786C6A" w:rsidDel="002169A1">
                <w:rPr>
                  <w:bCs w:val="0"/>
                </w:rPr>
                <w:delText>Cuidado de maestras y maestros en grupos de riesgo</w:delText>
              </w:r>
            </w:del>
          </w:p>
        </w:tc>
        <w:tc>
          <w:tcPr>
            <w:tcW w:w="3220" w:type="dxa"/>
          </w:tcPr>
          <w:p w14:paraId="0D05EBBF" w14:textId="0A6A9131" w:rsidR="00AB1975" w:rsidRPr="00140FE7" w:rsidDel="002169A1" w:rsidRDefault="00AB1975">
            <w:pPr>
              <w:cnfStyle w:val="000000000000" w:firstRow="0" w:lastRow="0" w:firstColumn="0" w:lastColumn="0" w:oddVBand="0" w:evenVBand="0" w:oddHBand="0" w:evenHBand="0" w:firstRowFirstColumn="0" w:firstRowLastColumn="0" w:lastRowFirstColumn="0" w:lastRowLastColumn="0"/>
              <w:rPr>
                <w:del w:id="2180" w:author="Cuenta Microsoft" w:date="2025-09-30T13:41:00Z"/>
              </w:rPr>
              <w:pPrChange w:id="2181" w:author="Cuenta Microsoft" w:date="2025-09-30T14:16:00Z">
                <w:pPr>
                  <w:jc w:val="both"/>
                  <w:cnfStyle w:val="000000000000" w:firstRow="0" w:lastRow="0" w:firstColumn="0" w:lastColumn="0" w:oddVBand="0" w:evenVBand="0" w:oddHBand="0" w:evenHBand="0" w:firstRowFirstColumn="0" w:firstRowLastColumn="0" w:lastRowFirstColumn="0" w:lastRowLastColumn="0"/>
                </w:pPr>
              </w:pPrChange>
            </w:pPr>
            <w:del w:id="2182" w:author="Cuenta Microsoft" w:date="2025-09-30T13:41:00Z">
              <w:r w:rsidRPr="00140FE7" w:rsidDel="002169A1">
                <w:delText>Contar con un directorio de maestras y maestros.</w:delText>
              </w:r>
            </w:del>
          </w:p>
          <w:p w14:paraId="3731C87E" w14:textId="3550C7B6" w:rsidR="00AB1975" w:rsidRPr="00140FE7" w:rsidDel="002169A1" w:rsidRDefault="00AB1975">
            <w:pPr>
              <w:cnfStyle w:val="000000000000" w:firstRow="0" w:lastRow="0" w:firstColumn="0" w:lastColumn="0" w:oddVBand="0" w:evenVBand="0" w:oddHBand="0" w:evenHBand="0" w:firstRowFirstColumn="0" w:firstRowLastColumn="0" w:lastRowFirstColumn="0" w:lastRowLastColumn="0"/>
              <w:rPr>
                <w:del w:id="2183" w:author="Cuenta Microsoft" w:date="2025-09-30T13:41:00Z"/>
              </w:rPr>
              <w:pPrChange w:id="2184" w:author="Cuenta Microsoft" w:date="2025-09-30T14:16:00Z">
                <w:pPr>
                  <w:jc w:val="both"/>
                  <w:cnfStyle w:val="000000000000" w:firstRow="0" w:lastRow="0" w:firstColumn="0" w:lastColumn="0" w:oddVBand="0" w:evenVBand="0" w:oddHBand="0" w:evenHBand="0" w:firstRowFirstColumn="0" w:firstRowLastColumn="0" w:lastRowFirstColumn="0" w:lastRowLastColumn="0"/>
                </w:pPr>
              </w:pPrChange>
            </w:pPr>
          </w:p>
          <w:p w14:paraId="5B7DE1AB" w14:textId="770A72D2" w:rsidR="00AB1975" w:rsidRPr="009013BE" w:rsidDel="002169A1" w:rsidRDefault="00AB1975">
            <w:pPr>
              <w:cnfStyle w:val="000000000000" w:firstRow="0" w:lastRow="0" w:firstColumn="0" w:lastColumn="0" w:oddVBand="0" w:evenVBand="0" w:oddHBand="0" w:evenHBand="0" w:firstRowFirstColumn="0" w:firstRowLastColumn="0" w:lastRowFirstColumn="0" w:lastRowLastColumn="0"/>
              <w:rPr>
                <w:del w:id="2185" w:author="Cuenta Microsoft" w:date="2025-09-30T13:41:00Z"/>
              </w:rPr>
              <w:pPrChange w:id="2186" w:author="Cuenta Microsoft" w:date="2025-09-30T14:16:00Z">
                <w:pPr>
                  <w:jc w:val="both"/>
                  <w:cnfStyle w:val="000000000000" w:firstRow="0" w:lastRow="0" w:firstColumn="0" w:lastColumn="0" w:oddVBand="0" w:evenVBand="0" w:oddHBand="0" w:evenHBand="0" w:firstRowFirstColumn="0" w:firstRowLastColumn="0" w:lastRowFirstColumn="0" w:lastRowLastColumn="0"/>
                </w:pPr>
              </w:pPrChange>
            </w:pPr>
          </w:p>
        </w:tc>
        <w:tc>
          <w:tcPr>
            <w:tcW w:w="0" w:type="auto"/>
          </w:tcPr>
          <w:p w14:paraId="07475276" w14:textId="4EA5D6D5" w:rsidR="00AB1975" w:rsidRPr="009013BE" w:rsidDel="002169A1" w:rsidRDefault="00AB1975">
            <w:pPr>
              <w:cnfStyle w:val="000000000000" w:firstRow="0" w:lastRow="0" w:firstColumn="0" w:lastColumn="0" w:oddVBand="0" w:evenVBand="0" w:oddHBand="0" w:evenHBand="0" w:firstRowFirstColumn="0" w:firstRowLastColumn="0" w:lastRowFirstColumn="0" w:lastRowLastColumn="0"/>
              <w:rPr>
                <w:del w:id="2187" w:author="Cuenta Microsoft" w:date="2025-09-30T13:41:00Z"/>
              </w:rPr>
              <w:pPrChange w:id="2188" w:author="Cuenta Microsoft" w:date="2025-09-30T14:16:00Z">
                <w:pPr>
                  <w:jc w:val="center"/>
                  <w:cnfStyle w:val="000000000000" w:firstRow="0" w:lastRow="0" w:firstColumn="0" w:lastColumn="0" w:oddVBand="0" w:evenVBand="0" w:oddHBand="0" w:evenHBand="0" w:firstRowFirstColumn="0" w:firstRowLastColumn="0" w:lastRowFirstColumn="0" w:lastRowLastColumn="0"/>
                </w:pPr>
              </w:pPrChange>
            </w:pPr>
            <w:del w:id="2189" w:author="Cuenta Microsoft" w:date="2025-09-30T13:41:00Z">
              <w:r w:rsidRPr="00140FE7" w:rsidDel="002169A1">
                <w:delText>Lista de docentes con sus datos personales.</w:delText>
              </w:r>
            </w:del>
          </w:p>
        </w:tc>
        <w:tc>
          <w:tcPr>
            <w:tcW w:w="0" w:type="auto"/>
          </w:tcPr>
          <w:p w14:paraId="56333D93" w14:textId="783CF359" w:rsidR="00AB1975" w:rsidRPr="009013BE" w:rsidDel="002169A1" w:rsidRDefault="00AB1975">
            <w:pPr>
              <w:cnfStyle w:val="000000000000" w:firstRow="0" w:lastRow="0" w:firstColumn="0" w:lastColumn="0" w:oddVBand="0" w:evenVBand="0" w:oddHBand="0" w:evenHBand="0" w:firstRowFirstColumn="0" w:firstRowLastColumn="0" w:lastRowFirstColumn="0" w:lastRowLastColumn="0"/>
              <w:rPr>
                <w:del w:id="2190" w:author="Cuenta Microsoft" w:date="2025-09-30T13:41:00Z"/>
              </w:rPr>
              <w:pPrChange w:id="2191" w:author="Cuenta Microsoft" w:date="2025-09-30T14:16:00Z">
                <w:pPr>
                  <w:jc w:val="center"/>
                  <w:cnfStyle w:val="000000000000" w:firstRow="0" w:lastRow="0" w:firstColumn="0" w:lastColumn="0" w:oddVBand="0" w:evenVBand="0" w:oddHBand="0" w:evenHBand="0" w:firstRowFirstColumn="0" w:firstRowLastColumn="0" w:lastRowFirstColumn="0" w:lastRowLastColumn="0"/>
                </w:pPr>
              </w:pPrChange>
            </w:pPr>
            <w:del w:id="2192" w:author="Cuenta Microsoft" w:date="2025-09-30T13:41:00Z">
              <w:r w:rsidRPr="00140FE7" w:rsidDel="002169A1">
                <w:delText>Permanente</w:delText>
              </w:r>
            </w:del>
          </w:p>
        </w:tc>
      </w:tr>
      <w:tr w:rsidR="00AB1975" w:rsidDel="002169A1" w14:paraId="45A0C550" w14:textId="01C4C790" w:rsidTr="002E26AB">
        <w:trPr>
          <w:cnfStyle w:val="000000100000" w:firstRow="0" w:lastRow="0" w:firstColumn="0" w:lastColumn="0" w:oddVBand="0" w:evenVBand="0" w:oddHBand="1" w:evenHBand="0" w:firstRowFirstColumn="0" w:firstRowLastColumn="0" w:lastRowFirstColumn="0" w:lastRowLastColumn="0"/>
          <w:trHeight w:val="1269"/>
          <w:jc w:val="center"/>
          <w:del w:id="2193" w:author="Cuenta Microsoft" w:date="2025-09-30T13:41:00Z"/>
        </w:trPr>
        <w:tc>
          <w:tcPr>
            <w:cnfStyle w:val="001000000000" w:firstRow="0" w:lastRow="0" w:firstColumn="1" w:lastColumn="0" w:oddVBand="0" w:evenVBand="0" w:oddHBand="0" w:evenHBand="0" w:firstRowFirstColumn="0" w:firstRowLastColumn="0" w:lastRowFirstColumn="0" w:lastRowLastColumn="0"/>
            <w:tcW w:w="5240" w:type="dxa"/>
          </w:tcPr>
          <w:p w14:paraId="45569B50" w14:textId="1E20BE57" w:rsidR="00AB1975" w:rsidRPr="00786C6A" w:rsidDel="002169A1" w:rsidRDefault="00AB1975">
            <w:pPr>
              <w:rPr>
                <w:del w:id="2194" w:author="Cuenta Microsoft" w:date="2025-09-30T13:41:00Z"/>
                <w:bCs w:val="0"/>
              </w:rPr>
            </w:pPr>
            <w:del w:id="2195" w:author="Cuenta Microsoft" w:date="2025-09-30T13:41:00Z">
              <w:r w:rsidRPr="00786C6A" w:rsidDel="002169A1">
                <w:rPr>
                  <w:bCs w:val="0"/>
                </w:rPr>
                <w:delText>Optimizar el uso de espacios abiertos.</w:delText>
              </w:r>
            </w:del>
          </w:p>
        </w:tc>
        <w:tc>
          <w:tcPr>
            <w:tcW w:w="3220" w:type="dxa"/>
          </w:tcPr>
          <w:p w14:paraId="03097942" w14:textId="5B339125" w:rsidR="00AB1975" w:rsidRPr="00140FE7" w:rsidDel="002169A1" w:rsidRDefault="00AB1975">
            <w:pPr>
              <w:cnfStyle w:val="000000100000" w:firstRow="0" w:lastRow="0" w:firstColumn="0" w:lastColumn="0" w:oddVBand="0" w:evenVBand="0" w:oddHBand="1" w:evenHBand="0" w:firstRowFirstColumn="0" w:firstRowLastColumn="0" w:lastRowFirstColumn="0" w:lastRowLastColumn="0"/>
              <w:rPr>
                <w:del w:id="2196" w:author="Cuenta Microsoft" w:date="2025-09-30T13:41:00Z"/>
              </w:rPr>
              <w:pPrChange w:id="2197" w:author="Cuenta Microsoft" w:date="2025-09-30T14:16:00Z">
                <w:pPr>
                  <w:jc w:val="both"/>
                  <w:cnfStyle w:val="000000100000" w:firstRow="0" w:lastRow="0" w:firstColumn="0" w:lastColumn="0" w:oddVBand="0" w:evenVBand="0" w:oddHBand="1" w:evenHBand="0" w:firstRowFirstColumn="0" w:firstRowLastColumn="0" w:lastRowFirstColumn="0" w:lastRowLastColumn="0"/>
                </w:pPr>
              </w:pPrChange>
            </w:pPr>
            <w:del w:id="2198" w:author="Cuenta Microsoft" w:date="2025-09-30T13:41:00Z">
              <w:r w:rsidRPr="00140FE7" w:rsidDel="002169A1">
                <w:delText>colocar señalamientos que indiquen la ruta de circulación.</w:delText>
              </w:r>
            </w:del>
          </w:p>
          <w:p w14:paraId="1D7D96B8" w14:textId="64541FC4" w:rsidR="00AB1975" w:rsidRPr="00140FE7" w:rsidDel="002169A1" w:rsidRDefault="00AB1975">
            <w:pPr>
              <w:cnfStyle w:val="000000100000" w:firstRow="0" w:lastRow="0" w:firstColumn="0" w:lastColumn="0" w:oddVBand="0" w:evenVBand="0" w:oddHBand="1" w:evenHBand="0" w:firstRowFirstColumn="0" w:firstRowLastColumn="0" w:lastRowFirstColumn="0" w:lastRowLastColumn="0"/>
              <w:rPr>
                <w:del w:id="2199" w:author="Cuenta Microsoft" w:date="2025-09-30T13:41:00Z"/>
              </w:rPr>
              <w:pPrChange w:id="2200" w:author="Cuenta Microsoft" w:date="2025-09-30T14:16:00Z">
                <w:pPr>
                  <w:jc w:val="both"/>
                  <w:cnfStyle w:val="000000100000" w:firstRow="0" w:lastRow="0" w:firstColumn="0" w:lastColumn="0" w:oddVBand="0" w:evenVBand="0" w:oddHBand="1" w:evenHBand="0" w:firstRowFirstColumn="0" w:firstRowLastColumn="0" w:lastRowFirstColumn="0" w:lastRowLastColumn="0"/>
                </w:pPr>
              </w:pPrChange>
            </w:pPr>
          </w:p>
          <w:p w14:paraId="760BDE18" w14:textId="429083BA" w:rsidR="00AB1975" w:rsidRPr="00140FE7" w:rsidDel="002169A1" w:rsidRDefault="00AB1975">
            <w:pPr>
              <w:cnfStyle w:val="000000100000" w:firstRow="0" w:lastRow="0" w:firstColumn="0" w:lastColumn="0" w:oddVBand="0" w:evenVBand="0" w:oddHBand="1" w:evenHBand="0" w:firstRowFirstColumn="0" w:firstRowLastColumn="0" w:lastRowFirstColumn="0" w:lastRowLastColumn="0"/>
              <w:rPr>
                <w:del w:id="2201" w:author="Cuenta Microsoft" w:date="2025-09-30T13:41:00Z"/>
              </w:rPr>
              <w:pPrChange w:id="2202" w:author="Cuenta Microsoft" w:date="2025-09-30T14:16:00Z">
                <w:pPr>
                  <w:jc w:val="both"/>
                  <w:cnfStyle w:val="000000100000" w:firstRow="0" w:lastRow="0" w:firstColumn="0" w:lastColumn="0" w:oddVBand="0" w:evenVBand="0" w:oddHBand="1" w:evenHBand="0" w:firstRowFirstColumn="0" w:firstRowLastColumn="0" w:lastRowFirstColumn="0" w:lastRowLastColumn="0"/>
                </w:pPr>
              </w:pPrChange>
            </w:pPr>
            <w:del w:id="2203" w:author="Cuenta Microsoft" w:date="2025-09-30T13:41:00Z">
              <w:r w:rsidRPr="00140FE7" w:rsidDel="002169A1">
                <w:delText>Mantener en adecuado estado los espacios que pudieran ser utilizados para trabajo con los estudiantes.</w:delText>
              </w:r>
            </w:del>
          </w:p>
          <w:p w14:paraId="405439FA" w14:textId="3D1A3B81" w:rsidR="00AB1975" w:rsidRPr="00140FE7" w:rsidDel="002169A1" w:rsidRDefault="00AB1975">
            <w:pPr>
              <w:cnfStyle w:val="000000100000" w:firstRow="0" w:lastRow="0" w:firstColumn="0" w:lastColumn="0" w:oddVBand="0" w:evenVBand="0" w:oddHBand="1" w:evenHBand="0" w:firstRowFirstColumn="0" w:firstRowLastColumn="0" w:lastRowFirstColumn="0" w:lastRowLastColumn="0"/>
              <w:rPr>
                <w:del w:id="2204" w:author="Cuenta Microsoft" w:date="2025-09-30T13:41:00Z"/>
              </w:rPr>
              <w:pPrChange w:id="2205" w:author="Cuenta Microsoft" w:date="2025-09-30T14:16:00Z">
                <w:pPr>
                  <w:jc w:val="both"/>
                  <w:cnfStyle w:val="000000100000" w:firstRow="0" w:lastRow="0" w:firstColumn="0" w:lastColumn="0" w:oddVBand="0" w:evenVBand="0" w:oddHBand="1" w:evenHBand="0" w:firstRowFirstColumn="0" w:firstRowLastColumn="0" w:lastRowFirstColumn="0" w:lastRowLastColumn="0"/>
                </w:pPr>
              </w:pPrChange>
            </w:pPr>
          </w:p>
          <w:p w14:paraId="7A40FE03" w14:textId="1974CCD3" w:rsidR="00AB1975" w:rsidRPr="00140FE7" w:rsidDel="002169A1" w:rsidRDefault="00AB1975">
            <w:pPr>
              <w:cnfStyle w:val="000000100000" w:firstRow="0" w:lastRow="0" w:firstColumn="0" w:lastColumn="0" w:oddVBand="0" w:evenVBand="0" w:oddHBand="1" w:evenHBand="0" w:firstRowFirstColumn="0" w:firstRowLastColumn="0" w:lastRowFirstColumn="0" w:lastRowLastColumn="0"/>
              <w:rPr>
                <w:del w:id="2206" w:author="Cuenta Microsoft" w:date="2025-09-30T13:41:00Z"/>
              </w:rPr>
              <w:pPrChange w:id="2207" w:author="Cuenta Microsoft" w:date="2025-09-30T14:16:00Z">
                <w:pPr>
                  <w:jc w:val="both"/>
                  <w:cnfStyle w:val="000000100000" w:firstRow="0" w:lastRow="0" w:firstColumn="0" w:lastColumn="0" w:oddVBand="0" w:evenVBand="0" w:oddHBand="1" w:evenHBand="0" w:firstRowFirstColumn="0" w:firstRowLastColumn="0" w:lastRowFirstColumn="0" w:lastRowLastColumn="0"/>
                </w:pPr>
              </w:pPrChange>
            </w:pPr>
            <w:del w:id="2208" w:author="Cuenta Microsoft" w:date="2025-09-30T13:41:00Z">
              <w:r w:rsidRPr="00140FE7" w:rsidDel="002169A1">
                <w:delText>Designar espacios para los recesos de los alumnos.</w:delText>
              </w:r>
            </w:del>
          </w:p>
          <w:p w14:paraId="269115B8" w14:textId="30E26D15" w:rsidR="00AB1975" w:rsidRPr="009013BE" w:rsidDel="002169A1" w:rsidRDefault="00AB1975">
            <w:pPr>
              <w:cnfStyle w:val="000000100000" w:firstRow="0" w:lastRow="0" w:firstColumn="0" w:lastColumn="0" w:oddVBand="0" w:evenVBand="0" w:oddHBand="1" w:evenHBand="0" w:firstRowFirstColumn="0" w:firstRowLastColumn="0" w:lastRowFirstColumn="0" w:lastRowLastColumn="0"/>
              <w:rPr>
                <w:del w:id="2209" w:author="Cuenta Microsoft" w:date="2025-09-30T13:41:00Z"/>
              </w:rPr>
            </w:pPr>
          </w:p>
        </w:tc>
        <w:tc>
          <w:tcPr>
            <w:tcW w:w="0" w:type="auto"/>
          </w:tcPr>
          <w:p w14:paraId="6A1892B7" w14:textId="2AB09751" w:rsidR="00AB1975" w:rsidRPr="00140FE7" w:rsidDel="002169A1" w:rsidRDefault="00AB1975">
            <w:pPr>
              <w:cnfStyle w:val="000000100000" w:firstRow="0" w:lastRow="0" w:firstColumn="0" w:lastColumn="0" w:oddVBand="0" w:evenVBand="0" w:oddHBand="1" w:evenHBand="0" w:firstRowFirstColumn="0" w:firstRowLastColumn="0" w:lastRowFirstColumn="0" w:lastRowLastColumn="0"/>
              <w:rPr>
                <w:del w:id="2210" w:author="Cuenta Microsoft" w:date="2025-09-30T13:41:00Z"/>
              </w:rPr>
              <w:pPrChange w:id="2211" w:author="Cuenta Microsoft" w:date="2025-09-30T14:16:00Z">
                <w:pPr>
                  <w:jc w:val="center"/>
                  <w:cnfStyle w:val="000000100000" w:firstRow="0" w:lastRow="0" w:firstColumn="0" w:lastColumn="0" w:oddVBand="0" w:evenVBand="0" w:oddHBand="1" w:evenHBand="0" w:firstRowFirstColumn="0" w:firstRowLastColumn="0" w:lastRowFirstColumn="0" w:lastRowLastColumn="0"/>
                </w:pPr>
              </w:pPrChange>
            </w:pPr>
            <w:del w:id="2212" w:author="Cuenta Microsoft" w:date="2025-09-30T13:41:00Z">
              <w:r w:rsidRPr="00140FE7" w:rsidDel="002169A1">
                <w:delText>Fotografías</w:delText>
              </w:r>
            </w:del>
          </w:p>
          <w:p w14:paraId="4BC16B38" w14:textId="53A9C77B" w:rsidR="00AB1975" w:rsidRPr="00140FE7" w:rsidDel="002169A1" w:rsidRDefault="00AB1975">
            <w:pPr>
              <w:cnfStyle w:val="000000100000" w:firstRow="0" w:lastRow="0" w:firstColumn="0" w:lastColumn="0" w:oddVBand="0" w:evenVBand="0" w:oddHBand="1" w:evenHBand="0" w:firstRowFirstColumn="0" w:firstRowLastColumn="0" w:lastRowFirstColumn="0" w:lastRowLastColumn="0"/>
              <w:rPr>
                <w:del w:id="2213" w:author="Cuenta Microsoft" w:date="2025-09-30T13:41:00Z"/>
              </w:rPr>
              <w:pPrChange w:id="2214" w:author="Cuenta Microsoft" w:date="2025-09-30T14:16:00Z">
                <w:pPr>
                  <w:jc w:val="center"/>
                  <w:cnfStyle w:val="000000100000" w:firstRow="0" w:lastRow="0" w:firstColumn="0" w:lastColumn="0" w:oddVBand="0" w:evenVBand="0" w:oddHBand="1" w:evenHBand="0" w:firstRowFirstColumn="0" w:firstRowLastColumn="0" w:lastRowFirstColumn="0" w:lastRowLastColumn="0"/>
                </w:pPr>
              </w:pPrChange>
            </w:pPr>
          </w:p>
          <w:p w14:paraId="26FAFC87" w14:textId="33569758" w:rsidR="00AB1975" w:rsidRPr="009013BE" w:rsidDel="002169A1" w:rsidRDefault="00AB1975">
            <w:pPr>
              <w:cnfStyle w:val="000000100000" w:firstRow="0" w:lastRow="0" w:firstColumn="0" w:lastColumn="0" w:oddVBand="0" w:evenVBand="0" w:oddHBand="1" w:evenHBand="0" w:firstRowFirstColumn="0" w:firstRowLastColumn="0" w:lastRowFirstColumn="0" w:lastRowLastColumn="0"/>
              <w:rPr>
                <w:del w:id="2215" w:author="Cuenta Microsoft" w:date="2025-09-30T13:41:00Z"/>
              </w:rPr>
              <w:pPrChange w:id="2216" w:author="Cuenta Microsoft" w:date="2025-09-30T14:16:00Z">
                <w:pPr>
                  <w:jc w:val="center"/>
                  <w:cnfStyle w:val="000000100000" w:firstRow="0" w:lastRow="0" w:firstColumn="0" w:lastColumn="0" w:oddVBand="0" w:evenVBand="0" w:oddHBand="1" w:evenHBand="0" w:firstRowFirstColumn="0" w:firstRowLastColumn="0" w:lastRowFirstColumn="0" w:lastRowLastColumn="0"/>
                </w:pPr>
              </w:pPrChange>
            </w:pPr>
          </w:p>
        </w:tc>
        <w:tc>
          <w:tcPr>
            <w:tcW w:w="0" w:type="auto"/>
          </w:tcPr>
          <w:p w14:paraId="05B681DE" w14:textId="36B96782" w:rsidR="00AB1975" w:rsidRPr="009013BE" w:rsidDel="002169A1" w:rsidRDefault="00AB1975">
            <w:pPr>
              <w:cnfStyle w:val="000000100000" w:firstRow="0" w:lastRow="0" w:firstColumn="0" w:lastColumn="0" w:oddVBand="0" w:evenVBand="0" w:oddHBand="1" w:evenHBand="0" w:firstRowFirstColumn="0" w:firstRowLastColumn="0" w:lastRowFirstColumn="0" w:lastRowLastColumn="0"/>
              <w:rPr>
                <w:del w:id="2217" w:author="Cuenta Microsoft" w:date="2025-09-30T13:41:00Z"/>
              </w:rPr>
              <w:pPrChange w:id="2218" w:author="Cuenta Microsoft" w:date="2025-09-30T14:16:00Z">
                <w:pPr>
                  <w:jc w:val="center"/>
                  <w:cnfStyle w:val="000000100000" w:firstRow="0" w:lastRow="0" w:firstColumn="0" w:lastColumn="0" w:oddVBand="0" w:evenVBand="0" w:oddHBand="1" w:evenHBand="0" w:firstRowFirstColumn="0" w:firstRowLastColumn="0" w:lastRowFirstColumn="0" w:lastRowLastColumn="0"/>
                </w:pPr>
              </w:pPrChange>
            </w:pPr>
            <w:del w:id="2219" w:author="Cuenta Microsoft" w:date="2025-09-30T13:41:00Z">
              <w:r w:rsidRPr="00140FE7" w:rsidDel="002169A1">
                <w:delText>Permanente</w:delText>
              </w:r>
            </w:del>
          </w:p>
        </w:tc>
      </w:tr>
      <w:tr w:rsidR="00AB1975" w:rsidDel="002169A1" w14:paraId="32342C3E" w14:textId="38523830" w:rsidTr="002E26AB">
        <w:trPr>
          <w:trHeight w:val="1269"/>
          <w:jc w:val="center"/>
          <w:del w:id="2220" w:author="Cuenta Microsoft" w:date="2025-09-30T13:41:00Z"/>
        </w:trPr>
        <w:tc>
          <w:tcPr>
            <w:cnfStyle w:val="001000000000" w:firstRow="0" w:lastRow="0" w:firstColumn="1" w:lastColumn="0" w:oddVBand="0" w:evenVBand="0" w:oddHBand="0" w:evenHBand="0" w:firstRowFirstColumn="0" w:firstRowLastColumn="0" w:lastRowFirstColumn="0" w:lastRowLastColumn="0"/>
            <w:tcW w:w="5240" w:type="dxa"/>
          </w:tcPr>
          <w:p w14:paraId="71FFEC2B" w14:textId="78E4AF35" w:rsidR="00AB1975" w:rsidRPr="00786C6A" w:rsidDel="002169A1" w:rsidRDefault="00AB1975">
            <w:pPr>
              <w:rPr>
                <w:del w:id="2221" w:author="Cuenta Microsoft" w:date="2025-09-30T13:41:00Z"/>
                <w:bCs w:val="0"/>
              </w:rPr>
            </w:pPr>
            <w:del w:id="2222" w:author="Cuenta Microsoft" w:date="2025-09-30T13:41:00Z">
              <w:r w:rsidRPr="00786C6A" w:rsidDel="002169A1">
                <w:rPr>
                  <w:bCs w:val="0"/>
                </w:rPr>
                <w:delText>Elaborar el Programa de Protección Civil</w:delText>
              </w:r>
            </w:del>
          </w:p>
          <w:p w14:paraId="6D9EB57A" w14:textId="78228CC5" w:rsidR="00AB1975" w:rsidRPr="009013BE" w:rsidDel="002169A1" w:rsidRDefault="00AB1975">
            <w:pPr>
              <w:rPr>
                <w:del w:id="2223" w:author="Cuenta Microsoft" w:date="2025-09-30T13:41:00Z"/>
              </w:rPr>
            </w:pPr>
          </w:p>
        </w:tc>
        <w:tc>
          <w:tcPr>
            <w:tcW w:w="3220" w:type="dxa"/>
          </w:tcPr>
          <w:p w14:paraId="7CA50061" w14:textId="1191976C" w:rsidR="00AB1975" w:rsidRPr="009013BE" w:rsidDel="002169A1" w:rsidRDefault="00AB1975">
            <w:pPr>
              <w:cnfStyle w:val="000000000000" w:firstRow="0" w:lastRow="0" w:firstColumn="0" w:lastColumn="0" w:oddVBand="0" w:evenVBand="0" w:oddHBand="0" w:evenHBand="0" w:firstRowFirstColumn="0" w:firstRowLastColumn="0" w:lastRowFirstColumn="0" w:lastRowLastColumn="0"/>
              <w:rPr>
                <w:del w:id="2224" w:author="Cuenta Microsoft" w:date="2025-09-30T13:41:00Z"/>
              </w:rPr>
            </w:pPr>
            <w:del w:id="2225" w:author="Cuenta Microsoft" w:date="2025-09-30T13:41:00Z">
              <w:r w:rsidDel="002169A1">
                <w:delText>Designar integrantes del Comité de Protección Civil, convocar a todo el personal de forma presencial.</w:delText>
              </w:r>
            </w:del>
          </w:p>
        </w:tc>
        <w:tc>
          <w:tcPr>
            <w:tcW w:w="0" w:type="auto"/>
          </w:tcPr>
          <w:p w14:paraId="117BDBDB" w14:textId="2D89F179" w:rsidR="00AB1975" w:rsidDel="002169A1" w:rsidRDefault="00AB1975">
            <w:pPr>
              <w:cnfStyle w:val="000000000000" w:firstRow="0" w:lastRow="0" w:firstColumn="0" w:lastColumn="0" w:oddVBand="0" w:evenVBand="0" w:oddHBand="0" w:evenHBand="0" w:firstRowFirstColumn="0" w:firstRowLastColumn="0" w:lastRowFirstColumn="0" w:lastRowLastColumn="0"/>
              <w:rPr>
                <w:del w:id="2226" w:author="Cuenta Microsoft" w:date="2025-09-30T13:41:00Z"/>
              </w:rPr>
              <w:pPrChange w:id="2227" w:author="Cuenta Microsoft" w:date="2025-09-30T14:16:00Z">
                <w:pPr>
                  <w:jc w:val="center"/>
                  <w:cnfStyle w:val="000000000000" w:firstRow="0" w:lastRow="0" w:firstColumn="0" w:lastColumn="0" w:oddVBand="0" w:evenVBand="0" w:oddHBand="0" w:evenHBand="0" w:firstRowFirstColumn="0" w:firstRowLastColumn="0" w:lastRowFirstColumn="0" w:lastRowLastColumn="0"/>
                </w:pPr>
              </w:pPrChange>
            </w:pPr>
            <w:del w:id="2228" w:author="Cuenta Microsoft" w:date="2025-09-30T13:41:00Z">
              <w:r w:rsidDel="002169A1">
                <w:delText>Acta de reunión de</w:delText>
              </w:r>
            </w:del>
          </w:p>
          <w:p w14:paraId="610C7B34" w14:textId="7506B5FF" w:rsidR="00AB1975" w:rsidRPr="009013BE" w:rsidDel="002169A1" w:rsidRDefault="00AB1975">
            <w:pPr>
              <w:cnfStyle w:val="000000000000" w:firstRow="0" w:lastRow="0" w:firstColumn="0" w:lastColumn="0" w:oddVBand="0" w:evenVBand="0" w:oddHBand="0" w:evenHBand="0" w:firstRowFirstColumn="0" w:firstRowLastColumn="0" w:lastRowFirstColumn="0" w:lastRowLastColumn="0"/>
              <w:rPr>
                <w:del w:id="2229" w:author="Cuenta Microsoft" w:date="2025-09-30T13:41:00Z"/>
              </w:rPr>
              <w:pPrChange w:id="2230" w:author="Cuenta Microsoft" w:date="2025-09-30T14:16:00Z">
                <w:pPr>
                  <w:jc w:val="center"/>
                  <w:cnfStyle w:val="000000000000" w:firstRow="0" w:lastRow="0" w:firstColumn="0" w:lastColumn="0" w:oddVBand="0" w:evenVBand="0" w:oddHBand="0" w:evenHBand="0" w:firstRowFirstColumn="0" w:firstRowLastColumn="0" w:lastRowFirstColumn="0" w:lastRowLastColumn="0"/>
                </w:pPr>
              </w:pPrChange>
            </w:pPr>
            <w:del w:id="2231" w:author="Cuenta Microsoft" w:date="2025-09-30T13:41:00Z">
              <w:r w:rsidDel="002169A1">
                <w:delText>integración</w:delText>
              </w:r>
            </w:del>
          </w:p>
        </w:tc>
        <w:tc>
          <w:tcPr>
            <w:tcW w:w="0" w:type="auto"/>
          </w:tcPr>
          <w:p w14:paraId="36DF5E5F" w14:textId="6AE3982F" w:rsidR="00AB1975" w:rsidRPr="009013BE" w:rsidDel="002169A1" w:rsidRDefault="00786C6A">
            <w:pPr>
              <w:cnfStyle w:val="000000000000" w:firstRow="0" w:lastRow="0" w:firstColumn="0" w:lastColumn="0" w:oddVBand="0" w:evenVBand="0" w:oddHBand="0" w:evenHBand="0" w:firstRowFirstColumn="0" w:firstRowLastColumn="0" w:lastRowFirstColumn="0" w:lastRowLastColumn="0"/>
              <w:rPr>
                <w:del w:id="2232" w:author="Cuenta Microsoft" w:date="2025-09-30T13:41:00Z"/>
              </w:rPr>
              <w:pPrChange w:id="2233" w:author="Cuenta Microsoft" w:date="2025-09-30T14:16:00Z">
                <w:pPr>
                  <w:jc w:val="center"/>
                  <w:cnfStyle w:val="000000000000" w:firstRow="0" w:lastRow="0" w:firstColumn="0" w:lastColumn="0" w:oddVBand="0" w:evenVBand="0" w:oddHBand="0" w:evenHBand="0" w:firstRowFirstColumn="0" w:firstRowLastColumn="0" w:lastRowFirstColumn="0" w:lastRowLastColumn="0"/>
                </w:pPr>
              </w:pPrChange>
            </w:pPr>
            <w:del w:id="2234" w:author="Cuenta Microsoft" w:date="2025-09-30T13:41:00Z">
              <w:r w:rsidDel="002169A1">
                <w:delText>Septiembre-octubre 202</w:delText>
              </w:r>
            </w:del>
            <w:ins w:id="2235" w:author="BACHILLERATO GENERAL ALFONSO DE LA MADRID VIDAURRETA" w:date="2025-09-18T23:18:00Z">
              <w:del w:id="2236" w:author="Cuenta Microsoft" w:date="2025-09-30T13:41:00Z">
                <w:r w:rsidR="00AF357E" w:rsidDel="002169A1">
                  <w:delText>5</w:delText>
                </w:r>
              </w:del>
            </w:ins>
            <w:del w:id="2237" w:author="Cuenta Microsoft" w:date="2025-09-30T13:41:00Z">
              <w:r w:rsidDel="002169A1">
                <w:delText>4</w:delText>
              </w:r>
            </w:del>
          </w:p>
        </w:tc>
      </w:tr>
      <w:tr w:rsidR="00AB1975" w:rsidDel="002169A1" w14:paraId="47A450C1" w14:textId="51362844" w:rsidTr="00786C6A">
        <w:trPr>
          <w:cnfStyle w:val="000000100000" w:firstRow="0" w:lastRow="0" w:firstColumn="0" w:lastColumn="0" w:oddVBand="0" w:evenVBand="0" w:oddHBand="1" w:evenHBand="0" w:firstRowFirstColumn="0" w:firstRowLastColumn="0" w:lastRowFirstColumn="0" w:lastRowLastColumn="0"/>
          <w:trHeight w:val="958"/>
          <w:jc w:val="center"/>
          <w:del w:id="2238" w:author="Cuenta Microsoft" w:date="2025-09-30T13:41:00Z"/>
        </w:trPr>
        <w:tc>
          <w:tcPr>
            <w:cnfStyle w:val="001000000000" w:firstRow="0" w:lastRow="0" w:firstColumn="1" w:lastColumn="0" w:oddVBand="0" w:evenVBand="0" w:oddHBand="0" w:evenHBand="0" w:firstRowFirstColumn="0" w:firstRowLastColumn="0" w:lastRowFirstColumn="0" w:lastRowLastColumn="0"/>
            <w:tcW w:w="5240" w:type="dxa"/>
          </w:tcPr>
          <w:p w14:paraId="67BE7B8F" w14:textId="1E5D72AD" w:rsidR="00AB1975" w:rsidRPr="00786C6A" w:rsidDel="002169A1" w:rsidRDefault="00AB1975">
            <w:pPr>
              <w:rPr>
                <w:del w:id="2239" w:author="Cuenta Microsoft" w:date="2025-09-30T13:41:00Z"/>
                <w:bCs w:val="0"/>
              </w:rPr>
            </w:pPr>
            <w:del w:id="2240" w:author="Cuenta Microsoft" w:date="2025-09-30T13:41:00Z">
              <w:r w:rsidRPr="00786C6A" w:rsidDel="002169A1">
                <w:rPr>
                  <w:bCs w:val="0"/>
                </w:rPr>
                <w:delText>Difundir protocolos de seguridad</w:delText>
              </w:r>
            </w:del>
          </w:p>
        </w:tc>
        <w:tc>
          <w:tcPr>
            <w:tcW w:w="3220" w:type="dxa"/>
          </w:tcPr>
          <w:p w14:paraId="59DDB769" w14:textId="57B08AF4" w:rsidR="00AB1975" w:rsidDel="002169A1" w:rsidRDefault="00AB1975">
            <w:pPr>
              <w:cnfStyle w:val="000000100000" w:firstRow="0" w:lastRow="0" w:firstColumn="0" w:lastColumn="0" w:oddVBand="0" w:evenVBand="0" w:oddHBand="1" w:evenHBand="0" w:firstRowFirstColumn="0" w:firstRowLastColumn="0" w:lastRowFirstColumn="0" w:lastRowLastColumn="0"/>
              <w:rPr>
                <w:del w:id="2241" w:author="Cuenta Microsoft" w:date="2025-09-30T13:41:00Z"/>
              </w:rPr>
            </w:pPr>
            <w:del w:id="2242" w:author="Cuenta Microsoft" w:date="2025-09-30T13:41:00Z">
              <w:r w:rsidDel="002169A1">
                <w:delText>Establecer Plan escolar de Emergencia y prevención de Riesgos</w:delText>
              </w:r>
            </w:del>
          </w:p>
          <w:p w14:paraId="11971583" w14:textId="2ACF8D3B" w:rsidR="00AB1975" w:rsidRPr="009013BE" w:rsidDel="002169A1" w:rsidRDefault="00AB1975">
            <w:pPr>
              <w:cnfStyle w:val="000000100000" w:firstRow="0" w:lastRow="0" w:firstColumn="0" w:lastColumn="0" w:oddVBand="0" w:evenVBand="0" w:oddHBand="1" w:evenHBand="0" w:firstRowFirstColumn="0" w:firstRowLastColumn="0" w:lastRowFirstColumn="0" w:lastRowLastColumn="0"/>
              <w:rPr>
                <w:del w:id="2243" w:author="Cuenta Microsoft" w:date="2025-09-30T13:41:00Z"/>
              </w:rPr>
            </w:pPr>
          </w:p>
        </w:tc>
        <w:tc>
          <w:tcPr>
            <w:tcW w:w="0" w:type="auto"/>
          </w:tcPr>
          <w:p w14:paraId="6C210007" w14:textId="3305CB5B" w:rsidR="00AB1975" w:rsidRPr="009013BE" w:rsidDel="002169A1" w:rsidRDefault="00AB1975">
            <w:pPr>
              <w:cnfStyle w:val="000000100000" w:firstRow="0" w:lastRow="0" w:firstColumn="0" w:lastColumn="0" w:oddVBand="0" w:evenVBand="0" w:oddHBand="1" w:evenHBand="0" w:firstRowFirstColumn="0" w:firstRowLastColumn="0" w:lastRowFirstColumn="0" w:lastRowLastColumn="0"/>
              <w:rPr>
                <w:del w:id="2244" w:author="Cuenta Microsoft" w:date="2025-09-30T13:41:00Z"/>
              </w:rPr>
              <w:pPrChange w:id="2245" w:author="Cuenta Microsoft" w:date="2025-09-30T14:16:00Z">
                <w:pPr>
                  <w:jc w:val="center"/>
                  <w:cnfStyle w:val="000000100000" w:firstRow="0" w:lastRow="0" w:firstColumn="0" w:lastColumn="0" w:oddVBand="0" w:evenVBand="0" w:oddHBand="1" w:evenHBand="0" w:firstRowFirstColumn="0" w:firstRowLastColumn="0" w:lastRowFirstColumn="0" w:lastRowLastColumn="0"/>
                </w:pPr>
              </w:pPrChange>
            </w:pPr>
            <w:del w:id="2246" w:author="Cuenta Microsoft" w:date="2025-09-30T13:41:00Z">
              <w:r w:rsidDel="002169A1">
                <w:delText>Acta de hechos</w:delText>
              </w:r>
            </w:del>
          </w:p>
        </w:tc>
        <w:tc>
          <w:tcPr>
            <w:tcW w:w="0" w:type="auto"/>
          </w:tcPr>
          <w:p w14:paraId="490B0AA6" w14:textId="4E3E9064" w:rsidR="00AB1975" w:rsidRPr="009013BE" w:rsidDel="002169A1" w:rsidRDefault="00786C6A">
            <w:pPr>
              <w:cnfStyle w:val="000000100000" w:firstRow="0" w:lastRow="0" w:firstColumn="0" w:lastColumn="0" w:oddVBand="0" w:evenVBand="0" w:oddHBand="1" w:evenHBand="0" w:firstRowFirstColumn="0" w:firstRowLastColumn="0" w:lastRowFirstColumn="0" w:lastRowLastColumn="0"/>
              <w:rPr>
                <w:del w:id="2247" w:author="Cuenta Microsoft" w:date="2025-09-30T13:41:00Z"/>
              </w:rPr>
              <w:pPrChange w:id="2248" w:author="Cuenta Microsoft" w:date="2025-09-30T14:16:00Z">
                <w:pPr>
                  <w:jc w:val="center"/>
                  <w:cnfStyle w:val="000000100000" w:firstRow="0" w:lastRow="0" w:firstColumn="0" w:lastColumn="0" w:oddVBand="0" w:evenVBand="0" w:oddHBand="1" w:evenHBand="0" w:firstRowFirstColumn="0" w:firstRowLastColumn="0" w:lastRowFirstColumn="0" w:lastRowLastColumn="0"/>
                </w:pPr>
              </w:pPrChange>
            </w:pPr>
            <w:del w:id="2249" w:author="Cuenta Microsoft" w:date="2025-09-30T13:41:00Z">
              <w:r w:rsidDel="002169A1">
                <w:delText>Septiembre-octubre 202</w:delText>
              </w:r>
            </w:del>
            <w:ins w:id="2250" w:author="BACHILLERATO GENERAL ALFONSO DE LA MADRID VIDAURRETA" w:date="2025-09-18T23:18:00Z">
              <w:del w:id="2251" w:author="Cuenta Microsoft" w:date="2025-09-30T13:41:00Z">
                <w:r w:rsidR="00AF357E" w:rsidDel="002169A1">
                  <w:delText>5</w:delText>
                </w:r>
              </w:del>
            </w:ins>
            <w:del w:id="2252" w:author="Cuenta Microsoft" w:date="2025-09-30T13:41:00Z">
              <w:r w:rsidDel="002169A1">
                <w:delText>4</w:delText>
              </w:r>
            </w:del>
          </w:p>
        </w:tc>
      </w:tr>
      <w:tr w:rsidR="00AB1975" w:rsidRPr="00AB1975" w:rsidDel="002169A1" w14:paraId="57CE3B91" w14:textId="26F74ED6" w:rsidTr="002E26AB">
        <w:trPr>
          <w:trHeight w:val="1269"/>
          <w:jc w:val="center"/>
          <w:del w:id="2253" w:author="Cuenta Microsoft" w:date="2025-09-30T13:41:00Z"/>
        </w:trPr>
        <w:tc>
          <w:tcPr>
            <w:cnfStyle w:val="001000000000" w:firstRow="0" w:lastRow="0" w:firstColumn="1" w:lastColumn="0" w:oddVBand="0" w:evenVBand="0" w:oddHBand="0" w:evenHBand="0" w:firstRowFirstColumn="0" w:firstRowLastColumn="0" w:lastRowFirstColumn="0" w:lastRowLastColumn="0"/>
            <w:tcW w:w="5240" w:type="dxa"/>
          </w:tcPr>
          <w:p w14:paraId="6E85419F" w14:textId="744ED892" w:rsidR="00AB1975" w:rsidRPr="00786C6A" w:rsidDel="002169A1" w:rsidRDefault="00786C6A">
            <w:pPr>
              <w:rPr>
                <w:del w:id="2254" w:author="Cuenta Microsoft" w:date="2025-09-30T13:41:00Z"/>
                <w:bCs w:val="0"/>
              </w:rPr>
            </w:pPr>
            <w:del w:id="2255" w:author="Cuenta Microsoft" w:date="2025-09-30T13:41:00Z">
              <w:r w:rsidRPr="00786C6A" w:rsidDel="002169A1">
                <w:rPr>
                  <w:bCs w:val="0"/>
                </w:rPr>
                <w:delText>Capacitación</w:delText>
              </w:r>
            </w:del>
          </w:p>
        </w:tc>
        <w:tc>
          <w:tcPr>
            <w:tcW w:w="3220" w:type="dxa"/>
          </w:tcPr>
          <w:p w14:paraId="09335CBD" w14:textId="535C5322" w:rsidR="00AB1975" w:rsidRPr="00AB1975" w:rsidDel="002169A1" w:rsidRDefault="00AB1975">
            <w:pPr>
              <w:cnfStyle w:val="000000000000" w:firstRow="0" w:lastRow="0" w:firstColumn="0" w:lastColumn="0" w:oddVBand="0" w:evenVBand="0" w:oddHBand="0" w:evenHBand="0" w:firstRowFirstColumn="0" w:firstRowLastColumn="0" w:lastRowFirstColumn="0" w:lastRowLastColumn="0"/>
              <w:rPr>
                <w:del w:id="2256" w:author="Cuenta Microsoft" w:date="2025-09-30T13:41:00Z"/>
              </w:rPr>
            </w:pPr>
            <w:del w:id="2257" w:author="Cuenta Microsoft" w:date="2025-09-30T13:41:00Z">
              <w:r w:rsidDel="002169A1">
                <w:delText>Capacitar a todo el personal sobre El Programa de Protección Civil, realizando simulacros.</w:delText>
              </w:r>
            </w:del>
          </w:p>
        </w:tc>
        <w:tc>
          <w:tcPr>
            <w:tcW w:w="0" w:type="auto"/>
          </w:tcPr>
          <w:p w14:paraId="3CF0C607" w14:textId="55692FCE" w:rsidR="00AB1975" w:rsidDel="002169A1" w:rsidRDefault="00AB1975">
            <w:pPr>
              <w:cnfStyle w:val="000000000000" w:firstRow="0" w:lastRow="0" w:firstColumn="0" w:lastColumn="0" w:oddVBand="0" w:evenVBand="0" w:oddHBand="0" w:evenHBand="0" w:firstRowFirstColumn="0" w:firstRowLastColumn="0" w:lastRowFirstColumn="0" w:lastRowLastColumn="0"/>
              <w:rPr>
                <w:del w:id="2258" w:author="Cuenta Microsoft" w:date="2025-09-30T13:41:00Z"/>
              </w:rPr>
            </w:pPr>
            <w:del w:id="2259" w:author="Cuenta Microsoft" w:date="2025-09-30T13:41:00Z">
              <w:r w:rsidDel="002169A1">
                <w:delText>Intervención del</w:delText>
              </w:r>
              <w:r w:rsidR="00786C6A" w:rsidDel="002169A1">
                <w:delText xml:space="preserve"> </w:delText>
              </w:r>
              <w:r w:rsidDel="002169A1">
                <w:delText>personal de</w:delText>
              </w:r>
            </w:del>
          </w:p>
          <w:p w14:paraId="12796866" w14:textId="32E2BD73" w:rsidR="00AB1975" w:rsidRPr="00AB1975" w:rsidDel="002169A1" w:rsidRDefault="00AB1975">
            <w:pPr>
              <w:cnfStyle w:val="000000000000" w:firstRow="0" w:lastRow="0" w:firstColumn="0" w:lastColumn="0" w:oddVBand="0" w:evenVBand="0" w:oddHBand="0" w:evenHBand="0" w:firstRowFirstColumn="0" w:firstRowLastColumn="0" w:lastRowFirstColumn="0" w:lastRowLastColumn="0"/>
              <w:rPr>
                <w:del w:id="2260" w:author="Cuenta Microsoft" w:date="2025-09-30T13:41:00Z"/>
              </w:rPr>
            </w:pPr>
            <w:del w:id="2261" w:author="Cuenta Microsoft" w:date="2025-09-30T13:41:00Z">
              <w:r w:rsidDel="002169A1">
                <w:delText xml:space="preserve">Protección </w:delText>
              </w:r>
              <w:r w:rsidR="00786C6A" w:rsidDel="002169A1">
                <w:delText>Civil municipal</w:delText>
              </w:r>
            </w:del>
          </w:p>
        </w:tc>
        <w:tc>
          <w:tcPr>
            <w:tcW w:w="0" w:type="auto"/>
          </w:tcPr>
          <w:p w14:paraId="56A6CB33" w14:textId="2DE0DFD2" w:rsidR="00AB1975" w:rsidRPr="00AB1975" w:rsidDel="002169A1" w:rsidRDefault="00786C6A">
            <w:pPr>
              <w:cnfStyle w:val="000000000000" w:firstRow="0" w:lastRow="0" w:firstColumn="0" w:lastColumn="0" w:oddVBand="0" w:evenVBand="0" w:oddHBand="0" w:evenHBand="0" w:firstRowFirstColumn="0" w:firstRowLastColumn="0" w:lastRowFirstColumn="0" w:lastRowLastColumn="0"/>
              <w:rPr>
                <w:del w:id="2262" w:author="Cuenta Microsoft" w:date="2025-09-30T13:41:00Z"/>
              </w:rPr>
            </w:pPr>
            <w:del w:id="2263" w:author="Cuenta Microsoft" w:date="2025-09-30T13:41:00Z">
              <w:r w:rsidDel="002169A1">
                <w:delText>Octubre 202</w:delText>
              </w:r>
            </w:del>
            <w:ins w:id="2264" w:author="BACHILLERATO GENERAL ALFONSO DE LA MADRID VIDAURRETA" w:date="2025-09-18T23:19:00Z">
              <w:del w:id="2265" w:author="Cuenta Microsoft" w:date="2025-09-30T13:41:00Z">
                <w:r w:rsidR="00AF357E" w:rsidDel="002169A1">
                  <w:delText>5</w:delText>
                </w:r>
              </w:del>
            </w:ins>
            <w:del w:id="2266" w:author="Cuenta Microsoft" w:date="2025-09-30T13:41:00Z">
              <w:r w:rsidDel="002169A1">
                <w:delText>4</w:delText>
              </w:r>
            </w:del>
          </w:p>
        </w:tc>
      </w:tr>
      <w:tr w:rsidR="00AB1975" w:rsidRPr="00AB1975" w:rsidDel="002169A1" w14:paraId="7ED148DA" w14:textId="00AF0B60" w:rsidTr="002E26AB">
        <w:trPr>
          <w:cnfStyle w:val="000000100000" w:firstRow="0" w:lastRow="0" w:firstColumn="0" w:lastColumn="0" w:oddVBand="0" w:evenVBand="0" w:oddHBand="1" w:evenHBand="0" w:firstRowFirstColumn="0" w:firstRowLastColumn="0" w:lastRowFirstColumn="0" w:lastRowLastColumn="0"/>
          <w:trHeight w:val="1269"/>
          <w:jc w:val="center"/>
          <w:del w:id="2267" w:author="Cuenta Microsoft" w:date="2025-09-30T13:41:00Z"/>
        </w:trPr>
        <w:tc>
          <w:tcPr>
            <w:cnfStyle w:val="001000000000" w:firstRow="0" w:lastRow="0" w:firstColumn="1" w:lastColumn="0" w:oddVBand="0" w:evenVBand="0" w:oddHBand="0" w:evenHBand="0" w:firstRowFirstColumn="0" w:firstRowLastColumn="0" w:lastRowFirstColumn="0" w:lastRowLastColumn="0"/>
            <w:tcW w:w="5240" w:type="dxa"/>
          </w:tcPr>
          <w:p w14:paraId="10EA00C3" w14:textId="78982F85" w:rsidR="00AB1975" w:rsidDel="002169A1" w:rsidRDefault="00AB1975">
            <w:pPr>
              <w:rPr>
                <w:del w:id="2268" w:author="Cuenta Microsoft" w:date="2025-09-30T13:41:00Z"/>
                <w:b w:val="0"/>
                <w:bCs w:val="0"/>
              </w:rPr>
            </w:pPr>
          </w:p>
          <w:p w14:paraId="3E492EC1" w14:textId="016401F9" w:rsidR="00786C6A" w:rsidDel="002169A1" w:rsidRDefault="00786C6A">
            <w:pPr>
              <w:rPr>
                <w:del w:id="2269" w:author="Cuenta Microsoft" w:date="2025-09-30T13:41:00Z"/>
                <w:b w:val="0"/>
                <w:bCs w:val="0"/>
              </w:rPr>
            </w:pPr>
          </w:p>
          <w:p w14:paraId="568EBA8B" w14:textId="135D4A85" w:rsidR="00786C6A" w:rsidRPr="00AB1975" w:rsidDel="002169A1" w:rsidRDefault="00786C6A">
            <w:pPr>
              <w:rPr>
                <w:del w:id="2270" w:author="Cuenta Microsoft" w:date="2025-09-30T13:41:00Z"/>
              </w:rPr>
            </w:pPr>
            <w:del w:id="2271" w:author="Cuenta Microsoft" w:date="2025-09-30T13:41:00Z">
              <w:r w:rsidDel="002169A1">
                <w:delText xml:space="preserve">Aplicación </w:delText>
              </w:r>
            </w:del>
          </w:p>
        </w:tc>
        <w:tc>
          <w:tcPr>
            <w:tcW w:w="3220" w:type="dxa"/>
          </w:tcPr>
          <w:p w14:paraId="53C20E11" w14:textId="178217C8" w:rsidR="00AB1975" w:rsidDel="002169A1" w:rsidRDefault="00AB1975">
            <w:pPr>
              <w:cnfStyle w:val="000000100000" w:firstRow="0" w:lastRow="0" w:firstColumn="0" w:lastColumn="0" w:oddVBand="0" w:evenVBand="0" w:oddHBand="1" w:evenHBand="0" w:firstRowFirstColumn="0" w:firstRowLastColumn="0" w:lastRowFirstColumn="0" w:lastRowLastColumn="0"/>
              <w:rPr>
                <w:del w:id="2272" w:author="Cuenta Microsoft" w:date="2025-09-30T13:41:00Z"/>
              </w:rPr>
            </w:pPr>
            <w:del w:id="2273" w:author="Cuenta Microsoft" w:date="2025-09-30T13:41:00Z">
              <w:r w:rsidDel="002169A1">
                <w:delText>Aplicar el Programa de Protección Civil, solicitar la intervención de Protección Civil Municipal.</w:delText>
              </w:r>
            </w:del>
          </w:p>
          <w:p w14:paraId="56A28767" w14:textId="74D7251A" w:rsidR="00AB1975" w:rsidDel="002169A1" w:rsidRDefault="00AB1975">
            <w:pPr>
              <w:cnfStyle w:val="000000100000" w:firstRow="0" w:lastRow="0" w:firstColumn="0" w:lastColumn="0" w:oddVBand="0" w:evenVBand="0" w:oddHBand="1" w:evenHBand="0" w:firstRowFirstColumn="0" w:firstRowLastColumn="0" w:lastRowFirstColumn="0" w:lastRowLastColumn="0"/>
              <w:rPr>
                <w:del w:id="2274" w:author="Cuenta Microsoft" w:date="2025-09-30T13:41:00Z"/>
              </w:rPr>
            </w:pPr>
          </w:p>
          <w:p w14:paraId="34316378" w14:textId="1D50B4FD" w:rsidR="00AB1975" w:rsidDel="002169A1" w:rsidRDefault="00AB1975">
            <w:pPr>
              <w:cnfStyle w:val="000000100000" w:firstRow="0" w:lastRow="0" w:firstColumn="0" w:lastColumn="0" w:oddVBand="0" w:evenVBand="0" w:oddHBand="1" w:evenHBand="0" w:firstRowFirstColumn="0" w:firstRowLastColumn="0" w:lastRowFirstColumn="0" w:lastRowLastColumn="0"/>
              <w:rPr>
                <w:del w:id="2275" w:author="Cuenta Microsoft" w:date="2025-09-30T13:41:00Z"/>
              </w:rPr>
            </w:pPr>
            <w:del w:id="2276" w:author="Cuenta Microsoft" w:date="2025-09-30T13:41:00Z">
              <w:r w:rsidDel="002169A1">
                <w:delText>Establecer Plan escolar de Emergencia</w:delText>
              </w:r>
            </w:del>
          </w:p>
          <w:p w14:paraId="65C1BF65" w14:textId="64E006B4" w:rsidR="00AB1975" w:rsidDel="002169A1" w:rsidRDefault="00AB1975">
            <w:pPr>
              <w:cnfStyle w:val="000000100000" w:firstRow="0" w:lastRow="0" w:firstColumn="0" w:lastColumn="0" w:oddVBand="0" w:evenVBand="0" w:oddHBand="1" w:evenHBand="0" w:firstRowFirstColumn="0" w:firstRowLastColumn="0" w:lastRowFirstColumn="0" w:lastRowLastColumn="0"/>
              <w:rPr>
                <w:del w:id="2277" w:author="Cuenta Microsoft" w:date="2025-09-30T13:41:00Z"/>
              </w:rPr>
            </w:pPr>
            <w:del w:id="2278" w:author="Cuenta Microsoft" w:date="2025-09-30T13:41:00Z">
              <w:r w:rsidDel="002169A1">
                <w:delText>y prevención de Riesgos.</w:delText>
              </w:r>
            </w:del>
          </w:p>
          <w:p w14:paraId="54D8667F" w14:textId="016E1C5C" w:rsidR="00AB1975" w:rsidDel="002169A1" w:rsidRDefault="00AB1975">
            <w:pPr>
              <w:cnfStyle w:val="000000100000" w:firstRow="0" w:lastRow="0" w:firstColumn="0" w:lastColumn="0" w:oddVBand="0" w:evenVBand="0" w:oddHBand="1" w:evenHBand="0" w:firstRowFirstColumn="0" w:firstRowLastColumn="0" w:lastRowFirstColumn="0" w:lastRowLastColumn="0"/>
              <w:rPr>
                <w:del w:id="2279" w:author="Cuenta Microsoft" w:date="2025-09-30T13:41:00Z"/>
              </w:rPr>
            </w:pPr>
          </w:p>
          <w:p w14:paraId="3C974A87" w14:textId="78429749" w:rsidR="00AB1975" w:rsidRPr="00AB1975" w:rsidDel="002169A1" w:rsidRDefault="00AB1975">
            <w:pPr>
              <w:cnfStyle w:val="000000100000" w:firstRow="0" w:lastRow="0" w:firstColumn="0" w:lastColumn="0" w:oddVBand="0" w:evenVBand="0" w:oddHBand="1" w:evenHBand="0" w:firstRowFirstColumn="0" w:firstRowLastColumn="0" w:lastRowFirstColumn="0" w:lastRowLastColumn="0"/>
              <w:rPr>
                <w:del w:id="2280" w:author="Cuenta Microsoft" w:date="2025-09-30T13:41:00Z"/>
              </w:rPr>
            </w:pPr>
          </w:p>
        </w:tc>
        <w:tc>
          <w:tcPr>
            <w:tcW w:w="0" w:type="auto"/>
          </w:tcPr>
          <w:p w14:paraId="0CE10A0E" w14:textId="3FD3CEC5" w:rsidR="00AB1975" w:rsidDel="002169A1" w:rsidRDefault="00AB1975">
            <w:pPr>
              <w:cnfStyle w:val="000000100000" w:firstRow="0" w:lastRow="0" w:firstColumn="0" w:lastColumn="0" w:oddVBand="0" w:evenVBand="0" w:oddHBand="1" w:evenHBand="0" w:firstRowFirstColumn="0" w:firstRowLastColumn="0" w:lastRowFirstColumn="0" w:lastRowLastColumn="0"/>
              <w:rPr>
                <w:del w:id="2281" w:author="Cuenta Microsoft" w:date="2025-09-30T13:41:00Z"/>
              </w:rPr>
              <w:pPrChange w:id="2282" w:author="Cuenta Microsoft" w:date="2025-09-30T14:16:00Z">
                <w:pPr>
                  <w:jc w:val="center"/>
                  <w:cnfStyle w:val="000000100000" w:firstRow="0" w:lastRow="0" w:firstColumn="0" w:lastColumn="0" w:oddVBand="0" w:evenVBand="0" w:oddHBand="1" w:evenHBand="0" w:firstRowFirstColumn="0" w:firstRowLastColumn="0" w:lastRowFirstColumn="0" w:lastRowLastColumn="0"/>
                </w:pPr>
              </w:pPrChange>
            </w:pPr>
            <w:del w:id="2283" w:author="Cuenta Microsoft" w:date="2025-09-30T13:41:00Z">
              <w:r w:rsidDel="002169A1">
                <w:delText xml:space="preserve">Fotografías y registro de </w:delText>
              </w:r>
            </w:del>
          </w:p>
          <w:p w14:paraId="304B6E7D" w14:textId="6F7125CF" w:rsidR="00AB1975" w:rsidDel="002169A1" w:rsidRDefault="00AB1975">
            <w:pPr>
              <w:cnfStyle w:val="000000100000" w:firstRow="0" w:lastRow="0" w:firstColumn="0" w:lastColumn="0" w:oddVBand="0" w:evenVBand="0" w:oddHBand="1" w:evenHBand="0" w:firstRowFirstColumn="0" w:firstRowLastColumn="0" w:lastRowFirstColumn="0" w:lastRowLastColumn="0"/>
              <w:rPr>
                <w:del w:id="2284" w:author="Cuenta Microsoft" w:date="2025-09-30T13:41:00Z"/>
              </w:rPr>
              <w:pPrChange w:id="2285" w:author="Cuenta Microsoft" w:date="2025-09-30T14:16:00Z">
                <w:pPr>
                  <w:jc w:val="center"/>
                  <w:cnfStyle w:val="000000100000" w:firstRow="0" w:lastRow="0" w:firstColumn="0" w:lastColumn="0" w:oddVBand="0" w:evenVBand="0" w:oddHBand="1" w:evenHBand="0" w:firstRowFirstColumn="0" w:firstRowLastColumn="0" w:lastRowFirstColumn="0" w:lastRowLastColumn="0"/>
                </w:pPr>
              </w:pPrChange>
            </w:pPr>
            <w:del w:id="2286" w:author="Cuenta Microsoft" w:date="2025-09-30T13:41:00Z">
              <w:r w:rsidDel="002169A1">
                <w:delText>Bitácora</w:delText>
              </w:r>
            </w:del>
          </w:p>
          <w:p w14:paraId="58DA7C1D" w14:textId="62C45E59" w:rsidR="00AB1975" w:rsidDel="002169A1" w:rsidRDefault="00AB1975">
            <w:pPr>
              <w:cnfStyle w:val="000000100000" w:firstRow="0" w:lastRow="0" w:firstColumn="0" w:lastColumn="0" w:oddVBand="0" w:evenVBand="0" w:oddHBand="1" w:evenHBand="0" w:firstRowFirstColumn="0" w:firstRowLastColumn="0" w:lastRowFirstColumn="0" w:lastRowLastColumn="0"/>
              <w:rPr>
                <w:del w:id="2287" w:author="Cuenta Microsoft" w:date="2025-09-30T13:41:00Z"/>
              </w:rPr>
              <w:pPrChange w:id="2288" w:author="Cuenta Microsoft" w:date="2025-09-30T14:16:00Z">
                <w:pPr>
                  <w:jc w:val="center"/>
                  <w:cnfStyle w:val="000000100000" w:firstRow="0" w:lastRow="0" w:firstColumn="0" w:lastColumn="0" w:oddVBand="0" w:evenVBand="0" w:oddHBand="1" w:evenHBand="0" w:firstRowFirstColumn="0" w:firstRowLastColumn="0" w:lastRowFirstColumn="0" w:lastRowLastColumn="0"/>
                </w:pPr>
              </w:pPrChange>
            </w:pPr>
          </w:p>
          <w:p w14:paraId="1312E354" w14:textId="01138796" w:rsidR="00AB1975" w:rsidRPr="00AB1975" w:rsidDel="002169A1" w:rsidRDefault="00AB1975">
            <w:pPr>
              <w:cnfStyle w:val="000000100000" w:firstRow="0" w:lastRow="0" w:firstColumn="0" w:lastColumn="0" w:oddVBand="0" w:evenVBand="0" w:oddHBand="1" w:evenHBand="0" w:firstRowFirstColumn="0" w:firstRowLastColumn="0" w:lastRowFirstColumn="0" w:lastRowLastColumn="0"/>
              <w:rPr>
                <w:del w:id="2289" w:author="Cuenta Microsoft" w:date="2025-09-30T13:41:00Z"/>
              </w:rPr>
            </w:pPr>
            <w:del w:id="2290" w:author="Cuenta Microsoft" w:date="2025-09-30T13:41:00Z">
              <w:r w:rsidDel="002169A1">
                <w:delText>fotografías</w:delText>
              </w:r>
            </w:del>
          </w:p>
        </w:tc>
        <w:tc>
          <w:tcPr>
            <w:tcW w:w="0" w:type="auto"/>
          </w:tcPr>
          <w:p w14:paraId="18CB7B83" w14:textId="7F8BD54D" w:rsidR="00AB1975" w:rsidDel="002169A1" w:rsidRDefault="00CC139D">
            <w:pPr>
              <w:cnfStyle w:val="000000100000" w:firstRow="0" w:lastRow="0" w:firstColumn="0" w:lastColumn="0" w:oddVBand="0" w:evenVBand="0" w:oddHBand="1" w:evenHBand="0" w:firstRowFirstColumn="0" w:firstRowLastColumn="0" w:lastRowFirstColumn="0" w:lastRowLastColumn="0"/>
              <w:rPr>
                <w:del w:id="2291" w:author="Cuenta Microsoft" w:date="2025-09-30T13:41:00Z"/>
              </w:rPr>
            </w:pPr>
            <w:del w:id="2292" w:author="Cuenta Microsoft" w:date="2025-09-30T13:41:00Z">
              <w:r w:rsidDel="002169A1">
                <w:delText>Agosto-septiembre</w:delText>
              </w:r>
            </w:del>
            <w:ins w:id="2293" w:author="BACHILLERATO GENERAL ALFONSO DE LA MADRID VIDAURRETA" w:date="2025-09-18T23:19:00Z">
              <w:del w:id="2294" w:author="Cuenta Microsoft" w:date="2025-09-30T13:41:00Z">
                <w:r w:rsidR="00AF357E" w:rsidDel="002169A1">
                  <w:delText>-octubre</w:delText>
                </w:r>
              </w:del>
            </w:ins>
            <w:del w:id="2295" w:author="Cuenta Microsoft" w:date="2025-09-30T13:41:00Z">
              <w:r w:rsidDel="002169A1">
                <w:delText>/202</w:delText>
              </w:r>
            </w:del>
            <w:ins w:id="2296" w:author="BACHILLERATO GENERAL ALFONSO DE LA MADRID VIDAURRETA" w:date="2025-09-18T23:19:00Z">
              <w:del w:id="2297" w:author="Cuenta Microsoft" w:date="2025-09-30T13:41:00Z">
                <w:r w:rsidR="00AF357E" w:rsidDel="002169A1">
                  <w:delText>5</w:delText>
                </w:r>
              </w:del>
            </w:ins>
            <w:del w:id="2298" w:author="Cuenta Microsoft" w:date="2025-09-30T13:41:00Z">
              <w:r w:rsidR="00786C6A" w:rsidDel="002169A1">
                <w:delText>4</w:delText>
              </w:r>
            </w:del>
          </w:p>
          <w:p w14:paraId="3C406C58" w14:textId="3282EB07" w:rsidR="00CC139D" w:rsidDel="002169A1" w:rsidRDefault="00CC139D">
            <w:pPr>
              <w:cnfStyle w:val="000000100000" w:firstRow="0" w:lastRow="0" w:firstColumn="0" w:lastColumn="0" w:oddVBand="0" w:evenVBand="0" w:oddHBand="1" w:evenHBand="0" w:firstRowFirstColumn="0" w:firstRowLastColumn="0" w:lastRowFirstColumn="0" w:lastRowLastColumn="0"/>
              <w:rPr>
                <w:del w:id="2299" w:author="Cuenta Microsoft" w:date="2025-09-30T13:41:00Z"/>
              </w:rPr>
            </w:pPr>
          </w:p>
          <w:p w14:paraId="425672BC" w14:textId="637F2F5A" w:rsidR="00CC139D" w:rsidDel="002169A1" w:rsidRDefault="00CC139D">
            <w:pPr>
              <w:cnfStyle w:val="000000100000" w:firstRow="0" w:lastRow="0" w:firstColumn="0" w:lastColumn="0" w:oddVBand="0" w:evenVBand="0" w:oddHBand="1" w:evenHBand="0" w:firstRowFirstColumn="0" w:firstRowLastColumn="0" w:lastRowFirstColumn="0" w:lastRowLastColumn="0"/>
              <w:rPr>
                <w:del w:id="2300" w:author="Cuenta Microsoft" w:date="2025-09-30T13:41:00Z"/>
              </w:rPr>
            </w:pPr>
          </w:p>
          <w:p w14:paraId="05F7FF9D" w14:textId="2148784C" w:rsidR="00CC139D" w:rsidDel="002169A1" w:rsidRDefault="00CC139D">
            <w:pPr>
              <w:cnfStyle w:val="000000100000" w:firstRow="0" w:lastRow="0" w:firstColumn="0" w:lastColumn="0" w:oddVBand="0" w:evenVBand="0" w:oddHBand="1" w:evenHBand="0" w:firstRowFirstColumn="0" w:firstRowLastColumn="0" w:lastRowFirstColumn="0" w:lastRowLastColumn="0"/>
              <w:rPr>
                <w:del w:id="2301" w:author="Cuenta Microsoft" w:date="2025-09-30T13:41:00Z"/>
              </w:rPr>
            </w:pPr>
          </w:p>
          <w:p w14:paraId="56A7CF87" w14:textId="34000AE7" w:rsidR="00CC139D" w:rsidRPr="00AB1975" w:rsidDel="002169A1" w:rsidRDefault="00CC139D">
            <w:pPr>
              <w:cnfStyle w:val="000000100000" w:firstRow="0" w:lastRow="0" w:firstColumn="0" w:lastColumn="0" w:oddVBand="0" w:evenVBand="0" w:oddHBand="1" w:evenHBand="0" w:firstRowFirstColumn="0" w:firstRowLastColumn="0" w:lastRowFirstColumn="0" w:lastRowLastColumn="0"/>
              <w:rPr>
                <w:del w:id="2302" w:author="Cuenta Microsoft" w:date="2025-09-30T13:41:00Z"/>
              </w:rPr>
            </w:pPr>
            <w:del w:id="2303" w:author="Cuenta Microsoft" w:date="2025-09-30T13:41:00Z">
              <w:r w:rsidDel="002169A1">
                <w:delText>Establecidas por la Secretaría de Gobernación y la Secretaría de Salud</w:delText>
              </w:r>
            </w:del>
          </w:p>
        </w:tc>
      </w:tr>
      <w:tr w:rsidR="00CC139D" w:rsidRPr="00AB1975" w:rsidDel="002169A1" w14:paraId="7CD1E188" w14:textId="7F96AACD" w:rsidTr="002E26AB">
        <w:trPr>
          <w:trHeight w:val="1269"/>
          <w:jc w:val="center"/>
          <w:del w:id="2304" w:author="Cuenta Microsoft" w:date="2025-09-30T13:41:00Z"/>
        </w:trPr>
        <w:tc>
          <w:tcPr>
            <w:cnfStyle w:val="001000000000" w:firstRow="0" w:lastRow="0" w:firstColumn="1" w:lastColumn="0" w:oddVBand="0" w:evenVBand="0" w:oddHBand="0" w:evenHBand="0" w:firstRowFirstColumn="0" w:firstRowLastColumn="0" w:lastRowFirstColumn="0" w:lastRowLastColumn="0"/>
            <w:tcW w:w="5240" w:type="dxa"/>
            <w:vMerge w:val="restart"/>
          </w:tcPr>
          <w:p w14:paraId="2BA08EFC" w14:textId="7242952F" w:rsidR="00CC139D" w:rsidDel="002169A1" w:rsidRDefault="00CC139D">
            <w:pPr>
              <w:rPr>
                <w:del w:id="2305" w:author="Cuenta Microsoft" w:date="2025-09-30T13:41:00Z"/>
                <w:b w:val="0"/>
              </w:rPr>
            </w:pPr>
            <w:del w:id="2306" w:author="Cuenta Microsoft" w:date="2025-09-30T13:41:00Z">
              <w:r w:rsidRPr="00786C6A" w:rsidDel="002169A1">
                <w:rPr>
                  <w:bCs w:val="0"/>
                </w:rPr>
                <w:delText>Elaborar la planeación de la mejora Continua</w:delText>
              </w:r>
            </w:del>
          </w:p>
          <w:p w14:paraId="3B9E0F8B" w14:textId="7F6230EB" w:rsidR="00786C6A" w:rsidDel="002169A1" w:rsidRDefault="00786C6A">
            <w:pPr>
              <w:rPr>
                <w:del w:id="2307" w:author="Cuenta Microsoft" w:date="2025-09-30T13:41:00Z"/>
                <w:b w:val="0"/>
              </w:rPr>
            </w:pPr>
          </w:p>
          <w:p w14:paraId="25D8631E" w14:textId="74FBA985" w:rsidR="00786C6A" w:rsidDel="002169A1" w:rsidRDefault="00786C6A">
            <w:pPr>
              <w:rPr>
                <w:del w:id="2308" w:author="Cuenta Microsoft" w:date="2025-09-30T13:41:00Z"/>
                <w:b w:val="0"/>
              </w:rPr>
            </w:pPr>
          </w:p>
          <w:p w14:paraId="54586750" w14:textId="75A340C9" w:rsidR="00786C6A" w:rsidDel="002169A1" w:rsidRDefault="00786C6A">
            <w:pPr>
              <w:rPr>
                <w:del w:id="2309" w:author="Cuenta Microsoft" w:date="2025-09-30T13:41:00Z"/>
                <w:b w:val="0"/>
              </w:rPr>
            </w:pPr>
          </w:p>
          <w:p w14:paraId="788716EF" w14:textId="12F94766" w:rsidR="00786C6A" w:rsidDel="002169A1" w:rsidRDefault="00786C6A">
            <w:pPr>
              <w:rPr>
                <w:del w:id="2310" w:author="Cuenta Microsoft" w:date="2025-09-30T13:41:00Z"/>
                <w:b w:val="0"/>
              </w:rPr>
            </w:pPr>
          </w:p>
          <w:p w14:paraId="7FB6ECF6" w14:textId="0034C895" w:rsidR="00786C6A" w:rsidDel="002169A1" w:rsidRDefault="00786C6A">
            <w:pPr>
              <w:rPr>
                <w:del w:id="2311" w:author="Cuenta Microsoft" w:date="2025-09-30T13:41:00Z"/>
                <w:b w:val="0"/>
              </w:rPr>
            </w:pPr>
          </w:p>
          <w:p w14:paraId="4AD4FD2E" w14:textId="03FFBC46" w:rsidR="00786C6A" w:rsidDel="002169A1" w:rsidRDefault="00786C6A">
            <w:pPr>
              <w:rPr>
                <w:del w:id="2312" w:author="Cuenta Microsoft" w:date="2025-09-30T13:41:00Z"/>
                <w:b w:val="0"/>
              </w:rPr>
            </w:pPr>
          </w:p>
          <w:p w14:paraId="5EABF83B" w14:textId="04E66921" w:rsidR="00786C6A" w:rsidDel="002169A1" w:rsidRDefault="00786C6A">
            <w:pPr>
              <w:rPr>
                <w:del w:id="2313" w:author="Cuenta Microsoft" w:date="2025-09-30T13:41:00Z"/>
                <w:bCs w:val="0"/>
              </w:rPr>
            </w:pPr>
          </w:p>
          <w:p w14:paraId="45335B9A" w14:textId="165BD278" w:rsidR="00D31AAF" w:rsidDel="002169A1" w:rsidRDefault="00D31AAF">
            <w:pPr>
              <w:rPr>
                <w:del w:id="2314" w:author="Cuenta Microsoft" w:date="2025-09-30T13:41:00Z"/>
                <w:b w:val="0"/>
              </w:rPr>
            </w:pPr>
          </w:p>
          <w:p w14:paraId="1351B6B7" w14:textId="0CEA6DC1" w:rsidR="00786C6A" w:rsidRPr="00786C6A" w:rsidDel="002169A1" w:rsidRDefault="00786C6A">
            <w:pPr>
              <w:rPr>
                <w:del w:id="2315" w:author="Cuenta Microsoft" w:date="2025-09-30T13:41:00Z"/>
                <w:bCs w:val="0"/>
              </w:rPr>
            </w:pPr>
            <w:del w:id="2316" w:author="Cuenta Microsoft" w:date="2025-09-30T13:41:00Z">
              <w:r w:rsidDel="002169A1">
                <w:rPr>
                  <w:bCs w:val="0"/>
                </w:rPr>
                <w:delText>Aplicación de la PMC</w:delText>
              </w:r>
            </w:del>
          </w:p>
        </w:tc>
        <w:tc>
          <w:tcPr>
            <w:tcW w:w="3220" w:type="dxa"/>
          </w:tcPr>
          <w:p w14:paraId="0ACAB59C" w14:textId="1C78C8DB" w:rsidR="00CC139D" w:rsidDel="002169A1" w:rsidRDefault="00CC139D">
            <w:pPr>
              <w:cnfStyle w:val="000000000000" w:firstRow="0" w:lastRow="0" w:firstColumn="0" w:lastColumn="0" w:oddVBand="0" w:evenVBand="0" w:oddHBand="0" w:evenHBand="0" w:firstRowFirstColumn="0" w:firstRowLastColumn="0" w:lastRowFirstColumn="0" w:lastRowLastColumn="0"/>
              <w:rPr>
                <w:del w:id="2317" w:author="Cuenta Microsoft" w:date="2025-09-30T13:41:00Z"/>
              </w:rPr>
            </w:pPr>
            <w:del w:id="2318" w:author="Cuenta Microsoft" w:date="2025-09-30T13:41:00Z">
              <w:r w:rsidDel="002169A1">
                <w:delText xml:space="preserve">Convocar a todo el personal del </w:delText>
              </w:r>
              <w:r w:rsidR="00BB4557" w:rsidDel="002169A1">
                <w:delText>Plantel para</w:delText>
              </w:r>
              <w:r w:rsidDel="002169A1">
                <w:delText xml:space="preserve"> reunión.</w:delText>
              </w:r>
            </w:del>
          </w:p>
          <w:p w14:paraId="40DB4CCB" w14:textId="60BE3E7E" w:rsidR="00CC139D" w:rsidDel="002169A1" w:rsidRDefault="00CC139D">
            <w:pPr>
              <w:cnfStyle w:val="000000000000" w:firstRow="0" w:lastRow="0" w:firstColumn="0" w:lastColumn="0" w:oddVBand="0" w:evenVBand="0" w:oddHBand="0" w:evenHBand="0" w:firstRowFirstColumn="0" w:firstRowLastColumn="0" w:lastRowFirstColumn="0" w:lastRowLastColumn="0"/>
              <w:rPr>
                <w:del w:id="2319" w:author="Cuenta Microsoft" w:date="2025-09-30T13:41:00Z"/>
              </w:rPr>
            </w:pPr>
          </w:p>
        </w:tc>
        <w:tc>
          <w:tcPr>
            <w:tcW w:w="0" w:type="auto"/>
          </w:tcPr>
          <w:p w14:paraId="1DA5D42D" w14:textId="7D7045CE" w:rsidR="00CC139D" w:rsidDel="002169A1" w:rsidRDefault="00CC139D">
            <w:pPr>
              <w:cnfStyle w:val="000000000000" w:firstRow="0" w:lastRow="0" w:firstColumn="0" w:lastColumn="0" w:oddVBand="0" w:evenVBand="0" w:oddHBand="0" w:evenHBand="0" w:firstRowFirstColumn="0" w:firstRowLastColumn="0" w:lastRowFirstColumn="0" w:lastRowLastColumn="0"/>
              <w:rPr>
                <w:del w:id="2320" w:author="Cuenta Microsoft" w:date="2025-09-30T13:41:00Z"/>
              </w:rPr>
              <w:pPrChange w:id="2321" w:author="Cuenta Microsoft" w:date="2025-09-30T14:16:00Z">
                <w:pPr>
                  <w:jc w:val="center"/>
                  <w:cnfStyle w:val="000000000000" w:firstRow="0" w:lastRow="0" w:firstColumn="0" w:lastColumn="0" w:oddVBand="0" w:evenVBand="0" w:oddHBand="0" w:evenHBand="0" w:firstRowFirstColumn="0" w:firstRowLastColumn="0" w:lastRowFirstColumn="0" w:lastRowLastColumn="0"/>
                </w:pPr>
              </w:pPrChange>
            </w:pPr>
          </w:p>
          <w:p w14:paraId="381DD812" w14:textId="57F3242B" w:rsidR="00CC139D" w:rsidDel="002169A1" w:rsidRDefault="00CC139D">
            <w:pPr>
              <w:cnfStyle w:val="000000000000" w:firstRow="0" w:lastRow="0" w:firstColumn="0" w:lastColumn="0" w:oddVBand="0" w:evenVBand="0" w:oddHBand="0" w:evenHBand="0" w:firstRowFirstColumn="0" w:firstRowLastColumn="0" w:lastRowFirstColumn="0" w:lastRowLastColumn="0"/>
              <w:rPr>
                <w:del w:id="2322" w:author="Cuenta Microsoft" w:date="2025-09-30T13:41:00Z"/>
              </w:rPr>
              <w:pPrChange w:id="2323" w:author="Cuenta Microsoft" w:date="2025-09-30T14:16:00Z">
                <w:pPr>
                  <w:jc w:val="center"/>
                  <w:cnfStyle w:val="000000000000" w:firstRow="0" w:lastRow="0" w:firstColumn="0" w:lastColumn="0" w:oddVBand="0" w:evenVBand="0" w:oddHBand="0" w:evenHBand="0" w:firstRowFirstColumn="0" w:firstRowLastColumn="0" w:lastRowFirstColumn="0" w:lastRowLastColumn="0"/>
                </w:pPr>
              </w:pPrChange>
            </w:pPr>
            <w:del w:id="2324" w:author="Cuenta Microsoft" w:date="2025-09-30T13:41:00Z">
              <w:r w:rsidDel="002169A1">
                <w:delText>Capturas de pantalla</w:delText>
              </w:r>
            </w:del>
          </w:p>
        </w:tc>
        <w:tc>
          <w:tcPr>
            <w:tcW w:w="0" w:type="auto"/>
          </w:tcPr>
          <w:p w14:paraId="6BF6F996" w14:textId="26114527" w:rsidR="00CC139D" w:rsidDel="002169A1" w:rsidRDefault="007A4D70">
            <w:pPr>
              <w:cnfStyle w:val="000000000000" w:firstRow="0" w:lastRow="0" w:firstColumn="0" w:lastColumn="0" w:oddVBand="0" w:evenVBand="0" w:oddHBand="0" w:evenHBand="0" w:firstRowFirstColumn="0" w:firstRowLastColumn="0" w:lastRowFirstColumn="0" w:lastRowLastColumn="0"/>
              <w:rPr>
                <w:del w:id="2325" w:author="Cuenta Microsoft" w:date="2025-09-30T13:41:00Z"/>
              </w:rPr>
            </w:pPr>
            <w:ins w:id="2326" w:author="BACHILLERATO GENERAL ALFONSO DE LA MADRID VIDAURRETA" w:date="2025-09-18T23:20:00Z">
              <w:del w:id="2327" w:author="Cuenta Microsoft" w:date="2025-09-30T13:41:00Z">
                <w:r w:rsidDel="002169A1">
                  <w:delText>Agosto-</w:delText>
                </w:r>
              </w:del>
            </w:ins>
            <w:del w:id="2328" w:author="Cuenta Microsoft" w:date="2025-09-30T13:41:00Z">
              <w:r w:rsidR="00CC139D" w:rsidDel="002169A1">
                <w:delText>Agosto-septiembre/202</w:delText>
              </w:r>
            </w:del>
            <w:ins w:id="2329" w:author="BACHILLERATO GENERAL ALFONSO DE LA MADRID VIDAURRETA" w:date="2025-09-18T23:20:00Z">
              <w:del w:id="2330" w:author="Cuenta Microsoft" w:date="2025-09-30T13:41:00Z">
                <w:r w:rsidR="00AF357E" w:rsidDel="002169A1">
                  <w:delText>5</w:delText>
                </w:r>
              </w:del>
            </w:ins>
            <w:del w:id="2331" w:author="Cuenta Microsoft" w:date="2025-09-30T13:41:00Z">
              <w:r w:rsidR="00786C6A" w:rsidDel="002169A1">
                <w:delText>4</w:delText>
              </w:r>
            </w:del>
          </w:p>
        </w:tc>
      </w:tr>
      <w:tr w:rsidR="00CC139D" w:rsidRPr="00AB1975" w:rsidDel="002169A1" w14:paraId="77FB465D" w14:textId="16E05302" w:rsidTr="002E26AB">
        <w:trPr>
          <w:cnfStyle w:val="000000100000" w:firstRow="0" w:lastRow="0" w:firstColumn="0" w:lastColumn="0" w:oddVBand="0" w:evenVBand="0" w:oddHBand="1" w:evenHBand="0" w:firstRowFirstColumn="0" w:firstRowLastColumn="0" w:lastRowFirstColumn="0" w:lastRowLastColumn="0"/>
          <w:trHeight w:val="1269"/>
          <w:jc w:val="center"/>
          <w:del w:id="2332" w:author="Cuenta Microsoft" w:date="2025-09-30T13:41:00Z"/>
        </w:trPr>
        <w:tc>
          <w:tcPr>
            <w:cnfStyle w:val="001000000000" w:firstRow="0" w:lastRow="0" w:firstColumn="1" w:lastColumn="0" w:oddVBand="0" w:evenVBand="0" w:oddHBand="0" w:evenHBand="0" w:firstRowFirstColumn="0" w:firstRowLastColumn="0" w:lastRowFirstColumn="0" w:lastRowLastColumn="0"/>
            <w:tcW w:w="5240" w:type="dxa"/>
            <w:vMerge/>
          </w:tcPr>
          <w:p w14:paraId="0DE846BC" w14:textId="52237F2B" w:rsidR="00CC139D" w:rsidRPr="00AB1975" w:rsidDel="002169A1" w:rsidRDefault="00CC139D">
            <w:pPr>
              <w:rPr>
                <w:del w:id="2333" w:author="Cuenta Microsoft" w:date="2025-09-30T13:41:00Z"/>
              </w:rPr>
            </w:pPr>
          </w:p>
        </w:tc>
        <w:tc>
          <w:tcPr>
            <w:tcW w:w="3220" w:type="dxa"/>
          </w:tcPr>
          <w:p w14:paraId="22EE55DE" w14:textId="437A18EC" w:rsidR="00CC139D" w:rsidDel="002169A1" w:rsidRDefault="00CC139D">
            <w:pPr>
              <w:cnfStyle w:val="000000100000" w:firstRow="0" w:lastRow="0" w:firstColumn="0" w:lastColumn="0" w:oddVBand="0" w:evenVBand="0" w:oddHBand="1" w:evenHBand="0" w:firstRowFirstColumn="0" w:firstRowLastColumn="0" w:lastRowFirstColumn="0" w:lastRowLastColumn="0"/>
              <w:rPr>
                <w:del w:id="2334" w:author="Cuenta Microsoft" w:date="2025-09-30T13:41:00Z"/>
              </w:rPr>
            </w:pPr>
            <w:del w:id="2335" w:author="Cuenta Microsoft" w:date="2025-09-30T13:41:00Z">
              <w:r w:rsidDel="002169A1">
                <w:delText>Llevar a cabo los  Programas</w:delText>
              </w:r>
            </w:del>
            <w:ins w:id="2336" w:author="BACHILLERATO GENERAL ALFONSO DE LA MADRID VIDAURRETA" w:date="2025-09-18T23:21:00Z">
              <w:del w:id="2337" w:author="Cuenta Microsoft" w:date="2025-09-30T13:41:00Z">
                <w:r w:rsidR="007A4D70" w:rsidDel="002169A1">
                  <w:delText>los Programas</w:delText>
                </w:r>
              </w:del>
            </w:ins>
            <w:del w:id="2338" w:author="Cuenta Microsoft" w:date="2025-09-30T13:41:00Z">
              <w:r w:rsidDel="002169A1">
                <w:delText xml:space="preserve"> de Mejora Continua</w:delText>
              </w:r>
            </w:del>
          </w:p>
        </w:tc>
        <w:tc>
          <w:tcPr>
            <w:tcW w:w="0" w:type="auto"/>
          </w:tcPr>
          <w:p w14:paraId="2C60E8A3" w14:textId="27F8C803" w:rsidR="00CC139D" w:rsidDel="002169A1" w:rsidRDefault="00CC139D">
            <w:pPr>
              <w:cnfStyle w:val="000000100000" w:firstRow="0" w:lastRow="0" w:firstColumn="0" w:lastColumn="0" w:oddVBand="0" w:evenVBand="0" w:oddHBand="1" w:evenHBand="0" w:firstRowFirstColumn="0" w:firstRowLastColumn="0" w:lastRowFirstColumn="0" w:lastRowLastColumn="0"/>
              <w:rPr>
                <w:del w:id="2339" w:author="Cuenta Microsoft" w:date="2025-09-30T13:41:00Z"/>
              </w:rPr>
              <w:pPrChange w:id="2340" w:author="Cuenta Microsoft" w:date="2025-09-30T14:16:00Z">
                <w:pPr>
                  <w:jc w:val="center"/>
                  <w:cnfStyle w:val="000000100000" w:firstRow="0" w:lastRow="0" w:firstColumn="0" w:lastColumn="0" w:oddVBand="0" w:evenVBand="0" w:oddHBand="1" w:evenHBand="0" w:firstRowFirstColumn="0" w:firstRowLastColumn="0" w:lastRowFirstColumn="0" w:lastRowLastColumn="0"/>
                </w:pPr>
              </w:pPrChange>
            </w:pPr>
            <w:del w:id="2341" w:author="Cuenta Microsoft" w:date="2025-09-30T13:41:00Z">
              <w:r w:rsidDel="002169A1">
                <w:delText>Acta de antecedentes</w:delText>
              </w:r>
            </w:del>
          </w:p>
        </w:tc>
        <w:tc>
          <w:tcPr>
            <w:tcW w:w="0" w:type="auto"/>
          </w:tcPr>
          <w:p w14:paraId="1CC97787" w14:textId="29A415AD" w:rsidR="00CC139D" w:rsidDel="002169A1" w:rsidRDefault="007A4D70">
            <w:pPr>
              <w:cnfStyle w:val="000000100000" w:firstRow="0" w:lastRow="0" w:firstColumn="0" w:lastColumn="0" w:oddVBand="0" w:evenVBand="0" w:oddHBand="1" w:evenHBand="0" w:firstRowFirstColumn="0" w:firstRowLastColumn="0" w:lastRowFirstColumn="0" w:lastRowLastColumn="0"/>
              <w:rPr>
                <w:del w:id="2342" w:author="Cuenta Microsoft" w:date="2025-09-30T13:41:00Z"/>
              </w:rPr>
            </w:pPr>
            <w:ins w:id="2343" w:author="BACHILLERATO GENERAL ALFONSO DE LA MADRID VIDAURRETA" w:date="2025-09-18T23:21:00Z">
              <w:del w:id="2344" w:author="Cuenta Microsoft" w:date="2025-09-30T13:41:00Z">
                <w:r w:rsidDel="002169A1">
                  <w:delText>Permanente</w:delText>
                </w:r>
              </w:del>
            </w:ins>
          </w:p>
        </w:tc>
      </w:tr>
      <w:tr w:rsidR="00CC139D" w:rsidRPr="00AB1975" w:rsidDel="002169A1" w14:paraId="1B5014AC" w14:textId="2E265DAF" w:rsidTr="002E26AB">
        <w:trPr>
          <w:trHeight w:val="1269"/>
          <w:jc w:val="center"/>
          <w:del w:id="2345" w:author="Cuenta Microsoft" w:date="2025-09-30T13:41:00Z"/>
        </w:trPr>
        <w:tc>
          <w:tcPr>
            <w:cnfStyle w:val="001000000000" w:firstRow="0" w:lastRow="0" w:firstColumn="1" w:lastColumn="0" w:oddVBand="0" w:evenVBand="0" w:oddHBand="0" w:evenHBand="0" w:firstRowFirstColumn="0" w:firstRowLastColumn="0" w:lastRowFirstColumn="0" w:lastRowLastColumn="0"/>
            <w:tcW w:w="5240" w:type="dxa"/>
            <w:vMerge/>
          </w:tcPr>
          <w:p w14:paraId="4EF6198C" w14:textId="36DD404E" w:rsidR="00CC139D" w:rsidRPr="00AB1975" w:rsidDel="002169A1" w:rsidRDefault="00CC139D">
            <w:pPr>
              <w:rPr>
                <w:del w:id="2346" w:author="Cuenta Microsoft" w:date="2025-09-30T13:41:00Z"/>
              </w:rPr>
            </w:pPr>
          </w:p>
        </w:tc>
        <w:tc>
          <w:tcPr>
            <w:tcW w:w="3220" w:type="dxa"/>
          </w:tcPr>
          <w:p w14:paraId="00AE640C" w14:textId="15719025" w:rsidR="00CC139D" w:rsidDel="002169A1" w:rsidRDefault="00CC139D">
            <w:pPr>
              <w:cnfStyle w:val="000000000000" w:firstRow="0" w:lastRow="0" w:firstColumn="0" w:lastColumn="0" w:oddVBand="0" w:evenVBand="0" w:oddHBand="0" w:evenHBand="0" w:firstRowFirstColumn="0" w:firstRowLastColumn="0" w:lastRowFirstColumn="0" w:lastRowLastColumn="0"/>
              <w:rPr>
                <w:del w:id="2347" w:author="Cuenta Microsoft" w:date="2025-09-30T13:41:00Z"/>
              </w:rPr>
            </w:pPr>
            <w:del w:id="2348" w:author="Cuenta Microsoft" w:date="2025-09-30T13:41:00Z">
              <w:r w:rsidDel="002169A1">
                <w:delText xml:space="preserve">Aplicación de </w:delText>
              </w:r>
              <w:r w:rsidR="00D31AAF" w:rsidDel="002169A1">
                <w:delText>la</w:delText>
              </w:r>
              <w:r w:rsidDel="002169A1">
                <w:delText xml:space="preserve"> </w:delText>
              </w:r>
              <w:r w:rsidR="00D31AAF" w:rsidDel="002169A1">
                <w:delText>Planeación de la Mejora Continua de forma</w:delText>
              </w:r>
              <w:r w:rsidDel="002169A1">
                <w:delText xml:space="preserve"> Permanente</w:delText>
              </w:r>
            </w:del>
          </w:p>
          <w:p w14:paraId="523EDE15" w14:textId="40B399C8" w:rsidR="00CC139D" w:rsidDel="002169A1" w:rsidRDefault="00CC139D">
            <w:pPr>
              <w:cnfStyle w:val="000000000000" w:firstRow="0" w:lastRow="0" w:firstColumn="0" w:lastColumn="0" w:oddVBand="0" w:evenVBand="0" w:oddHBand="0" w:evenHBand="0" w:firstRowFirstColumn="0" w:firstRowLastColumn="0" w:lastRowFirstColumn="0" w:lastRowLastColumn="0"/>
              <w:rPr>
                <w:del w:id="2349" w:author="Cuenta Microsoft" w:date="2025-09-30T13:41:00Z"/>
              </w:rPr>
            </w:pPr>
          </w:p>
        </w:tc>
        <w:tc>
          <w:tcPr>
            <w:tcW w:w="0" w:type="auto"/>
          </w:tcPr>
          <w:p w14:paraId="3D40D629" w14:textId="618A3C88" w:rsidR="00CC139D" w:rsidDel="002169A1" w:rsidRDefault="00CC139D">
            <w:pPr>
              <w:cnfStyle w:val="000000000000" w:firstRow="0" w:lastRow="0" w:firstColumn="0" w:lastColumn="0" w:oddVBand="0" w:evenVBand="0" w:oddHBand="0" w:evenHBand="0" w:firstRowFirstColumn="0" w:firstRowLastColumn="0" w:lastRowFirstColumn="0" w:lastRowLastColumn="0"/>
              <w:rPr>
                <w:del w:id="2350" w:author="Cuenta Microsoft" w:date="2025-09-30T13:41:00Z"/>
              </w:rPr>
              <w:pPrChange w:id="2351" w:author="Cuenta Microsoft" w:date="2025-09-30T14:16:00Z">
                <w:pPr>
                  <w:jc w:val="center"/>
                  <w:cnfStyle w:val="000000000000" w:firstRow="0" w:lastRow="0" w:firstColumn="0" w:lastColumn="0" w:oddVBand="0" w:evenVBand="0" w:oddHBand="0" w:evenHBand="0" w:firstRowFirstColumn="0" w:firstRowLastColumn="0" w:lastRowFirstColumn="0" w:lastRowLastColumn="0"/>
                </w:pPr>
              </w:pPrChange>
            </w:pPr>
            <w:del w:id="2352" w:author="Cuenta Microsoft" w:date="2025-09-30T13:41:00Z">
              <w:r w:rsidDel="002169A1">
                <w:delText>Fotografías y registros</w:delText>
              </w:r>
            </w:del>
          </w:p>
          <w:p w14:paraId="50DABDBE" w14:textId="4D66860F" w:rsidR="00CC139D" w:rsidDel="002169A1" w:rsidRDefault="00CC139D">
            <w:pPr>
              <w:cnfStyle w:val="000000000000" w:firstRow="0" w:lastRow="0" w:firstColumn="0" w:lastColumn="0" w:oddVBand="0" w:evenVBand="0" w:oddHBand="0" w:evenHBand="0" w:firstRowFirstColumn="0" w:firstRowLastColumn="0" w:lastRowFirstColumn="0" w:lastRowLastColumn="0"/>
              <w:rPr>
                <w:del w:id="2353" w:author="Cuenta Microsoft" w:date="2025-09-30T13:41:00Z"/>
              </w:rPr>
              <w:pPrChange w:id="2354" w:author="Cuenta Microsoft" w:date="2025-09-30T14:16:00Z">
                <w:pPr>
                  <w:jc w:val="center"/>
                  <w:cnfStyle w:val="000000000000" w:firstRow="0" w:lastRow="0" w:firstColumn="0" w:lastColumn="0" w:oddVBand="0" w:evenVBand="0" w:oddHBand="0" w:evenHBand="0" w:firstRowFirstColumn="0" w:firstRowLastColumn="0" w:lastRowFirstColumn="0" w:lastRowLastColumn="0"/>
                </w:pPr>
              </w:pPrChange>
            </w:pPr>
            <w:del w:id="2355" w:author="Cuenta Microsoft" w:date="2025-09-30T13:41:00Z">
              <w:r w:rsidDel="002169A1">
                <w:delText>en bitácora</w:delText>
              </w:r>
            </w:del>
          </w:p>
        </w:tc>
        <w:tc>
          <w:tcPr>
            <w:tcW w:w="0" w:type="auto"/>
          </w:tcPr>
          <w:p w14:paraId="72AE145C" w14:textId="1C52C398" w:rsidR="00CC139D" w:rsidDel="002169A1" w:rsidRDefault="00D31AAF">
            <w:pPr>
              <w:cnfStyle w:val="000000000000" w:firstRow="0" w:lastRow="0" w:firstColumn="0" w:lastColumn="0" w:oddVBand="0" w:evenVBand="0" w:oddHBand="0" w:evenHBand="0" w:firstRowFirstColumn="0" w:firstRowLastColumn="0" w:lastRowFirstColumn="0" w:lastRowLastColumn="0"/>
              <w:rPr>
                <w:del w:id="2356" w:author="Cuenta Microsoft" w:date="2025-09-30T13:41:00Z"/>
              </w:rPr>
            </w:pPr>
            <w:del w:id="2357" w:author="Cuenta Microsoft" w:date="2025-09-30T13:41:00Z">
              <w:r w:rsidDel="002169A1">
                <w:delText>Permanente</w:delText>
              </w:r>
            </w:del>
          </w:p>
        </w:tc>
      </w:tr>
      <w:tr w:rsidR="00CC139D" w:rsidRPr="00AB1975" w:rsidDel="002169A1" w14:paraId="03EF7A4F" w14:textId="331699D0" w:rsidTr="002E26AB">
        <w:trPr>
          <w:cnfStyle w:val="000000100000" w:firstRow="0" w:lastRow="0" w:firstColumn="0" w:lastColumn="0" w:oddVBand="0" w:evenVBand="0" w:oddHBand="1" w:evenHBand="0" w:firstRowFirstColumn="0" w:firstRowLastColumn="0" w:lastRowFirstColumn="0" w:lastRowLastColumn="0"/>
          <w:trHeight w:val="1269"/>
          <w:jc w:val="center"/>
          <w:del w:id="2358" w:author="Cuenta Microsoft" w:date="2025-09-30T13:41:00Z"/>
        </w:trPr>
        <w:tc>
          <w:tcPr>
            <w:cnfStyle w:val="001000000000" w:firstRow="0" w:lastRow="0" w:firstColumn="1" w:lastColumn="0" w:oddVBand="0" w:evenVBand="0" w:oddHBand="0" w:evenHBand="0" w:firstRowFirstColumn="0" w:firstRowLastColumn="0" w:lastRowFirstColumn="0" w:lastRowLastColumn="0"/>
            <w:tcW w:w="5240" w:type="dxa"/>
          </w:tcPr>
          <w:p w14:paraId="3E3EE25F" w14:textId="360B4A24" w:rsidR="00CC139D" w:rsidRPr="00D31AAF" w:rsidDel="002169A1" w:rsidRDefault="00CC139D">
            <w:pPr>
              <w:rPr>
                <w:del w:id="2359" w:author="Cuenta Microsoft" w:date="2025-09-30T13:41:00Z"/>
                <w:bCs w:val="0"/>
              </w:rPr>
              <w:pPrChange w:id="2360" w:author="Cuenta Microsoft" w:date="2025-09-30T14:16:00Z">
                <w:pPr>
                  <w:jc w:val="both"/>
                </w:pPr>
              </w:pPrChange>
            </w:pPr>
            <w:del w:id="2361" w:author="Cuenta Microsoft" w:date="2025-09-30T13:41:00Z">
              <w:r w:rsidRPr="00D31AAF" w:rsidDel="002169A1">
                <w:rPr>
                  <w:bCs w:val="0"/>
                </w:rPr>
                <w:delText>Elaborar el Programa de</w:delText>
              </w:r>
            </w:del>
          </w:p>
          <w:p w14:paraId="38EB0299" w14:textId="1C423A0F" w:rsidR="00CC139D" w:rsidRPr="00AB1975" w:rsidDel="002169A1" w:rsidRDefault="00CC139D">
            <w:pPr>
              <w:rPr>
                <w:del w:id="2362" w:author="Cuenta Microsoft" w:date="2025-09-30T13:41:00Z"/>
              </w:rPr>
            </w:pPr>
            <w:del w:id="2363" w:author="Cuenta Microsoft" w:date="2025-09-30T13:41:00Z">
              <w:r w:rsidRPr="00D31AAF" w:rsidDel="002169A1">
                <w:rPr>
                  <w:bCs w:val="0"/>
                </w:rPr>
                <w:delText>Vida Saludable</w:delText>
              </w:r>
            </w:del>
          </w:p>
        </w:tc>
        <w:tc>
          <w:tcPr>
            <w:tcW w:w="3220" w:type="dxa"/>
          </w:tcPr>
          <w:p w14:paraId="4ABFAAFF" w14:textId="0663BB58" w:rsidR="00CC139D" w:rsidDel="002169A1" w:rsidRDefault="00CC139D">
            <w:pPr>
              <w:cnfStyle w:val="000000100000" w:firstRow="0" w:lastRow="0" w:firstColumn="0" w:lastColumn="0" w:oddVBand="0" w:evenVBand="0" w:oddHBand="1" w:evenHBand="0" w:firstRowFirstColumn="0" w:firstRowLastColumn="0" w:lastRowFirstColumn="0" w:lastRowLastColumn="0"/>
              <w:rPr>
                <w:del w:id="2364" w:author="Cuenta Microsoft" w:date="2025-09-30T13:41:00Z"/>
              </w:rPr>
            </w:pPr>
            <w:del w:id="2365" w:author="Cuenta Microsoft" w:date="2025-09-30T13:41:00Z">
              <w:r w:rsidDel="002169A1">
                <w:delText>Comisionar al personal que operará el programa</w:delText>
              </w:r>
            </w:del>
          </w:p>
          <w:p w14:paraId="2ACF8A1D" w14:textId="3B16E2B4" w:rsidR="00CC139D" w:rsidDel="002169A1" w:rsidRDefault="00CC139D">
            <w:pPr>
              <w:cnfStyle w:val="000000100000" w:firstRow="0" w:lastRow="0" w:firstColumn="0" w:lastColumn="0" w:oddVBand="0" w:evenVBand="0" w:oddHBand="1" w:evenHBand="0" w:firstRowFirstColumn="0" w:firstRowLastColumn="0" w:lastRowFirstColumn="0" w:lastRowLastColumn="0"/>
              <w:rPr>
                <w:del w:id="2366" w:author="Cuenta Microsoft" w:date="2025-09-30T13:41:00Z"/>
              </w:rPr>
            </w:pPr>
          </w:p>
        </w:tc>
        <w:tc>
          <w:tcPr>
            <w:tcW w:w="0" w:type="auto"/>
          </w:tcPr>
          <w:p w14:paraId="360FDFD0" w14:textId="4ADBB4A8" w:rsidR="00CC139D" w:rsidDel="002169A1" w:rsidRDefault="00CC139D">
            <w:pPr>
              <w:cnfStyle w:val="000000100000" w:firstRow="0" w:lastRow="0" w:firstColumn="0" w:lastColumn="0" w:oddVBand="0" w:evenVBand="0" w:oddHBand="1" w:evenHBand="0" w:firstRowFirstColumn="0" w:firstRowLastColumn="0" w:lastRowFirstColumn="0" w:lastRowLastColumn="0"/>
              <w:rPr>
                <w:del w:id="2367" w:author="Cuenta Microsoft" w:date="2025-09-30T13:41:00Z"/>
              </w:rPr>
              <w:pPrChange w:id="2368" w:author="Cuenta Microsoft" w:date="2025-09-30T14:16:00Z">
                <w:pPr>
                  <w:jc w:val="center"/>
                  <w:cnfStyle w:val="000000100000" w:firstRow="0" w:lastRow="0" w:firstColumn="0" w:lastColumn="0" w:oddVBand="0" w:evenVBand="0" w:oddHBand="1" w:evenHBand="0" w:firstRowFirstColumn="0" w:firstRowLastColumn="0" w:lastRowFirstColumn="0" w:lastRowLastColumn="0"/>
                </w:pPr>
              </w:pPrChange>
            </w:pPr>
            <w:del w:id="2369" w:author="Cuenta Microsoft" w:date="2025-09-30T13:41:00Z">
              <w:r w:rsidDel="002169A1">
                <w:delText>Acta digital de reunión de</w:delText>
              </w:r>
            </w:del>
          </w:p>
          <w:p w14:paraId="76F24EE7" w14:textId="623E4A94" w:rsidR="00CC139D" w:rsidDel="002169A1" w:rsidRDefault="00CC139D">
            <w:pPr>
              <w:cnfStyle w:val="000000100000" w:firstRow="0" w:lastRow="0" w:firstColumn="0" w:lastColumn="0" w:oddVBand="0" w:evenVBand="0" w:oddHBand="1" w:evenHBand="0" w:firstRowFirstColumn="0" w:firstRowLastColumn="0" w:lastRowFirstColumn="0" w:lastRowLastColumn="0"/>
              <w:rPr>
                <w:del w:id="2370" w:author="Cuenta Microsoft" w:date="2025-09-30T13:41:00Z"/>
              </w:rPr>
              <w:pPrChange w:id="2371" w:author="Cuenta Microsoft" w:date="2025-09-30T14:16:00Z">
                <w:pPr>
                  <w:jc w:val="center"/>
                  <w:cnfStyle w:val="000000100000" w:firstRow="0" w:lastRow="0" w:firstColumn="0" w:lastColumn="0" w:oddVBand="0" w:evenVBand="0" w:oddHBand="1" w:evenHBand="0" w:firstRowFirstColumn="0" w:firstRowLastColumn="0" w:lastRowFirstColumn="0" w:lastRowLastColumn="0"/>
                </w:pPr>
              </w:pPrChange>
            </w:pPr>
            <w:del w:id="2372" w:author="Cuenta Microsoft" w:date="2025-09-30T13:41:00Z">
              <w:r w:rsidDel="002169A1">
                <w:delText>integración</w:delText>
              </w:r>
            </w:del>
          </w:p>
        </w:tc>
        <w:tc>
          <w:tcPr>
            <w:tcW w:w="0" w:type="auto"/>
          </w:tcPr>
          <w:p w14:paraId="48C9E1FD" w14:textId="08229E11" w:rsidR="00CC139D" w:rsidDel="002169A1" w:rsidRDefault="00CC139D">
            <w:pPr>
              <w:cnfStyle w:val="000000100000" w:firstRow="0" w:lastRow="0" w:firstColumn="0" w:lastColumn="0" w:oddVBand="0" w:evenVBand="0" w:oddHBand="1" w:evenHBand="0" w:firstRowFirstColumn="0" w:firstRowLastColumn="0" w:lastRowFirstColumn="0" w:lastRowLastColumn="0"/>
              <w:rPr>
                <w:del w:id="2373" w:author="Cuenta Microsoft" w:date="2025-09-30T13:41:00Z"/>
              </w:rPr>
            </w:pPr>
            <w:del w:id="2374" w:author="Cuenta Microsoft" w:date="2025-09-30T13:41:00Z">
              <w:r w:rsidDel="002169A1">
                <w:delText>Agosto/ Septiembre /202</w:delText>
              </w:r>
            </w:del>
            <w:ins w:id="2375" w:author="BACHILLERATO GENERAL ALFONSO DE LA MADRID VIDAURRETA" w:date="2025-09-18T23:21:00Z">
              <w:del w:id="2376" w:author="Cuenta Microsoft" w:date="2025-09-30T13:41:00Z">
                <w:r w:rsidR="007A4D70" w:rsidDel="002169A1">
                  <w:delText>5</w:delText>
                </w:r>
              </w:del>
            </w:ins>
            <w:del w:id="2377" w:author="Cuenta Microsoft" w:date="2025-09-30T13:41:00Z">
              <w:r w:rsidR="00D31AAF" w:rsidDel="002169A1">
                <w:delText>4</w:delText>
              </w:r>
            </w:del>
          </w:p>
        </w:tc>
      </w:tr>
      <w:tr w:rsidR="00CC139D" w:rsidRPr="00AB1975" w:rsidDel="002169A1" w14:paraId="27208987" w14:textId="0C19B1EC" w:rsidTr="002E26AB">
        <w:trPr>
          <w:trHeight w:val="1269"/>
          <w:jc w:val="center"/>
          <w:del w:id="2378" w:author="Cuenta Microsoft" w:date="2025-09-30T13:41:00Z"/>
        </w:trPr>
        <w:tc>
          <w:tcPr>
            <w:cnfStyle w:val="001000000000" w:firstRow="0" w:lastRow="0" w:firstColumn="1" w:lastColumn="0" w:oddVBand="0" w:evenVBand="0" w:oddHBand="0" w:evenHBand="0" w:firstRowFirstColumn="0" w:firstRowLastColumn="0" w:lastRowFirstColumn="0" w:lastRowLastColumn="0"/>
            <w:tcW w:w="5240" w:type="dxa"/>
          </w:tcPr>
          <w:p w14:paraId="58E90260" w14:textId="760C8D44" w:rsidR="00CC139D" w:rsidRPr="00D31AAF" w:rsidDel="002169A1" w:rsidRDefault="00CC139D">
            <w:pPr>
              <w:rPr>
                <w:del w:id="2379" w:author="Cuenta Microsoft" w:date="2025-09-30T13:41:00Z"/>
                <w:bCs w:val="0"/>
              </w:rPr>
              <w:pPrChange w:id="2380" w:author="Cuenta Microsoft" w:date="2025-09-30T14:16:00Z">
                <w:pPr>
                  <w:jc w:val="both"/>
                </w:pPr>
              </w:pPrChange>
            </w:pPr>
            <w:del w:id="2381" w:author="Cuenta Microsoft" w:date="2025-09-30T13:41:00Z">
              <w:r w:rsidRPr="00D31AAF" w:rsidDel="002169A1">
                <w:rPr>
                  <w:bCs w:val="0"/>
                </w:rPr>
                <w:delText>Programa de Nutrición</w:delText>
              </w:r>
            </w:del>
          </w:p>
        </w:tc>
        <w:tc>
          <w:tcPr>
            <w:tcW w:w="3220" w:type="dxa"/>
          </w:tcPr>
          <w:p w14:paraId="7E0CFE47" w14:textId="0B92D0E4" w:rsidR="00CC139D" w:rsidDel="002169A1" w:rsidRDefault="00CC139D">
            <w:pPr>
              <w:cnfStyle w:val="000000000000" w:firstRow="0" w:lastRow="0" w:firstColumn="0" w:lastColumn="0" w:oddVBand="0" w:evenVBand="0" w:oddHBand="0" w:evenHBand="0" w:firstRowFirstColumn="0" w:firstRowLastColumn="0" w:lastRowFirstColumn="0" w:lastRowLastColumn="0"/>
              <w:rPr>
                <w:del w:id="2382" w:author="Cuenta Microsoft" w:date="2025-09-30T13:41:00Z"/>
              </w:rPr>
            </w:pPr>
            <w:del w:id="2383" w:author="Cuenta Microsoft" w:date="2025-09-30T13:41:00Z">
              <w:r w:rsidDel="002169A1">
                <w:delText>Aplicar el programa de cuidado de la salud.</w:delText>
              </w:r>
            </w:del>
          </w:p>
        </w:tc>
        <w:tc>
          <w:tcPr>
            <w:tcW w:w="0" w:type="auto"/>
          </w:tcPr>
          <w:p w14:paraId="5383EF17" w14:textId="192220EF" w:rsidR="00CC139D" w:rsidDel="002169A1" w:rsidRDefault="00D31AAF">
            <w:pPr>
              <w:cnfStyle w:val="000000000000" w:firstRow="0" w:lastRow="0" w:firstColumn="0" w:lastColumn="0" w:oddVBand="0" w:evenVBand="0" w:oddHBand="0" w:evenHBand="0" w:firstRowFirstColumn="0" w:firstRowLastColumn="0" w:lastRowFirstColumn="0" w:lastRowLastColumn="0"/>
              <w:rPr>
                <w:del w:id="2384" w:author="Cuenta Microsoft" w:date="2025-09-30T13:41:00Z"/>
              </w:rPr>
              <w:pPrChange w:id="2385" w:author="Cuenta Microsoft" w:date="2025-09-30T14:16:00Z">
                <w:pPr>
                  <w:jc w:val="center"/>
                  <w:cnfStyle w:val="000000000000" w:firstRow="0" w:lastRow="0" w:firstColumn="0" w:lastColumn="0" w:oddVBand="0" w:evenVBand="0" w:oddHBand="0" w:evenHBand="0" w:firstRowFirstColumn="0" w:firstRowLastColumn="0" w:lastRowFirstColumn="0" w:lastRowLastColumn="0"/>
                </w:pPr>
              </w:pPrChange>
            </w:pPr>
            <w:del w:id="2386" w:author="Cuenta Microsoft" w:date="2025-09-30T13:41:00Z">
              <w:r w:rsidDel="002169A1">
                <w:delText xml:space="preserve">Carteles </w:delText>
              </w:r>
            </w:del>
          </w:p>
        </w:tc>
        <w:tc>
          <w:tcPr>
            <w:tcW w:w="0" w:type="auto"/>
          </w:tcPr>
          <w:p w14:paraId="07782498" w14:textId="7F08B521" w:rsidR="00CC139D" w:rsidDel="002169A1" w:rsidRDefault="00D31AAF">
            <w:pPr>
              <w:cnfStyle w:val="000000000000" w:firstRow="0" w:lastRow="0" w:firstColumn="0" w:lastColumn="0" w:oddVBand="0" w:evenVBand="0" w:oddHBand="0" w:evenHBand="0" w:firstRowFirstColumn="0" w:firstRowLastColumn="0" w:lastRowFirstColumn="0" w:lastRowLastColumn="0"/>
              <w:rPr>
                <w:del w:id="2387" w:author="Cuenta Microsoft" w:date="2025-09-30T13:41:00Z"/>
              </w:rPr>
            </w:pPr>
            <w:del w:id="2388" w:author="Cuenta Microsoft" w:date="2025-09-30T13:41:00Z">
              <w:r w:rsidDel="002169A1">
                <w:delText>Permanente</w:delText>
              </w:r>
            </w:del>
          </w:p>
        </w:tc>
      </w:tr>
    </w:tbl>
    <w:p w14:paraId="46F720AD" w14:textId="50CB52D2" w:rsidR="00D31AAF" w:rsidDel="002169A1" w:rsidRDefault="00D31AAF">
      <w:pPr>
        <w:rPr>
          <w:del w:id="2389" w:author="Cuenta Microsoft" w:date="2025-09-30T13:41:00Z"/>
          <w:b/>
          <w:bCs/>
        </w:rPr>
        <w:pPrChange w:id="2390" w:author="Cuenta Microsoft" w:date="2025-09-30T14:16:00Z">
          <w:pPr>
            <w:ind w:left="-567"/>
          </w:pPr>
        </w:pPrChange>
      </w:pPr>
    </w:p>
    <w:p w14:paraId="37AABB60" w14:textId="233522F3" w:rsidR="00D31AAF" w:rsidDel="002169A1" w:rsidRDefault="00D31AAF">
      <w:pPr>
        <w:rPr>
          <w:del w:id="2391" w:author="Cuenta Microsoft" w:date="2025-09-30T13:41:00Z"/>
          <w:b/>
          <w:bCs/>
        </w:rPr>
        <w:pPrChange w:id="2392" w:author="Cuenta Microsoft" w:date="2025-09-30T14:16:00Z">
          <w:pPr>
            <w:ind w:left="-567"/>
          </w:pPr>
        </w:pPrChange>
      </w:pPr>
    </w:p>
    <w:p w14:paraId="7DC4A61A" w14:textId="488A83E4" w:rsidR="00DC44D7" w:rsidDel="002169A1" w:rsidRDefault="00DC44D7">
      <w:pPr>
        <w:rPr>
          <w:del w:id="2393" w:author="Cuenta Microsoft" w:date="2025-09-30T13:41:00Z"/>
          <w:b/>
          <w:bCs/>
        </w:rPr>
        <w:pPrChange w:id="2394" w:author="Cuenta Microsoft" w:date="2025-09-30T14:16:00Z">
          <w:pPr>
            <w:ind w:left="-567"/>
          </w:pPr>
        </w:pPrChange>
      </w:pPr>
    </w:p>
    <w:p w14:paraId="3ACDD288" w14:textId="04F2A3D7" w:rsidR="00DC44D7" w:rsidDel="002169A1" w:rsidRDefault="00DC44D7">
      <w:pPr>
        <w:rPr>
          <w:del w:id="2395" w:author="Cuenta Microsoft" w:date="2025-09-30T13:41:00Z"/>
          <w:b/>
          <w:bCs/>
        </w:rPr>
        <w:pPrChange w:id="2396" w:author="Cuenta Microsoft" w:date="2025-09-30T14:16:00Z">
          <w:pPr>
            <w:ind w:left="-567"/>
          </w:pPr>
        </w:pPrChange>
      </w:pPr>
    </w:p>
    <w:p w14:paraId="31D69BD6" w14:textId="6B8412B2" w:rsidR="00DC44D7" w:rsidDel="002169A1" w:rsidRDefault="00DC44D7">
      <w:pPr>
        <w:rPr>
          <w:del w:id="2397" w:author="Cuenta Microsoft" w:date="2025-09-30T13:41:00Z"/>
          <w:b/>
          <w:bCs/>
        </w:rPr>
        <w:pPrChange w:id="2398" w:author="Cuenta Microsoft" w:date="2025-09-30T14:16:00Z">
          <w:pPr>
            <w:ind w:left="-567"/>
          </w:pPr>
        </w:pPrChange>
      </w:pPr>
    </w:p>
    <w:p w14:paraId="55ABCDA7" w14:textId="44CE1B38" w:rsidR="00607897" w:rsidDel="002169A1" w:rsidRDefault="00607897">
      <w:pPr>
        <w:rPr>
          <w:del w:id="2399" w:author="Cuenta Microsoft" w:date="2025-09-30T13:41:00Z"/>
          <w:b/>
          <w:bCs/>
        </w:rPr>
        <w:pPrChange w:id="2400" w:author="Cuenta Microsoft" w:date="2025-09-30T14:16:00Z">
          <w:pPr>
            <w:ind w:left="-567"/>
          </w:pPr>
        </w:pPrChange>
      </w:pPr>
    </w:p>
    <w:p w14:paraId="16F36BAD" w14:textId="0598F6E7" w:rsidR="00351D47" w:rsidRPr="00607897" w:rsidDel="002169A1" w:rsidRDefault="00351D47">
      <w:pPr>
        <w:rPr>
          <w:del w:id="2401" w:author="Cuenta Microsoft" w:date="2025-09-30T13:41:00Z"/>
          <w:b/>
          <w:bCs/>
          <w:sz w:val="32"/>
          <w:szCs w:val="32"/>
          <w:rPrChange w:id="2402" w:author="Cuenta Microsoft" w:date="2025-09-30T12:52:00Z">
            <w:rPr>
              <w:del w:id="2403" w:author="Cuenta Microsoft" w:date="2025-09-30T13:41:00Z"/>
              <w:b/>
              <w:bCs/>
            </w:rPr>
          </w:rPrChange>
        </w:rPr>
        <w:pPrChange w:id="2404" w:author="Cuenta Microsoft" w:date="2025-09-30T14:16:00Z">
          <w:pPr>
            <w:ind w:left="-567"/>
          </w:pPr>
        </w:pPrChange>
      </w:pPr>
      <w:del w:id="2405" w:author="Cuenta Microsoft" w:date="2025-09-30T13:41:00Z">
        <w:r w:rsidRPr="00607897" w:rsidDel="002169A1">
          <w:rPr>
            <w:b/>
            <w:bCs/>
            <w:sz w:val="32"/>
            <w:szCs w:val="32"/>
            <w:rPrChange w:id="2406" w:author="Cuenta Microsoft" w:date="2025-09-30T12:52:00Z">
              <w:rPr>
                <w:b/>
                <w:bCs/>
              </w:rPr>
            </w:rPrChange>
          </w:rPr>
          <w:delText>Categoría 3: Desarrollo socioemocional y prevención de la violencia en la comunidad escolar</w:delText>
        </w:r>
      </w:del>
    </w:p>
    <w:p w14:paraId="1DF1350C" w14:textId="66A6BF80" w:rsidR="002032B0" w:rsidDel="002169A1" w:rsidRDefault="00036CAA">
      <w:pPr>
        <w:rPr>
          <w:del w:id="2407" w:author="Cuenta Microsoft" w:date="2025-09-30T13:41:00Z"/>
        </w:rPr>
        <w:pPrChange w:id="2408" w:author="Cuenta Microsoft" w:date="2025-09-30T14:16:00Z">
          <w:pPr>
            <w:ind w:left="-567"/>
          </w:pPr>
        </w:pPrChange>
      </w:pPr>
      <w:del w:id="2409" w:author="Cuenta Microsoft" w:date="2025-09-30T13:41:00Z">
        <w:r w:rsidDel="002169A1">
          <w:delText xml:space="preserve">Meta: </w:delText>
        </w:r>
        <w:r w:rsidR="00AB4C0C" w:rsidDel="002169A1">
          <w:delText xml:space="preserve"> Cumplir con el 100% de las actividades programadas para la implementación de tareas y proyectos que promuevan el trabajo colaborativo y entre disciplinas, con base en 4 ejes transversales (social, ambiental, de salud y de habilidades lectoras).</w:delText>
        </w:r>
      </w:del>
    </w:p>
    <w:tbl>
      <w:tblPr>
        <w:tblStyle w:val="Listaclara-nfasis3"/>
        <w:tblpPr w:leftFromText="141" w:rightFromText="141" w:vertAnchor="text" w:horzAnchor="page" w:tblpXSpec="center" w:tblpY="56"/>
        <w:tblW w:w="13604" w:type="dxa"/>
        <w:tblLook w:val="04A0" w:firstRow="1" w:lastRow="0" w:firstColumn="1" w:lastColumn="0" w:noHBand="0" w:noVBand="1"/>
      </w:tblPr>
      <w:tblGrid>
        <w:gridCol w:w="2825"/>
        <w:gridCol w:w="7142"/>
        <w:gridCol w:w="1525"/>
        <w:gridCol w:w="2112"/>
      </w:tblGrid>
      <w:tr w:rsidR="00AD17A4" w:rsidDel="002169A1" w14:paraId="528F837C" w14:textId="04BDEE59" w:rsidTr="00020F1B">
        <w:trPr>
          <w:cnfStyle w:val="100000000000" w:firstRow="1" w:lastRow="0" w:firstColumn="0" w:lastColumn="0" w:oddVBand="0" w:evenVBand="0" w:oddHBand="0" w:evenHBand="0" w:firstRowFirstColumn="0" w:firstRowLastColumn="0" w:lastRowFirstColumn="0" w:lastRowLastColumn="0"/>
          <w:trHeight w:val="664"/>
          <w:del w:id="2410" w:author="Cuenta Microsoft" w:date="2025-09-30T13:41:00Z"/>
        </w:trPr>
        <w:tc>
          <w:tcPr>
            <w:cnfStyle w:val="001000000000" w:firstRow="0" w:lastRow="0" w:firstColumn="1" w:lastColumn="0" w:oddVBand="0" w:evenVBand="0" w:oddHBand="0" w:evenHBand="0" w:firstRowFirstColumn="0" w:firstRowLastColumn="0" w:lastRowFirstColumn="0" w:lastRowLastColumn="0"/>
            <w:tcW w:w="2825" w:type="dxa"/>
            <w:tcBorders>
              <w:top w:val="single" w:sz="8" w:space="0" w:color="auto"/>
              <w:left w:val="single" w:sz="8" w:space="0" w:color="auto"/>
              <w:bottom w:val="single" w:sz="4" w:space="0" w:color="auto"/>
              <w:right w:val="single" w:sz="8" w:space="0" w:color="auto"/>
            </w:tcBorders>
            <w:shd w:val="clear" w:color="auto" w:fill="632423" w:themeFill="accent2" w:themeFillShade="80"/>
          </w:tcPr>
          <w:p w14:paraId="2551E0C8" w14:textId="3B2E95A6" w:rsidR="006D6BC8" w:rsidDel="002169A1" w:rsidRDefault="006D6BC8">
            <w:pPr>
              <w:rPr>
                <w:del w:id="2411" w:author="Cuenta Microsoft" w:date="2025-09-30T13:41:00Z"/>
              </w:rPr>
              <w:pPrChange w:id="2412" w:author="Cuenta Microsoft" w:date="2025-09-30T14:16:00Z">
                <w:pPr>
                  <w:framePr w:hSpace="141" w:wrap="around" w:vAnchor="text" w:hAnchor="page" w:xAlign="center" w:y="56"/>
                  <w:jc w:val="center"/>
                </w:pPr>
              </w:pPrChange>
            </w:pPr>
            <w:del w:id="2413" w:author="Cuenta Microsoft" w:date="2025-09-30T13:41:00Z">
              <w:r w:rsidRPr="00465B9E" w:rsidDel="002169A1">
                <w:rPr>
                  <w:color w:val="auto"/>
                  <w:sz w:val="32"/>
                </w:rPr>
                <w:delText>L</w:delText>
              </w:r>
              <w:r w:rsidR="00020F1B" w:rsidDel="002169A1">
                <w:rPr>
                  <w:color w:val="auto"/>
                  <w:sz w:val="32"/>
                </w:rPr>
                <w:delText>Í</w:delText>
              </w:r>
              <w:r w:rsidRPr="00465B9E" w:rsidDel="002169A1">
                <w:rPr>
                  <w:color w:val="auto"/>
                  <w:sz w:val="32"/>
                </w:rPr>
                <w:delText>NEAS DE ACCI</w:delText>
              </w:r>
              <w:r w:rsidR="00020F1B" w:rsidDel="002169A1">
                <w:rPr>
                  <w:color w:val="auto"/>
                  <w:sz w:val="32"/>
                </w:rPr>
                <w:delText>Ó</w:delText>
              </w:r>
              <w:r w:rsidRPr="00465B9E" w:rsidDel="002169A1">
                <w:rPr>
                  <w:color w:val="auto"/>
                  <w:sz w:val="32"/>
                </w:rPr>
                <w:delText>N</w:delText>
              </w:r>
            </w:del>
          </w:p>
        </w:tc>
        <w:tc>
          <w:tcPr>
            <w:tcW w:w="7142" w:type="dxa"/>
            <w:tcBorders>
              <w:top w:val="single" w:sz="8" w:space="0" w:color="auto"/>
              <w:left w:val="single" w:sz="8" w:space="0" w:color="auto"/>
              <w:bottom w:val="single" w:sz="8" w:space="0" w:color="auto"/>
              <w:right w:val="single" w:sz="8" w:space="0" w:color="auto"/>
            </w:tcBorders>
            <w:shd w:val="clear" w:color="auto" w:fill="632423" w:themeFill="accent2" w:themeFillShade="80"/>
          </w:tcPr>
          <w:p w14:paraId="512916B2" w14:textId="14FD2E63" w:rsidR="006D6BC8" w:rsidRPr="00465B9E" w:rsidDel="002169A1" w:rsidRDefault="006D6BC8">
            <w:pPr>
              <w:cnfStyle w:val="100000000000" w:firstRow="1" w:lastRow="0" w:firstColumn="0" w:lastColumn="0" w:oddVBand="0" w:evenVBand="0" w:oddHBand="0" w:evenHBand="0" w:firstRowFirstColumn="0" w:firstRowLastColumn="0" w:lastRowFirstColumn="0" w:lastRowLastColumn="0"/>
              <w:rPr>
                <w:del w:id="2414" w:author="Cuenta Microsoft" w:date="2025-09-30T13:41:00Z"/>
                <w:color w:val="auto"/>
                <w:sz w:val="28"/>
              </w:rPr>
              <w:pPrChange w:id="2415" w:author="Cuenta Microsoft" w:date="2025-09-30T14:16:00Z">
                <w:pPr>
                  <w:framePr w:hSpace="141" w:wrap="around" w:vAnchor="text" w:hAnchor="page" w:xAlign="center" w:y="56"/>
                  <w:jc w:val="center"/>
                  <w:cnfStyle w:val="100000000000" w:firstRow="1" w:lastRow="0" w:firstColumn="0" w:lastColumn="0" w:oddVBand="0" w:evenVBand="0" w:oddHBand="0" w:evenHBand="0" w:firstRowFirstColumn="0" w:firstRowLastColumn="0" w:lastRowFirstColumn="0" w:lastRowLastColumn="0"/>
                </w:pPr>
              </w:pPrChange>
            </w:pPr>
            <w:del w:id="2416" w:author="Cuenta Microsoft" w:date="2025-09-30T13:41:00Z">
              <w:r w:rsidRPr="00465B9E" w:rsidDel="002169A1">
                <w:rPr>
                  <w:color w:val="auto"/>
                  <w:sz w:val="28"/>
                </w:rPr>
                <w:delText>ACTIVIDADES</w:delText>
              </w:r>
            </w:del>
          </w:p>
        </w:tc>
        <w:tc>
          <w:tcPr>
            <w:tcW w:w="0" w:type="auto"/>
            <w:tcBorders>
              <w:top w:val="single" w:sz="8" w:space="0" w:color="auto"/>
              <w:left w:val="single" w:sz="8" w:space="0" w:color="auto"/>
              <w:bottom w:val="single" w:sz="8" w:space="0" w:color="auto"/>
              <w:right w:val="single" w:sz="8" w:space="0" w:color="auto"/>
            </w:tcBorders>
            <w:shd w:val="clear" w:color="auto" w:fill="632423" w:themeFill="accent2" w:themeFillShade="80"/>
          </w:tcPr>
          <w:p w14:paraId="305893CA" w14:textId="44D16597" w:rsidR="006D6BC8" w:rsidRPr="00465B9E" w:rsidDel="002169A1" w:rsidRDefault="006D6BC8">
            <w:pPr>
              <w:cnfStyle w:val="100000000000" w:firstRow="1" w:lastRow="0" w:firstColumn="0" w:lastColumn="0" w:oddVBand="0" w:evenVBand="0" w:oddHBand="0" w:evenHBand="0" w:firstRowFirstColumn="0" w:firstRowLastColumn="0" w:lastRowFirstColumn="0" w:lastRowLastColumn="0"/>
              <w:rPr>
                <w:del w:id="2417" w:author="Cuenta Microsoft" w:date="2025-09-30T13:41:00Z"/>
                <w:color w:val="auto"/>
                <w:sz w:val="28"/>
              </w:rPr>
              <w:pPrChange w:id="2418" w:author="Cuenta Microsoft" w:date="2025-09-30T14:16:00Z">
                <w:pPr>
                  <w:framePr w:hSpace="141" w:wrap="around" w:vAnchor="text" w:hAnchor="page" w:xAlign="center" w:y="56"/>
                  <w:jc w:val="center"/>
                  <w:cnfStyle w:val="100000000000" w:firstRow="1" w:lastRow="0" w:firstColumn="0" w:lastColumn="0" w:oddVBand="0" w:evenVBand="0" w:oddHBand="0" w:evenHBand="0" w:firstRowFirstColumn="0" w:firstRowLastColumn="0" w:lastRowFirstColumn="0" w:lastRowLastColumn="0"/>
                </w:pPr>
              </w:pPrChange>
            </w:pPr>
            <w:del w:id="2419" w:author="Cuenta Microsoft" w:date="2025-09-30T13:41:00Z">
              <w:r w:rsidRPr="00465B9E" w:rsidDel="002169A1">
                <w:rPr>
                  <w:color w:val="auto"/>
                  <w:sz w:val="28"/>
                </w:rPr>
                <w:delText>EVIDENCIA</w:delText>
              </w:r>
            </w:del>
          </w:p>
        </w:tc>
        <w:tc>
          <w:tcPr>
            <w:tcW w:w="0" w:type="auto"/>
            <w:tcBorders>
              <w:top w:val="single" w:sz="8" w:space="0" w:color="auto"/>
              <w:left w:val="single" w:sz="8" w:space="0" w:color="auto"/>
              <w:bottom w:val="single" w:sz="4" w:space="0" w:color="auto"/>
              <w:right w:val="single" w:sz="8" w:space="0" w:color="auto"/>
            </w:tcBorders>
            <w:shd w:val="clear" w:color="auto" w:fill="632423" w:themeFill="accent2" w:themeFillShade="80"/>
          </w:tcPr>
          <w:p w14:paraId="512A8027" w14:textId="35E3C00D" w:rsidR="006D6BC8" w:rsidRPr="00465B9E" w:rsidDel="002169A1" w:rsidRDefault="006D6BC8">
            <w:pPr>
              <w:cnfStyle w:val="100000000000" w:firstRow="1" w:lastRow="0" w:firstColumn="0" w:lastColumn="0" w:oddVBand="0" w:evenVBand="0" w:oddHBand="0" w:evenHBand="0" w:firstRowFirstColumn="0" w:firstRowLastColumn="0" w:lastRowFirstColumn="0" w:lastRowLastColumn="0"/>
              <w:rPr>
                <w:del w:id="2420" w:author="Cuenta Microsoft" w:date="2025-09-30T13:41:00Z"/>
                <w:color w:val="auto"/>
                <w:sz w:val="28"/>
              </w:rPr>
              <w:pPrChange w:id="2421" w:author="Cuenta Microsoft" w:date="2025-09-30T14:16:00Z">
                <w:pPr>
                  <w:framePr w:hSpace="141" w:wrap="around" w:vAnchor="text" w:hAnchor="page" w:xAlign="center" w:y="56"/>
                  <w:jc w:val="center"/>
                  <w:cnfStyle w:val="100000000000" w:firstRow="1" w:lastRow="0" w:firstColumn="0" w:lastColumn="0" w:oddVBand="0" w:evenVBand="0" w:oddHBand="0" w:evenHBand="0" w:firstRowFirstColumn="0" w:firstRowLastColumn="0" w:lastRowFirstColumn="0" w:lastRowLastColumn="0"/>
                </w:pPr>
              </w:pPrChange>
            </w:pPr>
            <w:del w:id="2422" w:author="Cuenta Microsoft" w:date="2025-09-30T13:41:00Z">
              <w:r w:rsidRPr="00465B9E" w:rsidDel="002169A1">
                <w:rPr>
                  <w:color w:val="auto"/>
                  <w:sz w:val="28"/>
                </w:rPr>
                <w:delText>FECHA DE</w:delText>
              </w:r>
            </w:del>
          </w:p>
          <w:p w14:paraId="668334DA" w14:textId="57C391D1" w:rsidR="006D6BC8" w:rsidRPr="00465B9E" w:rsidDel="002169A1" w:rsidRDefault="006D6BC8">
            <w:pPr>
              <w:cnfStyle w:val="100000000000" w:firstRow="1" w:lastRow="0" w:firstColumn="0" w:lastColumn="0" w:oddVBand="0" w:evenVBand="0" w:oddHBand="0" w:evenHBand="0" w:firstRowFirstColumn="0" w:firstRowLastColumn="0" w:lastRowFirstColumn="0" w:lastRowLastColumn="0"/>
              <w:rPr>
                <w:del w:id="2423" w:author="Cuenta Microsoft" w:date="2025-09-30T13:41:00Z"/>
                <w:color w:val="auto"/>
                <w:sz w:val="28"/>
              </w:rPr>
              <w:pPrChange w:id="2424" w:author="Cuenta Microsoft" w:date="2025-09-30T14:16:00Z">
                <w:pPr>
                  <w:framePr w:hSpace="141" w:wrap="around" w:vAnchor="text" w:hAnchor="page" w:xAlign="center" w:y="56"/>
                  <w:jc w:val="center"/>
                  <w:cnfStyle w:val="100000000000" w:firstRow="1" w:lastRow="0" w:firstColumn="0" w:lastColumn="0" w:oddVBand="0" w:evenVBand="0" w:oddHBand="0" w:evenHBand="0" w:firstRowFirstColumn="0" w:firstRowLastColumn="0" w:lastRowFirstColumn="0" w:lastRowLastColumn="0"/>
                </w:pPr>
              </w:pPrChange>
            </w:pPr>
            <w:del w:id="2425" w:author="Cuenta Microsoft" w:date="2025-09-30T13:41:00Z">
              <w:r w:rsidRPr="00465B9E" w:rsidDel="002169A1">
                <w:rPr>
                  <w:color w:val="auto"/>
                  <w:sz w:val="28"/>
                </w:rPr>
                <w:delText>CUMPLIMIENTO</w:delText>
              </w:r>
            </w:del>
          </w:p>
        </w:tc>
      </w:tr>
      <w:tr w:rsidR="00AD17A4" w:rsidRPr="009013BE" w:rsidDel="002169A1" w14:paraId="0FDB0D57" w14:textId="68DFAC72" w:rsidTr="00020F1B">
        <w:trPr>
          <w:cnfStyle w:val="000000100000" w:firstRow="0" w:lastRow="0" w:firstColumn="0" w:lastColumn="0" w:oddVBand="0" w:evenVBand="0" w:oddHBand="1" w:evenHBand="0" w:firstRowFirstColumn="0" w:firstRowLastColumn="0" w:lastRowFirstColumn="0" w:lastRowLastColumn="0"/>
          <w:trHeight w:val="675"/>
          <w:del w:id="2426" w:author="Cuenta Microsoft" w:date="2025-09-30T13:41:00Z"/>
        </w:trPr>
        <w:tc>
          <w:tcPr>
            <w:cnfStyle w:val="001000000000" w:firstRow="0" w:lastRow="0" w:firstColumn="1" w:lastColumn="0" w:oddVBand="0" w:evenVBand="0" w:oddHBand="0" w:evenHBand="0" w:firstRowFirstColumn="0" w:firstRowLastColumn="0" w:lastRowFirstColumn="0" w:lastRowLastColumn="0"/>
            <w:tcW w:w="2825" w:type="dxa"/>
            <w:tcBorders>
              <w:top w:val="single" w:sz="4" w:space="0" w:color="auto"/>
              <w:left w:val="single" w:sz="4" w:space="0" w:color="auto"/>
              <w:bottom w:val="single" w:sz="4" w:space="0" w:color="auto"/>
              <w:right w:val="single" w:sz="4" w:space="0" w:color="auto"/>
            </w:tcBorders>
          </w:tcPr>
          <w:p w14:paraId="2E7A90FD" w14:textId="4EA1D1D3" w:rsidR="00750EB2" w:rsidRPr="00D31AAF" w:rsidDel="002169A1" w:rsidRDefault="00750EB2">
            <w:pPr>
              <w:rPr>
                <w:del w:id="2427" w:author="Cuenta Microsoft" w:date="2025-09-30T13:41:00Z"/>
              </w:rPr>
              <w:pPrChange w:id="2428" w:author="Cuenta Microsoft" w:date="2025-09-30T14:16:00Z">
                <w:pPr>
                  <w:framePr w:hSpace="141" w:wrap="around" w:vAnchor="text" w:hAnchor="page" w:xAlign="center" w:y="56"/>
                  <w:jc w:val="both"/>
                </w:pPr>
              </w:pPrChange>
            </w:pPr>
            <w:del w:id="2429" w:author="Cuenta Microsoft" w:date="2025-09-30T13:41:00Z">
              <w:r w:rsidRPr="00D31AAF" w:rsidDel="002169A1">
                <w:delText>Campaña de la inclusión, igualdad, derechos humanos y la paz</w:delText>
              </w:r>
              <w:r w:rsidR="00036CAA" w:rsidRPr="00D31AAF" w:rsidDel="002169A1">
                <w:delText>.</w:delText>
              </w:r>
            </w:del>
          </w:p>
        </w:tc>
        <w:tc>
          <w:tcPr>
            <w:tcW w:w="7142" w:type="dxa"/>
            <w:tcBorders>
              <w:top w:val="single" w:sz="8" w:space="0" w:color="auto"/>
              <w:left w:val="single" w:sz="4" w:space="0" w:color="auto"/>
              <w:bottom w:val="single" w:sz="8" w:space="0" w:color="auto"/>
              <w:right w:val="single" w:sz="8" w:space="0" w:color="auto"/>
            </w:tcBorders>
          </w:tcPr>
          <w:p w14:paraId="2F191360" w14:textId="27A89FDF" w:rsidR="00750EB2" w:rsidRPr="009013BE" w:rsidDel="002169A1" w:rsidRDefault="00750EB2">
            <w:pPr>
              <w:cnfStyle w:val="000000100000" w:firstRow="0" w:lastRow="0" w:firstColumn="0" w:lastColumn="0" w:oddVBand="0" w:evenVBand="0" w:oddHBand="1" w:evenHBand="0" w:firstRowFirstColumn="0" w:firstRowLastColumn="0" w:lastRowFirstColumn="0" w:lastRowLastColumn="0"/>
              <w:rPr>
                <w:del w:id="2430" w:author="Cuenta Microsoft" w:date="2025-09-30T13:41:00Z"/>
              </w:rPr>
              <w:pPrChange w:id="2431" w:author="Cuenta Microsoft" w:date="2025-09-30T14:16:00Z">
                <w:pPr>
                  <w:framePr w:hSpace="141" w:wrap="around" w:vAnchor="text" w:hAnchor="page" w:xAlign="center" w:y="56"/>
                  <w:jc w:val="both"/>
                  <w:cnfStyle w:val="000000100000" w:firstRow="0" w:lastRow="0" w:firstColumn="0" w:lastColumn="0" w:oddVBand="0" w:evenVBand="0" w:oddHBand="1" w:evenHBand="0" w:firstRowFirstColumn="0" w:firstRowLastColumn="0" w:lastRowFirstColumn="0" w:lastRowLastColumn="0"/>
                </w:pPr>
              </w:pPrChange>
            </w:pPr>
            <w:del w:id="2432" w:author="Cuenta Microsoft" w:date="2025-09-30T13:41:00Z">
              <w:r w:rsidRPr="009013BE" w:rsidDel="002169A1">
                <w:delText>Establecer una campaña permanente para realizar actividades relacionadas con temas como: inclusión, igualdad, paz, derechos humanos, entre otros temas; pueden incluir carteles, periódicos murales, talleres, conferencias, concursos, etc.</w:delText>
              </w:r>
            </w:del>
          </w:p>
        </w:tc>
        <w:tc>
          <w:tcPr>
            <w:tcW w:w="0" w:type="auto"/>
            <w:tcBorders>
              <w:top w:val="single" w:sz="8" w:space="0" w:color="auto"/>
              <w:left w:val="single" w:sz="8" w:space="0" w:color="auto"/>
              <w:bottom w:val="single" w:sz="8" w:space="0" w:color="auto"/>
              <w:right w:val="single" w:sz="4" w:space="0" w:color="auto"/>
            </w:tcBorders>
          </w:tcPr>
          <w:p w14:paraId="70091F11" w14:textId="1637954D" w:rsidR="00750EB2" w:rsidRPr="009013BE" w:rsidDel="002169A1" w:rsidRDefault="00750EB2">
            <w:pPr>
              <w:cnfStyle w:val="000000100000" w:firstRow="0" w:lastRow="0" w:firstColumn="0" w:lastColumn="0" w:oddVBand="0" w:evenVBand="0" w:oddHBand="1" w:evenHBand="0" w:firstRowFirstColumn="0" w:firstRowLastColumn="0" w:lastRowFirstColumn="0" w:lastRowLastColumn="0"/>
              <w:rPr>
                <w:del w:id="2433" w:author="Cuenta Microsoft" w:date="2025-09-30T13:41:00Z"/>
              </w:rPr>
              <w:pPrChange w:id="2434" w:author="Cuenta Microsoft" w:date="2025-09-30T14:16:00Z">
                <w:pPr>
                  <w:framePr w:hSpace="141" w:wrap="around" w:vAnchor="text" w:hAnchor="page" w:xAlign="center" w:y="56"/>
                  <w:jc w:val="center"/>
                  <w:cnfStyle w:val="000000100000" w:firstRow="0" w:lastRow="0" w:firstColumn="0" w:lastColumn="0" w:oddVBand="0" w:evenVBand="0" w:oddHBand="1" w:evenHBand="0" w:firstRowFirstColumn="0" w:firstRowLastColumn="0" w:lastRowFirstColumn="0" w:lastRowLastColumn="0"/>
                </w:pPr>
              </w:pPrChange>
            </w:pPr>
            <w:del w:id="2435" w:author="Cuenta Microsoft" w:date="2025-09-30T13:41:00Z">
              <w:r w:rsidRPr="009013BE" w:rsidDel="002169A1">
                <w:delText xml:space="preserve">Carteles, </w:delText>
              </w:r>
              <w:r w:rsidR="00DC44D7" w:rsidDel="002169A1">
                <w:delText xml:space="preserve">fotografías </w:delText>
              </w:r>
            </w:del>
          </w:p>
        </w:tc>
        <w:tc>
          <w:tcPr>
            <w:tcW w:w="0" w:type="auto"/>
            <w:tcBorders>
              <w:top w:val="single" w:sz="4" w:space="0" w:color="auto"/>
              <w:left w:val="single" w:sz="4" w:space="0" w:color="auto"/>
              <w:bottom w:val="single" w:sz="4" w:space="0" w:color="auto"/>
              <w:right w:val="single" w:sz="4" w:space="0" w:color="auto"/>
            </w:tcBorders>
          </w:tcPr>
          <w:p w14:paraId="28F9BD2C" w14:textId="3200EF0E" w:rsidR="00750EB2" w:rsidRPr="009013BE" w:rsidDel="002169A1" w:rsidRDefault="00750EB2">
            <w:pPr>
              <w:cnfStyle w:val="000000100000" w:firstRow="0" w:lastRow="0" w:firstColumn="0" w:lastColumn="0" w:oddVBand="0" w:evenVBand="0" w:oddHBand="1" w:evenHBand="0" w:firstRowFirstColumn="0" w:firstRowLastColumn="0" w:lastRowFirstColumn="0" w:lastRowLastColumn="0"/>
              <w:rPr>
                <w:del w:id="2436" w:author="Cuenta Microsoft" w:date="2025-09-30T13:41:00Z"/>
              </w:rPr>
              <w:pPrChange w:id="2437" w:author="Cuenta Microsoft" w:date="2025-09-30T14:16:00Z">
                <w:pPr>
                  <w:framePr w:hSpace="141" w:wrap="around" w:vAnchor="text" w:hAnchor="page" w:xAlign="center" w:y="56"/>
                  <w:jc w:val="center"/>
                  <w:cnfStyle w:val="000000100000" w:firstRow="0" w:lastRow="0" w:firstColumn="0" w:lastColumn="0" w:oddVBand="0" w:evenVBand="0" w:oddHBand="1" w:evenHBand="0" w:firstRowFirstColumn="0" w:firstRowLastColumn="0" w:lastRowFirstColumn="0" w:lastRowLastColumn="0"/>
                </w:pPr>
              </w:pPrChange>
            </w:pPr>
            <w:del w:id="2438" w:author="Cuenta Microsoft" w:date="2025-09-30T13:41:00Z">
              <w:r w:rsidRPr="009013BE" w:rsidDel="002169A1">
                <w:delText>permanente</w:delText>
              </w:r>
            </w:del>
          </w:p>
        </w:tc>
      </w:tr>
      <w:tr w:rsidR="00AD17A4" w:rsidRPr="009013BE" w:rsidDel="002169A1" w14:paraId="4E7ECCC2" w14:textId="5F7F3CF2" w:rsidTr="00020F1B">
        <w:trPr>
          <w:trHeight w:val="675"/>
          <w:del w:id="2439" w:author="Cuenta Microsoft" w:date="2025-09-30T13:41:00Z"/>
        </w:trPr>
        <w:tc>
          <w:tcPr>
            <w:cnfStyle w:val="001000000000" w:firstRow="0" w:lastRow="0" w:firstColumn="1" w:lastColumn="0" w:oddVBand="0" w:evenVBand="0" w:oddHBand="0" w:evenHBand="0" w:firstRowFirstColumn="0" w:firstRowLastColumn="0" w:lastRowFirstColumn="0" w:lastRowLastColumn="0"/>
            <w:tcW w:w="2825" w:type="dxa"/>
            <w:tcBorders>
              <w:top w:val="single" w:sz="4" w:space="0" w:color="auto"/>
              <w:left w:val="single" w:sz="4" w:space="0" w:color="auto"/>
              <w:bottom w:val="single" w:sz="4" w:space="0" w:color="auto"/>
              <w:right w:val="single" w:sz="4" w:space="0" w:color="auto"/>
            </w:tcBorders>
          </w:tcPr>
          <w:p w14:paraId="6737F3C5" w14:textId="1229BC4B" w:rsidR="00750EB2" w:rsidRPr="00D31AAF" w:rsidDel="002169A1" w:rsidRDefault="00AD17A4">
            <w:pPr>
              <w:rPr>
                <w:del w:id="2440" w:author="Cuenta Microsoft" w:date="2025-09-30T13:41:00Z"/>
              </w:rPr>
              <w:pPrChange w:id="2441" w:author="Cuenta Microsoft" w:date="2025-09-30T14:16:00Z">
                <w:pPr>
                  <w:framePr w:hSpace="141" w:wrap="around" w:vAnchor="text" w:hAnchor="page" w:xAlign="center" w:y="56"/>
                  <w:jc w:val="both"/>
                </w:pPr>
              </w:pPrChange>
            </w:pPr>
            <w:del w:id="2442" w:author="Cuenta Microsoft" w:date="2025-09-30T13:41:00Z">
              <w:r w:rsidRPr="00D31AAF" w:rsidDel="002169A1">
                <w:delText>Seguimiento al programa Haciendo las paces con la madre tierra</w:delText>
              </w:r>
              <w:r w:rsidR="00036CAA" w:rsidRPr="00D31AAF" w:rsidDel="002169A1">
                <w:delText>.</w:delText>
              </w:r>
            </w:del>
          </w:p>
        </w:tc>
        <w:tc>
          <w:tcPr>
            <w:tcW w:w="7142" w:type="dxa"/>
            <w:tcBorders>
              <w:top w:val="single" w:sz="8" w:space="0" w:color="auto"/>
              <w:left w:val="single" w:sz="4" w:space="0" w:color="auto"/>
              <w:bottom w:val="single" w:sz="8" w:space="0" w:color="auto"/>
              <w:right w:val="single" w:sz="8" w:space="0" w:color="auto"/>
            </w:tcBorders>
          </w:tcPr>
          <w:p w14:paraId="688FCA4B" w14:textId="3D0DE2FE" w:rsidR="009B3752" w:rsidRPr="009013BE" w:rsidDel="002169A1" w:rsidRDefault="00AD17A4">
            <w:pPr>
              <w:cnfStyle w:val="000000000000" w:firstRow="0" w:lastRow="0" w:firstColumn="0" w:lastColumn="0" w:oddVBand="0" w:evenVBand="0" w:oddHBand="0" w:evenHBand="0" w:firstRowFirstColumn="0" w:firstRowLastColumn="0" w:lastRowFirstColumn="0" w:lastRowLastColumn="0"/>
              <w:rPr>
                <w:del w:id="2443" w:author="Cuenta Microsoft" w:date="2025-09-30T13:41:00Z"/>
              </w:rPr>
              <w:pPrChange w:id="2444" w:author="Cuenta Microsoft" w:date="2025-09-30T14:16:00Z">
                <w:pPr>
                  <w:framePr w:hSpace="141" w:wrap="around" w:vAnchor="text" w:hAnchor="page" w:xAlign="center" w:y="56"/>
                  <w:jc w:val="both"/>
                  <w:cnfStyle w:val="000000000000" w:firstRow="0" w:lastRow="0" w:firstColumn="0" w:lastColumn="0" w:oddVBand="0" w:evenVBand="0" w:oddHBand="0" w:evenHBand="0" w:firstRowFirstColumn="0" w:firstRowLastColumn="0" w:lastRowFirstColumn="0" w:lastRowLastColumn="0"/>
                </w:pPr>
              </w:pPrChange>
            </w:pPr>
            <w:del w:id="2445" w:author="Cuenta Microsoft" w:date="2025-09-30T13:41:00Z">
              <w:r w:rsidRPr="009013BE" w:rsidDel="002169A1">
                <w:delText>A</w:delText>
              </w:r>
              <w:r w:rsidR="00036CAA" w:rsidRPr="009013BE" w:rsidDel="002169A1">
                <w:delText>doptar un área verde dentro del plantel o alrededores y mantenerla en buenas condiciones.</w:delText>
              </w:r>
            </w:del>
          </w:p>
        </w:tc>
        <w:tc>
          <w:tcPr>
            <w:tcW w:w="0" w:type="auto"/>
            <w:tcBorders>
              <w:top w:val="single" w:sz="8" w:space="0" w:color="auto"/>
              <w:left w:val="single" w:sz="8" w:space="0" w:color="auto"/>
              <w:bottom w:val="single" w:sz="8" w:space="0" w:color="auto"/>
              <w:right w:val="single" w:sz="4" w:space="0" w:color="auto"/>
            </w:tcBorders>
          </w:tcPr>
          <w:p w14:paraId="6F509781" w14:textId="58EA1FC2" w:rsidR="00750EB2" w:rsidRPr="009013BE" w:rsidDel="002169A1" w:rsidRDefault="00036CAA">
            <w:pPr>
              <w:cnfStyle w:val="000000000000" w:firstRow="0" w:lastRow="0" w:firstColumn="0" w:lastColumn="0" w:oddVBand="0" w:evenVBand="0" w:oddHBand="0" w:evenHBand="0" w:firstRowFirstColumn="0" w:firstRowLastColumn="0" w:lastRowFirstColumn="0" w:lastRowLastColumn="0"/>
              <w:rPr>
                <w:del w:id="2446" w:author="Cuenta Microsoft" w:date="2025-09-30T13:41:00Z"/>
              </w:rPr>
              <w:pPrChange w:id="2447" w:author="Cuenta Microsoft" w:date="2025-09-30T14:16:00Z">
                <w:pPr>
                  <w:framePr w:hSpace="141" w:wrap="around" w:vAnchor="text" w:hAnchor="page" w:xAlign="center" w:y="56"/>
                  <w:jc w:val="center"/>
                  <w:cnfStyle w:val="000000000000" w:firstRow="0" w:lastRow="0" w:firstColumn="0" w:lastColumn="0" w:oddVBand="0" w:evenVBand="0" w:oddHBand="0" w:evenHBand="0" w:firstRowFirstColumn="0" w:firstRowLastColumn="0" w:lastRowFirstColumn="0" w:lastRowLastColumn="0"/>
                </w:pPr>
              </w:pPrChange>
            </w:pPr>
            <w:del w:id="2448" w:author="Cuenta Microsoft" w:date="2025-09-30T13:41:00Z">
              <w:r w:rsidRPr="009013BE" w:rsidDel="002169A1">
                <w:delText>fotografías</w:delText>
              </w:r>
            </w:del>
          </w:p>
        </w:tc>
        <w:tc>
          <w:tcPr>
            <w:tcW w:w="0" w:type="auto"/>
            <w:tcBorders>
              <w:top w:val="single" w:sz="4" w:space="0" w:color="auto"/>
              <w:left w:val="single" w:sz="4" w:space="0" w:color="auto"/>
              <w:bottom w:val="single" w:sz="4" w:space="0" w:color="auto"/>
              <w:right w:val="single" w:sz="4" w:space="0" w:color="auto"/>
            </w:tcBorders>
          </w:tcPr>
          <w:p w14:paraId="01D11E29" w14:textId="7DA935BB" w:rsidR="00750EB2" w:rsidRPr="009013BE" w:rsidDel="002169A1" w:rsidRDefault="00036CAA">
            <w:pPr>
              <w:cnfStyle w:val="000000000000" w:firstRow="0" w:lastRow="0" w:firstColumn="0" w:lastColumn="0" w:oddVBand="0" w:evenVBand="0" w:oddHBand="0" w:evenHBand="0" w:firstRowFirstColumn="0" w:firstRowLastColumn="0" w:lastRowFirstColumn="0" w:lastRowLastColumn="0"/>
              <w:rPr>
                <w:del w:id="2449" w:author="Cuenta Microsoft" w:date="2025-09-30T13:41:00Z"/>
              </w:rPr>
              <w:pPrChange w:id="2450" w:author="Cuenta Microsoft" w:date="2025-09-30T14:16:00Z">
                <w:pPr>
                  <w:framePr w:hSpace="141" w:wrap="around" w:vAnchor="text" w:hAnchor="page" w:xAlign="center" w:y="56"/>
                  <w:jc w:val="center"/>
                  <w:cnfStyle w:val="000000000000" w:firstRow="0" w:lastRow="0" w:firstColumn="0" w:lastColumn="0" w:oddVBand="0" w:evenVBand="0" w:oddHBand="0" w:evenHBand="0" w:firstRowFirstColumn="0" w:firstRowLastColumn="0" w:lastRowFirstColumn="0" w:lastRowLastColumn="0"/>
                </w:pPr>
              </w:pPrChange>
            </w:pPr>
            <w:del w:id="2451" w:author="Cuenta Microsoft" w:date="2025-09-30T13:41:00Z">
              <w:r w:rsidRPr="009013BE" w:rsidDel="002169A1">
                <w:delText>permanente</w:delText>
              </w:r>
            </w:del>
          </w:p>
        </w:tc>
      </w:tr>
      <w:tr w:rsidR="00AB1975" w:rsidRPr="009013BE" w:rsidDel="002169A1" w14:paraId="6CEE4B34" w14:textId="3BF047F0" w:rsidTr="00020F1B">
        <w:trPr>
          <w:cnfStyle w:val="000000100000" w:firstRow="0" w:lastRow="0" w:firstColumn="0" w:lastColumn="0" w:oddVBand="0" w:evenVBand="0" w:oddHBand="1" w:evenHBand="0" w:firstRowFirstColumn="0" w:firstRowLastColumn="0" w:lastRowFirstColumn="0" w:lastRowLastColumn="0"/>
          <w:trHeight w:val="675"/>
          <w:del w:id="2452" w:author="Cuenta Microsoft" w:date="2025-09-30T13:41:00Z"/>
        </w:trPr>
        <w:tc>
          <w:tcPr>
            <w:cnfStyle w:val="001000000000" w:firstRow="0" w:lastRow="0" w:firstColumn="1" w:lastColumn="0" w:oddVBand="0" w:evenVBand="0" w:oddHBand="0" w:evenHBand="0" w:firstRowFirstColumn="0" w:firstRowLastColumn="0" w:lastRowFirstColumn="0" w:lastRowLastColumn="0"/>
            <w:tcW w:w="2825" w:type="dxa"/>
            <w:tcBorders>
              <w:top w:val="single" w:sz="4" w:space="0" w:color="auto"/>
              <w:left w:val="single" w:sz="4" w:space="0" w:color="auto"/>
              <w:bottom w:val="single" w:sz="4" w:space="0" w:color="auto"/>
              <w:right w:val="single" w:sz="4" w:space="0" w:color="auto"/>
            </w:tcBorders>
          </w:tcPr>
          <w:p w14:paraId="154BA59D" w14:textId="16D1C59A" w:rsidR="00AB1975" w:rsidRPr="009013BE" w:rsidDel="002169A1" w:rsidRDefault="00AB1975">
            <w:pPr>
              <w:rPr>
                <w:del w:id="2453" w:author="Cuenta Microsoft" w:date="2025-09-30T13:41:00Z"/>
                <w:b w:val="0"/>
                <w:bCs w:val="0"/>
              </w:rPr>
              <w:pPrChange w:id="2454" w:author="Cuenta Microsoft" w:date="2025-09-30T14:16:00Z">
                <w:pPr>
                  <w:framePr w:hSpace="141" w:wrap="around" w:vAnchor="text" w:hAnchor="page" w:xAlign="center" w:y="56"/>
                  <w:jc w:val="both"/>
                </w:pPr>
              </w:pPrChange>
            </w:pPr>
            <w:del w:id="2455" w:author="Cuenta Microsoft" w:date="2025-09-30T13:41:00Z">
              <w:r w:rsidRPr="00D31AAF" w:rsidDel="002169A1">
                <w:rPr>
                  <w:bCs w:val="0"/>
                </w:rPr>
                <w:delText>Apoyo socioemocional para docentes y estudiantes</w:delText>
              </w:r>
              <w:r w:rsidRPr="00140FE7" w:rsidDel="002169A1">
                <w:rPr>
                  <w:b w:val="0"/>
                </w:rPr>
                <w:delText>.</w:delText>
              </w:r>
            </w:del>
          </w:p>
        </w:tc>
        <w:tc>
          <w:tcPr>
            <w:tcW w:w="7142" w:type="dxa"/>
            <w:tcBorders>
              <w:top w:val="single" w:sz="8" w:space="0" w:color="auto"/>
              <w:left w:val="single" w:sz="4" w:space="0" w:color="auto"/>
              <w:bottom w:val="single" w:sz="8" w:space="0" w:color="auto"/>
              <w:right w:val="single" w:sz="8" w:space="0" w:color="auto"/>
            </w:tcBorders>
          </w:tcPr>
          <w:p w14:paraId="40CD870A" w14:textId="15E30275" w:rsidR="00AB1975" w:rsidRPr="00140FE7" w:rsidDel="002169A1" w:rsidRDefault="00AB1975">
            <w:pPr>
              <w:cnfStyle w:val="000000100000" w:firstRow="0" w:lastRow="0" w:firstColumn="0" w:lastColumn="0" w:oddVBand="0" w:evenVBand="0" w:oddHBand="1" w:evenHBand="0" w:firstRowFirstColumn="0" w:firstRowLastColumn="0" w:lastRowFirstColumn="0" w:lastRowLastColumn="0"/>
              <w:rPr>
                <w:del w:id="2456" w:author="Cuenta Microsoft" w:date="2025-09-30T13:41:00Z"/>
              </w:rPr>
              <w:pPrChange w:id="2457" w:author="Cuenta Microsoft" w:date="2025-09-30T14:16:00Z">
                <w:pPr>
                  <w:framePr w:hSpace="141" w:wrap="around" w:vAnchor="text" w:hAnchor="page" w:xAlign="center" w:y="56"/>
                  <w:jc w:val="both"/>
                  <w:cnfStyle w:val="000000100000" w:firstRow="0" w:lastRow="0" w:firstColumn="0" w:lastColumn="0" w:oddVBand="0" w:evenVBand="0" w:oddHBand="1" w:evenHBand="0" w:firstRowFirstColumn="0" w:firstRowLastColumn="0" w:lastRowFirstColumn="0" w:lastRowLastColumn="0"/>
                </w:pPr>
              </w:pPrChange>
            </w:pPr>
            <w:del w:id="2458" w:author="Cuenta Microsoft" w:date="2025-09-30T13:41:00Z">
              <w:r w:rsidRPr="00140FE7" w:rsidDel="002169A1">
                <w:delText>Mostrar empatía en casos identificar estados socioemocionales, dialogando de forma particular según el caso.</w:delText>
              </w:r>
            </w:del>
          </w:p>
          <w:p w14:paraId="121D4271" w14:textId="65CEF4FC" w:rsidR="00AB1975" w:rsidRPr="009013BE" w:rsidDel="002169A1" w:rsidRDefault="00AB1975">
            <w:pPr>
              <w:cnfStyle w:val="000000100000" w:firstRow="0" w:lastRow="0" w:firstColumn="0" w:lastColumn="0" w:oddVBand="0" w:evenVBand="0" w:oddHBand="1" w:evenHBand="0" w:firstRowFirstColumn="0" w:firstRowLastColumn="0" w:lastRowFirstColumn="0" w:lastRowLastColumn="0"/>
              <w:rPr>
                <w:del w:id="2459" w:author="Cuenta Microsoft" w:date="2025-09-30T13:41:00Z"/>
              </w:rPr>
              <w:pPrChange w:id="2460" w:author="Cuenta Microsoft" w:date="2025-09-30T14:16:00Z">
                <w:pPr>
                  <w:framePr w:hSpace="141" w:wrap="around" w:vAnchor="text" w:hAnchor="page" w:xAlign="center" w:y="56"/>
                  <w:jc w:val="both"/>
                  <w:cnfStyle w:val="000000100000" w:firstRow="0" w:lastRow="0" w:firstColumn="0" w:lastColumn="0" w:oddVBand="0" w:evenVBand="0" w:oddHBand="1" w:evenHBand="0" w:firstRowFirstColumn="0" w:firstRowLastColumn="0" w:lastRowFirstColumn="0" w:lastRowLastColumn="0"/>
                </w:pPr>
              </w:pPrChange>
            </w:pPr>
            <w:del w:id="2461" w:author="Cuenta Microsoft" w:date="2025-09-30T13:41:00Z">
              <w:r w:rsidRPr="00140FE7" w:rsidDel="002169A1">
                <w:delText>Dar las facilidades de tiempo para la resolución de su situación emocional y la tolerancia en la entrega de trabajo</w:delText>
              </w:r>
              <w:r w:rsidR="00DC44D7" w:rsidDel="002169A1">
                <w:delText xml:space="preserve">s </w:delText>
              </w:r>
              <w:r w:rsidRPr="00140FE7" w:rsidDel="002169A1">
                <w:delText>o actividades.</w:delText>
              </w:r>
            </w:del>
          </w:p>
        </w:tc>
        <w:tc>
          <w:tcPr>
            <w:tcW w:w="0" w:type="auto"/>
            <w:tcBorders>
              <w:top w:val="single" w:sz="8" w:space="0" w:color="auto"/>
              <w:left w:val="single" w:sz="8" w:space="0" w:color="auto"/>
              <w:bottom w:val="single" w:sz="8" w:space="0" w:color="auto"/>
              <w:right w:val="single" w:sz="4" w:space="0" w:color="auto"/>
            </w:tcBorders>
          </w:tcPr>
          <w:p w14:paraId="6464EC5B" w14:textId="48B2BF01" w:rsidR="00AB1975" w:rsidRPr="00140FE7" w:rsidDel="002169A1" w:rsidRDefault="00AB1975">
            <w:pPr>
              <w:cnfStyle w:val="000000100000" w:firstRow="0" w:lastRow="0" w:firstColumn="0" w:lastColumn="0" w:oddVBand="0" w:evenVBand="0" w:oddHBand="1" w:evenHBand="0" w:firstRowFirstColumn="0" w:firstRowLastColumn="0" w:lastRowFirstColumn="0" w:lastRowLastColumn="0"/>
              <w:rPr>
                <w:del w:id="2462" w:author="Cuenta Microsoft" w:date="2025-09-30T13:41:00Z"/>
              </w:rPr>
              <w:pPrChange w:id="2463" w:author="Cuenta Microsoft" w:date="2025-09-30T14:16:00Z">
                <w:pPr>
                  <w:framePr w:hSpace="141" w:wrap="around" w:vAnchor="text" w:hAnchor="page" w:xAlign="center" w:y="56"/>
                  <w:jc w:val="center"/>
                  <w:cnfStyle w:val="000000100000" w:firstRow="0" w:lastRow="0" w:firstColumn="0" w:lastColumn="0" w:oddVBand="0" w:evenVBand="0" w:oddHBand="1" w:evenHBand="0" w:firstRowFirstColumn="0" w:firstRowLastColumn="0" w:lastRowFirstColumn="0" w:lastRowLastColumn="0"/>
                </w:pPr>
              </w:pPrChange>
            </w:pPr>
            <w:del w:id="2464" w:author="Cuenta Microsoft" w:date="2025-09-30T13:41:00Z">
              <w:r w:rsidRPr="00140FE7" w:rsidDel="002169A1">
                <w:delText>Registro de incidentes</w:delText>
              </w:r>
            </w:del>
          </w:p>
          <w:p w14:paraId="0ECC4BEF" w14:textId="0C5658CA" w:rsidR="00AB1975" w:rsidRPr="00140FE7" w:rsidDel="002169A1" w:rsidRDefault="00AB1975">
            <w:pPr>
              <w:cnfStyle w:val="000000100000" w:firstRow="0" w:lastRow="0" w:firstColumn="0" w:lastColumn="0" w:oddVBand="0" w:evenVBand="0" w:oddHBand="1" w:evenHBand="0" w:firstRowFirstColumn="0" w:firstRowLastColumn="0" w:lastRowFirstColumn="0" w:lastRowLastColumn="0"/>
              <w:rPr>
                <w:del w:id="2465" w:author="Cuenta Microsoft" w:date="2025-09-30T13:41:00Z"/>
              </w:rPr>
              <w:pPrChange w:id="2466" w:author="Cuenta Microsoft" w:date="2025-09-30T14:16:00Z">
                <w:pPr>
                  <w:framePr w:hSpace="141" w:wrap="around" w:vAnchor="text" w:hAnchor="page" w:xAlign="center" w:y="56"/>
                  <w:jc w:val="center"/>
                  <w:cnfStyle w:val="000000100000" w:firstRow="0" w:lastRow="0" w:firstColumn="0" w:lastColumn="0" w:oddVBand="0" w:evenVBand="0" w:oddHBand="1" w:evenHBand="0" w:firstRowFirstColumn="0" w:firstRowLastColumn="0" w:lastRowFirstColumn="0" w:lastRowLastColumn="0"/>
                </w:pPr>
              </w:pPrChange>
            </w:pPr>
          </w:p>
          <w:p w14:paraId="078AAAB1" w14:textId="67990589" w:rsidR="00AB1975" w:rsidRPr="009013BE" w:rsidDel="002169A1" w:rsidRDefault="00AB1975">
            <w:pPr>
              <w:cnfStyle w:val="000000100000" w:firstRow="0" w:lastRow="0" w:firstColumn="0" w:lastColumn="0" w:oddVBand="0" w:evenVBand="0" w:oddHBand="1" w:evenHBand="0" w:firstRowFirstColumn="0" w:firstRowLastColumn="0" w:lastRowFirstColumn="0" w:lastRowLastColumn="0"/>
              <w:rPr>
                <w:del w:id="2467" w:author="Cuenta Microsoft" w:date="2025-09-30T13:41:00Z"/>
              </w:rPr>
              <w:pPrChange w:id="2468" w:author="Cuenta Microsoft" w:date="2025-09-30T14:16:00Z">
                <w:pPr>
                  <w:framePr w:hSpace="141" w:wrap="around" w:vAnchor="text" w:hAnchor="page" w:xAlign="center" w:y="56"/>
                  <w:jc w:val="center"/>
                  <w:cnfStyle w:val="000000100000" w:firstRow="0" w:lastRow="0" w:firstColumn="0" w:lastColumn="0" w:oddVBand="0" w:evenVBand="0" w:oddHBand="1" w:evenHBand="0" w:firstRowFirstColumn="0" w:firstRowLastColumn="0" w:lastRowFirstColumn="0" w:lastRowLastColumn="0"/>
                </w:pPr>
              </w:pPrChange>
            </w:pPr>
          </w:p>
        </w:tc>
        <w:tc>
          <w:tcPr>
            <w:tcW w:w="0" w:type="auto"/>
            <w:tcBorders>
              <w:top w:val="single" w:sz="4" w:space="0" w:color="auto"/>
              <w:left w:val="single" w:sz="4" w:space="0" w:color="auto"/>
              <w:bottom w:val="single" w:sz="4" w:space="0" w:color="auto"/>
              <w:right w:val="single" w:sz="4" w:space="0" w:color="auto"/>
            </w:tcBorders>
          </w:tcPr>
          <w:p w14:paraId="6DC30045" w14:textId="7ACA3F6E" w:rsidR="00AB1975" w:rsidRPr="009013BE" w:rsidDel="002169A1" w:rsidRDefault="00AB1975">
            <w:pPr>
              <w:cnfStyle w:val="000000100000" w:firstRow="0" w:lastRow="0" w:firstColumn="0" w:lastColumn="0" w:oddVBand="0" w:evenVBand="0" w:oddHBand="1" w:evenHBand="0" w:firstRowFirstColumn="0" w:firstRowLastColumn="0" w:lastRowFirstColumn="0" w:lastRowLastColumn="0"/>
              <w:rPr>
                <w:del w:id="2469" w:author="Cuenta Microsoft" w:date="2025-09-30T13:41:00Z"/>
              </w:rPr>
              <w:pPrChange w:id="2470" w:author="Cuenta Microsoft" w:date="2025-09-30T14:16:00Z">
                <w:pPr>
                  <w:framePr w:hSpace="141" w:wrap="around" w:vAnchor="text" w:hAnchor="page" w:xAlign="center" w:y="56"/>
                  <w:jc w:val="center"/>
                  <w:cnfStyle w:val="000000100000" w:firstRow="0" w:lastRow="0" w:firstColumn="0" w:lastColumn="0" w:oddVBand="0" w:evenVBand="0" w:oddHBand="1" w:evenHBand="0" w:firstRowFirstColumn="0" w:firstRowLastColumn="0" w:lastRowFirstColumn="0" w:lastRowLastColumn="0"/>
                </w:pPr>
              </w:pPrChange>
            </w:pPr>
            <w:del w:id="2471" w:author="Cuenta Microsoft" w:date="2025-09-30T13:41:00Z">
              <w:r w:rsidRPr="00140FE7" w:rsidDel="002169A1">
                <w:delText>Permanente</w:delText>
              </w:r>
            </w:del>
          </w:p>
        </w:tc>
      </w:tr>
      <w:tr w:rsidR="00AD17A4" w:rsidRPr="009013BE" w:rsidDel="002169A1" w14:paraId="0FBAA4DD" w14:textId="130421BC" w:rsidTr="00020F1B">
        <w:trPr>
          <w:trHeight w:val="675"/>
          <w:del w:id="2472" w:author="Cuenta Microsoft" w:date="2025-09-30T13:41:00Z"/>
        </w:trPr>
        <w:tc>
          <w:tcPr>
            <w:cnfStyle w:val="001000000000" w:firstRow="0" w:lastRow="0" w:firstColumn="1" w:lastColumn="0" w:oddVBand="0" w:evenVBand="0" w:oddHBand="0" w:evenHBand="0" w:firstRowFirstColumn="0" w:firstRowLastColumn="0" w:lastRowFirstColumn="0" w:lastRowLastColumn="0"/>
            <w:tcW w:w="2825" w:type="dxa"/>
            <w:tcBorders>
              <w:top w:val="single" w:sz="4" w:space="0" w:color="auto"/>
              <w:left w:val="single" w:sz="4" w:space="0" w:color="auto"/>
              <w:bottom w:val="single" w:sz="4" w:space="0" w:color="auto"/>
              <w:right w:val="single" w:sz="4" w:space="0" w:color="auto"/>
            </w:tcBorders>
          </w:tcPr>
          <w:p w14:paraId="0BAEC1B2" w14:textId="24E5EC9E" w:rsidR="00036CAA" w:rsidRPr="00D31AAF" w:rsidDel="002169A1" w:rsidRDefault="00036CAA">
            <w:pPr>
              <w:rPr>
                <w:del w:id="2473" w:author="Cuenta Microsoft" w:date="2025-09-30T13:41:00Z"/>
              </w:rPr>
              <w:pPrChange w:id="2474" w:author="Cuenta Microsoft" w:date="2025-09-30T14:16:00Z">
                <w:pPr>
                  <w:framePr w:hSpace="141" w:wrap="around" w:vAnchor="text" w:hAnchor="page" w:xAlign="center" w:y="56"/>
                  <w:jc w:val="both"/>
                </w:pPr>
              </w:pPrChange>
            </w:pPr>
            <w:del w:id="2475" w:author="Cuenta Microsoft" w:date="2025-09-30T13:41:00Z">
              <w:r w:rsidRPr="00D31AAF" w:rsidDel="002169A1">
                <w:delText>Torneos deportivos</w:delText>
              </w:r>
            </w:del>
          </w:p>
        </w:tc>
        <w:tc>
          <w:tcPr>
            <w:tcW w:w="7142" w:type="dxa"/>
            <w:tcBorders>
              <w:top w:val="single" w:sz="8" w:space="0" w:color="auto"/>
              <w:left w:val="single" w:sz="4" w:space="0" w:color="auto"/>
              <w:bottom w:val="single" w:sz="8" w:space="0" w:color="auto"/>
              <w:right w:val="single" w:sz="8" w:space="0" w:color="auto"/>
            </w:tcBorders>
          </w:tcPr>
          <w:p w14:paraId="4A4991AB" w14:textId="3D739F87" w:rsidR="00036CAA" w:rsidRPr="009013BE" w:rsidDel="002169A1" w:rsidRDefault="00036CAA">
            <w:pPr>
              <w:cnfStyle w:val="000000000000" w:firstRow="0" w:lastRow="0" w:firstColumn="0" w:lastColumn="0" w:oddVBand="0" w:evenVBand="0" w:oddHBand="0" w:evenHBand="0" w:firstRowFirstColumn="0" w:firstRowLastColumn="0" w:lastRowFirstColumn="0" w:lastRowLastColumn="0"/>
              <w:rPr>
                <w:del w:id="2476" w:author="Cuenta Microsoft" w:date="2025-09-30T13:41:00Z"/>
              </w:rPr>
              <w:pPrChange w:id="2477" w:author="Cuenta Microsoft" w:date="2025-09-30T14:16:00Z">
                <w:pPr>
                  <w:framePr w:hSpace="141" w:wrap="around" w:vAnchor="text" w:hAnchor="page" w:xAlign="center" w:y="56"/>
                  <w:jc w:val="both"/>
                  <w:cnfStyle w:val="000000000000" w:firstRow="0" w:lastRow="0" w:firstColumn="0" w:lastColumn="0" w:oddVBand="0" w:evenVBand="0" w:oddHBand="0" w:evenHBand="0" w:firstRowFirstColumn="0" w:firstRowLastColumn="0" w:lastRowFirstColumn="0" w:lastRowLastColumn="0"/>
                </w:pPr>
              </w:pPrChange>
            </w:pPr>
            <w:del w:id="2478" w:author="Cuenta Microsoft" w:date="2025-09-30T13:41:00Z">
              <w:r w:rsidRPr="009013BE" w:rsidDel="002169A1">
                <w:delText>Organizar torneos entre distintos equipos de la misma escuela o de diferentes planteles</w:delText>
              </w:r>
              <w:r w:rsidR="001C740B" w:rsidRPr="009013BE" w:rsidDel="002169A1">
                <w:delText>, torneos de futbol, volibol</w:delText>
              </w:r>
              <w:r w:rsidR="00DC44D7" w:rsidDel="002169A1">
                <w:delText>,</w:delText>
              </w:r>
              <w:r w:rsidR="001C740B" w:rsidRPr="009013BE" w:rsidDel="002169A1">
                <w:delText xml:space="preserve"> basquetbol</w:delText>
              </w:r>
              <w:r w:rsidR="001B6579" w:rsidRPr="009013BE" w:rsidDel="002169A1">
                <w:delText xml:space="preserve"> y ajedrez.</w:delText>
              </w:r>
              <w:r w:rsidR="001C740B" w:rsidRPr="009013BE" w:rsidDel="002169A1">
                <w:delText xml:space="preserve"> </w:delText>
              </w:r>
            </w:del>
          </w:p>
        </w:tc>
        <w:tc>
          <w:tcPr>
            <w:tcW w:w="0" w:type="auto"/>
            <w:tcBorders>
              <w:top w:val="single" w:sz="8" w:space="0" w:color="auto"/>
              <w:left w:val="single" w:sz="8" w:space="0" w:color="auto"/>
              <w:bottom w:val="single" w:sz="8" w:space="0" w:color="auto"/>
              <w:right w:val="single" w:sz="4" w:space="0" w:color="auto"/>
            </w:tcBorders>
          </w:tcPr>
          <w:p w14:paraId="03663C52" w14:textId="193F4E57" w:rsidR="00036CAA" w:rsidRPr="009013BE" w:rsidDel="002169A1" w:rsidRDefault="001C740B">
            <w:pPr>
              <w:cnfStyle w:val="000000000000" w:firstRow="0" w:lastRow="0" w:firstColumn="0" w:lastColumn="0" w:oddVBand="0" w:evenVBand="0" w:oddHBand="0" w:evenHBand="0" w:firstRowFirstColumn="0" w:firstRowLastColumn="0" w:lastRowFirstColumn="0" w:lastRowLastColumn="0"/>
              <w:rPr>
                <w:del w:id="2479" w:author="Cuenta Microsoft" w:date="2025-09-30T13:41:00Z"/>
              </w:rPr>
              <w:pPrChange w:id="2480" w:author="Cuenta Microsoft" w:date="2025-09-30T14:16:00Z">
                <w:pPr>
                  <w:framePr w:hSpace="141" w:wrap="around" w:vAnchor="text" w:hAnchor="page" w:xAlign="center" w:y="56"/>
                  <w:jc w:val="center"/>
                  <w:cnfStyle w:val="000000000000" w:firstRow="0" w:lastRow="0" w:firstColumn="0" w:lastColumn="0" w:oddVBand="0" w:evenVBand="0" w:oddHBand="0" w:evenHBand="0" w:firstRowFirstColumn="0" w:firstRowLastColumn="0" w:lastRowFirstColumn="0" w:lastRowLastColumn="0"/>
                </w:pPr>
              </w:pPrChange>
            </w:pPr>
            <w:del w:id="2481" w:author="Cuenta Microsoft" w:date="2025-09-30T13:41:00Z">
              <w:r w:rsidRPr="009013BE" w:rsidDel="002169A1">
                <w:delText xml:space="preserve">Convocatorias </w:delText>
              </w:r>
            </w:del>
          </w:p>
        </w:tc>
        <w:tc>
          <w:tcPr>
            <w:tcW w:w="0" w:type="auto"/>
            <w:tcBorders>
              <w:top w:val="single" w:sz="4" w:space="0" w:color="auto"/>
              <w:left w:val="single" w:sz="4" w:space="0" w:color="auto"/>
              <w:bottom w:val="single" w:sz="4" w:space="0" w:color="auto"/>
              <w:right w:val="single" w:sz="4" w:space="0" w:color="auto"/>
            </w:tcBorders>
          </w:tcPr>
          <w:p w14:paraId="0424B82F" w14:textId="09CCDB42" w:rsidR="00036CAA" w:rsidRPr="009013BE" w:rsidDel="002169A1" w:rsidRDefault="001B6579">
            <w:pPr>
              <w:cnfStyle w:val="000000000000" w:firstRow="0" w:lastRow="0" w:firstColumn="0" w:lastColumn="0" w:oddVBand="0" w:evenVBand="0" w:oddHBand="0" w:evenHBand="0" w:firstRowFirstColumn="0" w:firstRowLastColumn="0" w:lastRowFirstColumn="0" w:lastRowLastColumn="0"/>
              <w:rPr>
                <w:del w:id="2482" w:author="Cuenta Microsoft" w:date="2025-09-30T13:41:00Z"/>
              </w:rPr>
              <w:pPrChange w:id="2483" w:author="Cuenta Microsoft" w:date="2025-09-30T14:16:00Z">
                <w:pPr>
                  <w:framePr w:hSpace="141" w:wrap="around" w:vAnchor="text" w:hAnchor="page" w:xAlign="center" w:y="56"/>
                  <w:jc w:val="center"/>
                  <w:cnfStyle w:val="000000000000" w:firstRow="0" w:lastRow="0" w:firstColumn="0" w:lastColumn="0" w:oddVBand="0" w:evenVBand="0" w:oddHBand="0" w:evenHBand="0" w:firstRowFirstColumn="0" w:firstRowLastColumn="0" w:lastRowFirstColumn="0" w:lastRowLastColumn="0"/>
                </w:pPr>
              </w:pPrChange>
            </w:pPr>
            <w:del w:id="2484" w:author="Cuenta Microsoft" w:date="2025-09-30T13:41:00Z">
              <w:r w:rsidRPr="009013BE" w:rsidDel="002169A1">
                <w:delText>Septiembre- diciembre</w:delText>
              </w:r>
            </w:del>
          </w:p>
        </w:tc>
      </w:tr>
      <w:tr w:rsidR="00AD17A4" w:rsidRPr="009013BE" w:rsidDel="002169A1" w14:paraId="2D6A1E54" w14:textId="65A8FB47" w:rsidTr="00020F1B">
        <w:trPr>
          <w:cnfStyle w:val="000000100000" w:firstRow="0" w:lastRow="0" w:firstColumn="0" w:lastColumn="0" w:oddVBand="0" w:evenVBand="0" w:oddHBand="1" w:evenHBand="0" w:firstRowFirstColumn="0" w:firstRowLastColumn="0" w:lastRowFirstColumn="0" w:lastRowLastColumn="0"/>
          <w:trHeight w:val="675"/>
          <w:del w:id="2485" w:author="Cuenta Microsoft" w:date="2025-09-30T13:41:00Z"/>
        </w:trPr>
        <w:tc>
          <w:tcPr>
            <w:cnfStyle w:val="001000000000" w:firstRow="0" w:lastRow="0" w:firstColumn="1" w:lastColumn="0" w:oddVBand="0" w:evenVBand="0" w:oddHBand="0" w:evenHBand="0" w:firstRowFirstColumn="0" w:firstRowLastColumn="0" w:lastRowFirstColumn="0" w:lastRowLastColumn="0"/>
            <w:tcW w:w="2825" w:type="dxa"/>
            <w:tcBorders>
              <w:top w:val="single" w:sz="4" w:space="0" w:color="auto"/>
              <w:left w:val="single" w:sz="4" w:space="0" w:color="auto"/>
              <w:bottom w:val="single" w:sz="4" w:space="0" w:color="auto"/>
              <w:right w:val="single" w:sz="4" w:space="0" w:color="auto"/>
            </w:tcBorders>
          </w:tcPr>
          <w:p w14:paraId="18CACCAC" w14:textId="25B252D8" w:rsidR="00036CAA" w:rsidRPr="00D31AAF" w:rsidDel="002169A1" w:rsidRDefault="00B91B41">
            <w:pPr>
              <w:rPr>
                <w:del w:id="2486" w:author="Cuenta Microsoft" w:date="2025-09-30T13:41:00Z"/>
              </w:rPr>
              <w:pPrChange w:id="2487" w:author="Cuenta Microsoft" w:date="2025-09-30T14:16:00Z">
                <w:pPr>
                  <w:framePr w:hSpace="141" w:wrap="around" w:vAnchor="text" w:hAnchor="page" w:xAlign="center" w:y="56"/>
                  <w:jc w:val="both"/>
                </w:pPr>
              </w:pPrChange>
            </w:pPr>
            <w:del w:id="2488" w:author="Cuenta Microsoft" w:date="2025-09-30T13:41:00Z">
              <w:r w:rsidRPr="00D31AAF" w:rsidDel="002169A1">
                <w:delText>Cultural artístico</w:delText>
              </w:r>
            </w:del>
          </w:p>
        </w:tc>
        <w:tc>
          <w:tcPr>
            <w:tcW w:w="7142" w:type="dxa"/>
            <w:tcBorders>
              <w:top w:val="single" w:sz="8" w:space="0" w:color="auto"/>
              <w:left w:val="single" w:sz="4" w:space="0" w:color="auto"/>
              <w:bottom w:val="single" w:sz="8" w:space="0" w:color="auto"/>
              <w:right w:val="single" w:sz="8" w:space="0" w:color="auto"/>
            </w:tcBorders>
          </w:tcPr>
          <w:p w14:paraId="371AA984" w14:textId="06A1BFD9" w:rsidR="00036CAA" w:rsidRPr="009013BE" w:rsidDel="002169A1" w:rsidRDefault="00B91B41">
            <w:pPr>
              <w:cnfStyle w:val="000000100000" w:firstRow="0" w:lastRow="0" w:firstColumn="0" w:lastColumn="0" w:oddVBand="0" w:evenVBand="0" w:oddHBand="1" w:evenHBand="0" w:firstRowFirstColumn="0" w:firstRowLastColumn="0" w:lastRowFirstColumn="0" w:lastRowLastColumn="0"/>
              <w:rPr>
                <w:del w:id="2489" w:author="Cuenta Microsoft" w:date="2025-09-30T13:41:00Z"/>
              </w:rPr>
              <w:pPrChange w:id="2490" w:author="Cuenta Microsoft" w:date="2025-09-30T14:16:00Z">
                <w:pPr>
                  <w:framePr w:hSpace="141" w:wrap="around" w:vAnchor="text" w:hAnchor="page" w:xAlign="center" w:y="56"/>
                  <w:jc w:val="both"/>
                  <w:cnfStyle w:val="000000100000" w:firstRow="0" w:lastRow="0" w:firstColumn="0" w:lastColumn="0" w:oddVBand="0" w:evenVBand="0" w:oddHBand="1" w:evenHBand="0" w:firstRowFirstColumn="0" w:firstRowLastColumn="0" w:lastRowFirstColumn="0" w:lastRowLastColumn="0"/>
                </w:pPr>
              </w:pPrChange>
            </w:pPr>
            <w:del w:id="2491" w:author="Cuenta Microsoft" w:date="2025-09-30T13:41:00Z">
              <w:r w:rsidRPr="009013BE" w:rsidDel="002169A1">
                <w:delText xml:space="preserve">Creación y adaptación de obras </w:delText>
              </w:r>
              <w:r w:rsidR="000C4AD7" w:rsidRPr="009013BE" w:rsidDel="002169A1">
                <w:delText>literarias, los</w:delText>
              </w:r>
              <w:r w:rsidRPr="009013BE" w:rsidDel="002169A1">
                <w:delText xml:space="preserve"> estudiantes partirán de la lectura de una obra para adaptarla, representarla o crear otras, poniendo en práctica sus habilidades de lectura, escritura y expresión oral.</w:delText>
              </w:r>
            </w:del>
          </w:p>
        </w:tc>
        <w:tc>
          <w:tcPr>
            <w:tcW w:w="0" w:type="auto"/>
            <w:tcBorders>
              <w:top w:val="single" w:sz="8" w:space="0" w:color="auto"/>
              <w:left w:val="single" w:sz="8" w:space="0" w:color="auto"/>
              <w:bottom w:val="single" w:sz="8" w:space="0" w:color="auto"/>
              <w:right w:val="single" w:sz="4" w:space="0" w:color="auto"/>
            </w:tcBorders>
          </w:tcPr>
          <w:p w14:paraId="14E60E4A" w14:textId="4F90461D" w:rsidR="00036CAA" w:rsidRPr="009013BE" w:rsidDel="002169A1" w:rsidRDefault="00B91B41">
            <w:pPr>
              <w:cnfStyle w:val="000000100000" w:firstRow="0" w:lastRow="0" w:firstColumn="0" w:lastColumn="0" w:oddVBand="0" w:evenVBand="0" w:oddHBand="1" w:evenHBand="0" w:firstRowFirstColumn="0" w:firstRowLastColumn="0" w:lastRowFirstColumn="0" w:lastRowLastColumn="0"/>
              <w:rPr>
                <w:del w:id="2492" w:author="Cuenta Microsoft" w:date="2025-09-30T13:41:00Z"/>
              </w:rPr>
              <w:pPrChange w:id="2493" w:author="Cuenta Microsoft" w:date="2025-09-30T14:16:00Z">
                <w:pPr>
                  <w:framePr w:hSpace="141" w:wrap="around" w:vAnchor="text" w:hAnchor="page" w:xAlign="center" w:y="56"/>
                  <w:jc w:val="center"/>
                  <w:cnfStyle w:val="000000100000" w:firstRow="0" w:lastRow="0" w:firstColumn="0" w:lastColumn="0" w:oddVBand="0" w:evenVBand="0" w:oddHBand="1" w:evenHBand="0" w:firstRowFirstColumn="0" w:firstRowLastColumn="0" w:lastRowFirstColumn="0" w:lastRowLastColumn="0"/>
                </w:pPr>
              </w:pPrChange>
            </w:pPr>
            <w:del w:id="2494" w:author="Cuenta Microsoft" w:date="2025-09-30T13:41:00Z">
              <w:r w:rsidRPr="009013BE" w:rsidDel="002169A1">
                <w:delText>Fotografías</w:delText>
              </w:r>
            </w:del>
          </w:p>
        </w:tc>
        <w:tc>
          <w:tcPr>
            <w:tcW w:w="0" w:type="auto"/>
            <w:tcBorders>
              <w:top w:val="single" w:sz="4" w:space="0" w:color="auto"/>
              <w:left w:val="single" w:sz="4" w:space="0" w:color="auto"/>
              <w:bottom w:val="single" w:sz="4" w:space="0" w:color="auto"/>
              <w:right w:val="single" w:sz="4" w:space="0" w:color="auto"/>
            </w:tcBorders>
          </w:tcPr>
          <w:p w14:paraId="58BEDE7C" w14:textId="35144507" w:rsidR="00036CAA" w:rsidRPr="009013BE" w:rsidDel="002169A1" w:rsidRDefault="00B91B41">
            <w:pPr>
              <w:cnfStyle w:val="000000100000" w:firstRow="0" w:lastRow="0" w:firstColumn="0" w:lastColumn="0" w:oddVBand="0" w:evenVBand="0" w:oddHBand="1" w:evenHBand="0" w:firstRowFirstColumn="0" w:firstRowLastColumn="0" w:lastRowFirstColumn="0" w:lastRowLastColumn="0"/>
              <w:rPr>
                <w:del w:id="2495" w:author="Cuenta Microsoft" w:date="2025-09-30T13:41:00Z"/>
              </w:rPr>
              <w:pPrChange w:id="2496" w:author="Cuenta Microsoft" w:date="2025-09-30T14:16:00Z">
                <w:pPr>
                  <w:framePr w:hSpace="141" w:wrap="around" w:vAnchor="text" w:hAnchor="page" w:xAlign="center" w:y="56"/>
                  <w:jc w:val="center"/>
                  <w:cnfStyle w:val="000000100000" w:firstRow="0" w:lastRow="0" w:firstColumn="0" w:lastColumn="0" w:oddVBand="0" w:evenVBand="0" w:oddHBand="1" w:evenHBand="0" w:firstRowFirstColumn="0" w:firstRowLastColumn="0" w:lastRowFirstColumn="0" w:lastRowLastColumn="0"/>
                </w:pPr>
              </w:pPrChange>
            </w:pPr>
            <w:del w:id="2497" w:author="Cuenta Microsoft" w:date="2025-09-30T13:41:00Z">
              <w:r w:rsidRPr="009013BE" w:rsidDel="002169A1">
                <w:delText>diciembre</w:delText>
              </w:r>
            </w:del>
          </w:p>
        </w:tc>
      </w:tr>
      <w:tr w:rsidR="00733582" w:rsidRPr="009013BE" w:rsidDel="002169A1" w14:paraId="08D46283" w14:textId="227EEB79" w:rsidTr="00020F1B">
        <w:trPr>
          <w:trHeight w:val="675"/>
          <w:del w:id="2498" w:author="Cuenta Microsoft" w:date="2025-09-30T13:41:00Z"/>
        </w:trPr>
        <w:tc>
          <w:tcPr>
            <w:cnfStyle w:val="001000000000" w:firstRow="0" w:lastRow="0" w:firstColumn="1" w:lastColumn="0" w:oddVBand="0" w:evenVBand="0" w:oddHBand="0" w:evenHBand="0" w:firstRowFirstColumn="0" w:firstRowLastColumn="0" w:lastRowFirstColumn="0" w:lastRowLastColumn="0"/>
            <w:tcW w:w="2825" w:type="dxa"/>
            <w:tcBorders>
              <w:top w:val="single" w:sz="4" w:space="0" w:color="auto"/>
              <w:left w:val="single" w:sz="4" w:space="0" w:color="auto"/>
              <w:bottom w:val="single" w:sz="4" w:space="0" w:color="auto"/>
              <w:right w:val="single" w:sz="4" w:space="0" w:color="auto"/>
            </w:tcBorders>
          </w:tcPr>
          <w:p w14:paraId="76D5F01D" w14:textId="7D04EB0E" w:rsidR="00733582" w:rsidRPr="00D31AAF" w:rsidDel="002169A1" w:rsidRDefault="00733582">
            <w:pPr>
              <w:rPr>
                <w:del w:id="2499" w:author="Cuenta Microsoft" w:date="2025-09-30T13:41:00Z"/>
              </w:rPr>
              <w:pPrChange w:id="2500" w:author="Cuenta Microsoft" w:date="2025-09-30T14:16:00Z">
                <w:pPr>
                  <w:framePr w:hSpace="141" w:wrap="around" w:vAnchor="text" w:hAnchor="page" w:xAlign="center" w:y="56"/>
                  <w:jc w:val="both"/>
                </w:pPr>
              </w:pPrChange>
            </w:pPr>
            <w:del w:id="2501" w:author="Cuenta Microsoft" w:date="2025-09-30T13:41:00Z">
              <w:r w:rsidRPr="00D31AAF" w:rsidDel="002169A1">
                <w:delText>Fortalecer la identidad escolar con el alumnado en general, mediante el enriquecimiento de las actividades o eventos de integración, convivencia e interacción.</w:delText>
              </w:r>
            </w:del>
          </w:p>
        </w:tc>
        <w:tc>
          <w:tcPr>
            <w:tcW w:w="7142" w:type="dxa"/>
            <w:tcBorders>
              <w:top w:val="single" w:sz="8" w:space="0" w:color="auto"/>
              <w:left w:val="single" w:sz="4" w:space="0" w:color="auto"/>
              <w:bottom w:val="single" w:sz="8" w:space="0" w:color="auto"/>
              <w:right w:val="single" w:sz="8" w:space="0" w:color="auto"/>
            </w:tcBorders>
          </w:tcPr>
          <w:p w14:paraId="08698C30" w14:textId="4BD689F1" w:rsidR="00733582" w:rsidRPr="009013BE" w:rsidDel="002169A1" w:rsidRDefault="00733582">
            <w:pPr>
              <w:cnfStyle w:val="000000000000" w:firstRow="0" w:lastRow="0" w:firstColumn="0" w:lastColumn="0" w:oddVBand="0" w:evenVBand="0" w:oddHBand="0" w:evenHBand="0" w:firstRowFirstColumn="0" w:firstRowLastColumn="0" w:lastRowFirstColumn="0" w:lastRowLastColumn="0"/>
              <w:rPr>
                <w:del w:id="2502" w:author="Cuenta Microsoft" w:date="2025-09-30T13:41:00Z"/>
              </w:rPr>
              <w:pPrChange w:id="2503" w:author="Cuenta Microsoft" w:date="2025-09-30T14:16:00Z">
                <w:pPr>
                  <w:framePr w:hSpace="141" w:wrap="around" w:vAnchor="text" w:hAnchor="page" w:xAlign="center" w:y="56"/>
                  <w:jc w:val="both"/>
                  <w:cnfStyle w:val="000000000000" w:firstRow="0" w:lastRow="0" w:firstColumn="0" w:lastColumn="0" w:oddVBand="0" w:evenVBand="0" w:oddHBand="0" w:evenHBand="0" w:firstRowFirstColumn="0" w:firstRowLastColumn="0" w:lastRowFirstColumn="0" w:lastRowLastColumn="0"/>
                </w:pPr>
              </w:pPrChange>
            </w:pPr>
            <w:del w:id="2504" w:author="Cuenta Microsoft" w:date="2025-09-30T13:41:00Z">
              <w:r w:rsidRPr="009013BE" w:rsidDel="002169A1">
                <w:delText>Llevar a cabo actividades encaminadas para la integración de los estudiantes en los grupos de, ballet folcklórico y equipos deportivos del plantel</w:delText>
              </w:r>
            </w:del>
          </w:p>
        </w:tc>
        <w:tc>
          <w:tcPr>
            <w:tcW w:w="0" w:type="auto"/>
            <w:tcBorders>
              <w:top w:val="single" w:sz="8" w:space="0" w:color="auto"/>
              <w:left w:val="single" w:sz="8" w:space="0" w:color="auto"/>
              <w:bottom w:val="single" w:sz="8" w:space="0" w:color="auto"/>
              <w:right w:val="single" w:sz="4" w:space="0" w:color="auto"/>
            </w:tcBorders>
          </w:tcPr>
          <w:p w14:paraId="5433C675" w14:textId="65994056" w:rsidR="00733582" w:rsidRPr="009013BE" w:rsidDel="002169A1" w:rsidRDefault="00733582">
            <w:pPr>
              <w:cnfStyle w:val="000000000000" w:firstRow="0" w:lastRow="0" w:firstColumn="0" w:lastColumn="0" w:oddVBand="0" w:evenVBand="0" w:oddHBand="0" w:evenHBand="0" w:firstRowFirstColumn="0" w:firstRowLastColumn="0" w:lastRowFirstColumn="0" w:lastRowLastColumn="0"/>
              <w:rPr>
                <w:del w:id="2505" w:author="Cuenta Microsoft" w:date="2025-09-30T13:41:00Z"/>
              </w:rPr>
              <w:pPrChange w:id="2506" w:author="Cuenta Microsoft" w:date="2025-09-30T14:16:00Z">
                <w:pPr>
                  <w:framePr w:hSpace="141" w:wrap="around" w:vAnchor="text" w:hAnchor="page" w:xAlign="center" w:y="56"/>
                  <w:jc w:val="center"/>
                  <w:cnfStyle w:val="000000000000" w:firstRow="0" w:lastRow="0" w:firstColumn="0" w:lastColumn="0" w:oddVBand="0" w:evenVBand="0" w:oddHBand="0" w:evenHBand="0" w:firstRowFirstColumn="0" w:firstRowLastColumn="0" w:lastRowFirstColumn="0" w:lastRowLastColumn="0"/>
                </w:pPr>
              </w:pPrChange>
            </w:pPr>
            <w:del w:id="2507" w:author="Cuenta Microsoft" w:date="2025-09-30T13:41:00Z">
              <w:r w:rsidRPr="009013BE" w:rsidDel="002169A1">
                <w:delText xml:space="preserve">Fotografías </w:delText>
              </w:r>
            </w:del>
          </w:p>
        </w:tc>
        <w:tc>
          <w:tcPr>
            <w:tcW w:w="0" w:type="auto"/>
            <w:tcBorders>
              <w:top w:val="single" w:sz="4" w:space="0" w:color="auto"/>
              <w:left w:val="single" w:sz="4" w:space="0" w:color="auto"/>
              <w:bottom w:val="single" w:sz="4" w:space="0" w:color="auto"/>
              <w:right w:val="single" w:sz="4" w:space="0" w:color="auto"/>
            </w:tcBorders>
          </w:tcPr>
          <w:p w14:paraId="6151591C" w14:textId="707DBB14" w:rsidR="00733582" w:rsidRPr="009013BE" w:rsidDel="002169A1" w:rsidRDefault="00733582">
            <w:pPr>
              <w:cnfStyle w:val="000000000000" w:firstRow="0" w:lastRow="0" w:firstColumn="0" w:lastColumn="0" w:oddVBand="0" w:evenVBand="0" w:oddHBand="0" w:evenHBand="0" w:firstRowFirstColumn="0" w:firstRowLastColumn="0" w:lastRowFirstColumn="0" w:lastRowLastColumn="0"/>
              <w:rPr>
                <w:del w:id="2508" w:author="Cuenta Microsoft" w:date="2025-09-30T13:41:00Z"/>
              </w:rPr>
              <w:pPrChange w:id="2509" w:author="Cuenta Microsoft" w:date="2025-09-30T14:16:00Z">
                <w:pPr>
                  <w:framePr w:hSpace="141" w:wrap="around" w:vAnchor="text" w:hAnchor="page" w:xAlign="center" w:y="56"/>
                  <w:jc w:val="center"/>
                  <w:cnfStyle w:val="000000000000" w:firstRow="0" w:lastRow="0" w:firstColumn="0" w:lastColumn="0" w:oddVBand="0" w:evenVBand="0" w:oddHBand="0" w:evenHBand="0" w:firstRowFirstColumn="0" w:firstRowLastColumn="0" w:lastRowFirstColumn="0" w:lastRowLastColumn="0"/>
                </w:pPr>
              </w:pPrChange>
            </w:pPr>
            <w:del w:id="2510" w:author="Cuenta Microsoft" w:date="2025-09-30T13:41:00Z">
              <w:r w:rsidRPr="009013BE" w:rsidDel="002169A1">
                <w:delText xml:space="preserve">Permanente </w:delText>
              </w:r>
            </w:del>
          </w:p>
        </w:tc>
      </w:tr>
      <w:tr w:rsidR="00733582" w:rsidRPr="009013BE" w:rsidDel="002169A1" w14:paraId="428E5519" w14:textId="2906785D" w:rsidTr="00020F1B">
        <w:trPr>
          <w:cnfStyle w:val="000000100000" w:firstRow="0" w:lastRow="0" w:firstColumn="0" w:lastColumn="0" w:oddVBand="0" w:evenVBand="0" w:oddHBand="1" w:evenHBand="0" w:firstRowFirstColumn="0" w:firstRowLastColumn="0" w:lastRowFirstColumn="0" w:lastRowLastColumn="0"/>
          <w:trHeight w:val="675"/>
          <w:del w:id="2511" w:author="Cuenta Microsoft" w:date="2025-09-30T13:41:00Z"/>
        </w:trPr>
        <w:tc>
          <w:tcPr>
            <w:cnfStyle w:val="001000000000" w:firstRow="0" w:lastRow="0" w:firstColumn="1" w:lastColumn="0" w:oddVBand="0" w:evenVBand="0" w:oddHBand="0" w:evenHBand="0" w:firstRowFirstColumn="0" w:firstRowLastColumn="0" w:lastRowFirstColumn="0" w:lastRowLastColumn="0"/>
            <w:tcW w:w="2825" w:type="dxa"/>
            <w:tcBorders>
              <w:top w:val="single" w:sz="4" w:space="0" w:color="auto"/>
              <w:left w:val="single" w:sz="4" w:space="0" w:color="auto"/>
              <w:bottom w:val="single" w:sz="4" w:space="0" w:color="auto"/>
              <w:right w:val="single" w:sz="4" w:space="0" w:color="auto"/>
            </w:tcBorders>
          </w:tcPr>
          <w:p w14:paraId="18FBA62C" w14:textId="2A16B557" w:rsidR="00733582" w:rsidRPr="00D31AAF" w:rsidDel="002169A1" w:rsidRDefault="00733582">
            <w:pPr>
              <w:rPr>
                <w:del w:id="2512" w:author="Cuenta Microsoft" w:date="2025-09-30T13:41:00Z"/>
              </w:rPr>
              <w:pPrChange w:id="2513" w:author="Cuenta Microsoft" w:date="2025-09-30T14:16:00Z">
                <w:pPr>
                  <w:framePr w:hSpace="141" w:wrap="around" w:vAnchor="text" w:hAnchor="page" w:xAlign="center" w:y="56"/>
                  <w:jc w:val="both"/>
                </w:pPr>
              </w:pPrChange>
            </w:pPr>
            <w:del w:id="2514" w:author="Cuenta Microsoft" w:date="2025-09-30T13:41:00Z">
              <w:r w:rsidRPr="00D31AAF" w:rsidDel="002169A1">
                <w:delText>Actividades para escolares y Ballet folcklórico, equipos deportivos.</w:delText>
              </w:r>
            </w:del>
          </w:p>
        </w:tc>
        <w:tc>
          <w:tcPr>
            <w:tcW w:w="7142" w:type="dxa"/>
            <w:tcBorders>
              <w:top w:val="single" w:sz="8" w:space="0" w:color="auto"/>
              <w:left w:val="single" w:sz="4" w:space="0" w:color="auto"/>
              <w:bottom w:val="single" w:sz="8" w:space="0" w:color="auto"/>
              <w:right w:val="single" w:sz="8" w:space="0" w:color="auto"/>
            </w:tcBorders>
          </w:tcPr>
          <w:p w14:paraId="0922AEF8" w14:textId="2117AFDA" w:rsidR="00733582" w:rsidRPr="009013BE" w:rsidDel="002169A1" w:rsidRDefault="00733582">
            <w:pPr>
              <w:cnfStyle w:val="000000100000" w:firstRow="0" w:lastRow="0" w:firstColumn="0" w:lastColumn="0" w:oddVBand="0" w:evenVBand="0" w:oddHBand="1" w:evenHBand="0" w:firstRowFirstColumn="0" w:firstRowLastColumn="0" w:lastRowFirstColumn="0" w:lastRowLastColumn="0"/>
              <w:rPr>
                <w:del w:id="2515" w:author="Cuenta Microsoft" w:date="2025-09-30T13:41:00Z"/>
              </w:rPr>
              <w:pPrChange w:id="2516" w:author="Cuenta Microsoft" w:date="2025-09-30T14:16:00Z">
                <w:pPr>
                  <w:framePr w:hSpace="141" w:wrap="around" w:vAnchor="text" w:hAnchor="page" w:xAlign="center" w:y="56"/>
                  <w:jc w:val="both"/>
                  <w:cnfStyle w:val="000000100000" w:firstRow="0" w:lastRow="0" w:firstColumn="0" w:lastColumn="0" w:oddVBand="0" w:evenVBand="0" w:oddHBand="1" w:evenHBand="0" w:firstRowFirstColumn="0" w:firstRowLastColumn="0" w:lastRowFirstColumn="0" w:lastRowLastColumn="0"/>
                </w:pPr>
              </w:pPrChange>
            </w:pPr>
            <w:del w:id="2517" w:author="Cuenta Microsoft" w:date="2025-09-30T13:41:00Z">
              <w:r w:rsidRPr="009013BE" w:rsidDel="002169A1">
                <w:delText>Llevar a cabo actividades encaminadas para la integración de los estudiantes en los grupos de, ballet folcklórico y equipos deportivos del plantel</w:delText>
              </w:r>
            </w:del>
          </w:p>
        </w:tc>
        <w:tc>
          <w:tcPr>
            <w:tcW w:w="0" w:type="auto"/>
            <w:tcBorders>
              <w:top w:val="single" w:sz="8" w:space="0" w:color="auto"/>
              <w:left w:val="single" w:sz="8" w:space="0" w:color="auto"/>
              <w:bottom w:val="single" w:sz="8" w:space="0" w:color="auto"/>
              <w:right w:val="single" w:sz="4" w:space="0" w:color="auto"/>
            </w:tcBorders>
          </w:tcPr>
          <w:p w14:paraId="129F106D" w14:textId="4412AF19" w:rsidR="00733582" w:rsidRPr="009013BE" w:rsidDel="002169A1" w:rsidRDefault="00733582">
            <w:pPr>
              <w:cnfStyle w:val="000000100000" w:firstRow="0" w:lastRow="0" w:firstColumn="0" w:lastColumn="0" w:oddVBand="0" w:evenVBand="0" w:oddHBand="1" w:evenHBand="0" w:firstRowFirstColumn="0" w:firstRowLastColumn="0" w:lastRowFirstColumn="0" w:lastRowLastColumn="0"/>
              <w:rPr>
                <w:del w:id="2518" w:author="Cuenta Microsoft" w:date="2025-09-30T13:41:00Z"/>
              </w:rPr>
              <w:pPrChange w:id="2519" w:author="Cuenta Microsoft" w:date="2025-09-30T14:16:00Z">
                <w:pPr>
                  <w:framePr w:hSpace="141" w:wrap="around" w:vAnchor="text" w:hAnchor="page" w:xAlign="center" w:y="56"/>
                  <w:jc w:val="center"/>
                  <w:cnfStyle w:val="000000100000" w:firstRow="0" w:lastRow="0" w:firstColumn="0" w:lastColumn="0" w:oddVBand="0" w:evenVBand="0" w:oddHBand="1" w:evenHBand="0" w:firstRowFirstColumn="0" w:firstRowLastColumn="0" w:lastRowFirstColumn="0" w:lastRowLastColumn="0"/>
                </w:pPr>
              </w:pPrChange>
            </w:pPr>
            <w:del w:id="2520" w:author="Cuenta Microsoft" w:date="2025-09-30T13:41:00Z">
              <w:r w:rsidRPr="009013BE" w:rsidDel="002169A1">
                <w:delText xml:space="preserve">Fotografías </w:delText>
              </w:r>
            </w:del>
          </w:p>
        </w:tc>
        <w:tc>
          <w:tcPr>
            <w:tcW w:w="0" w:type="auto"/>
            <w:tcBorders>
              <w:top w:val="single" w:sz="4" w:space="0" w:color="auto"/>
              <w:left w:val="single" w:sz="4" w:space="0" w:color="auto"/>
              <w:bottom w:val="single" w:sz="4" w:space="0" w:color="auto"/>
              <w:right w:val="single" w:sz="4" w:space="0" w:color="auto"/>
            </w:tcBorders>
          </w:tcPr>
          <w:p w14:paraId="7B45DF24" w14:textId="362448B8" w:rsidR="00733582" w:rsidRPr="009013BE" w:rsidDel="002169A1" w:rsidRDefault="00733582">
            <w:pPr>
              <w:cnfStyle w:val="000000100000" w:firstRow="0" w:lastRow="0" w:firstColumn="0" w:lastColumn="0" w:oddVBand="0" w:evenVBand="0" w:oddHBand="1" w:evenHBand="0" w:firstRowFirstColumn="0" w:firstRowLastColumn="0" w:lastRowFirstColumn="0" w:lastRowLastColumn="0"/>
              <w:rPr>
                <w:del w:id="2521" w:author="Cuenta Microsoft" w:date="2025-09-30T13:41:00Z"/>
              </w:rPr>
              <w:pPrChange w:id="2522" w:author="Cuenta Microsoft" w:date="2025-09-30T14:16:00Z">
                <w:pPr>
                  <w:framePr w:hSpace="141" w:wrap="around" w:vAnchor="text" w:hAnchor="page" w:xAlign="center" w:y="56"/>
                  <w:jc w:val="center"/>
                  <w:cnfStyle w:val="000000100000" w:firstRow="0" w:lastRow="0" w:firstColumn="0" w:lastColumn="0" w:oddVBand="0" w:evenVBand="0" w:oddHBand="1" w:evenHBand="0" w:firstRowFirstColumn="0" w:firstRowLastColumn="0" w:lastRowFirstColumn="0" w:lastRowLastColumn="0"/>
                </w:pPr>
              </w:pPrChange>
            </w:pPr>
            <w:del w:id="2523" w:author="Cuenta Microsoft" w:date="2025-09-30T13:41:00Z">
              <w:r w:rsidRPr="009013BE" w:rsidDel="002169A1">
                <w:delText xml:space="preserve">Permanente </w:delText>
              </w:r>
            </w:del>
          </w:p>
        </w:tc>
      </w:tr>
      <w:tr w:rsidR="00AF6284" w:rsidRPr="009013BE" w:rsidDel="002169A1" w14:paraId="313A6BED" w14:textId="6741AC19" w:rsidTr="00020F1B">
        <w:trPr>
          <w:trHeight w:val="675"/>
          <w:del w:id="2524" w:author="Cuenta Microsoft" w:date="2025-09-30T13:41:00Z"/>
        </w:trPr>
        <w:tc>
          <w:tcPr>
            <w:cnfStyle w:val="001000000000" w:firstRow="0" w:lastRow="0" w:firstColumn="1" w:lastColumn="0" w:oddVBand="0" w:evenVBand="0" w:oddHBand="0" w:evenHBand="0" w:firstRowFirstColumn="0" w:firstRowLastColumn="0" w:lastRowFirstColumn="0" w:lastRowLastColumn="0"/>
            <w:tcW w:w="2825" w:type="dxa"/>
            <w:tcBorders>
              <w:top w:val="single" w:sz="4" w:space="0" w:color="auto"/>
              <w:left w:val="single" w:sz="4" w:space="0" w:color="auto"/>
              <w:bottom w:val="single" w:sz="4" w:space="0" w:color="auto"/>
              <w:right w:val="single" w:sz="4" w:space="0" w:color="auto"/>
            </w:tcBorders>
          </w:tcPr>
          <w:p w14:paraId="59154EFB" w14:textId="506AF909" w:rsidR="00AF6284" w:rsidRPr="00D31AAF" w:rsidDel="002169A1" w:rsidRDefault="00AF6284">
            <w:pPr>
              <w:rPr>
                <w:del w:id="2525" w:author="Cuenta Microsoft" w:date="2025-09-30T13:41:00Z"/>
              </w:rPr>
              <w:pPrChange w:id="2526" w:author="Cuenta Microsoft" w:date="2025-09-30T14:16:00Z">
                <w:pPr>
                  <w:framePr w:hSpace="141" w:wrap="around" w:vAnchor="text" w:hAnchor="page" w:xAlign="center" w:y="56"/>
                  <w:jc w:val="both"/>
                </w:pPr>
              </w:pPrChange>
            </w:pPr>
            <w:del w:id="2527" w:author="Cuenta Microsoft" w:date="2025-09-30T13:41:00Z">
              <w:r w:rsidRPr="00D31AAF" w:rsidDel="002169A1">
                <w:delText>Promover  encuentros</w:delText>
              </w:r>
            </w:del>
            <w:ins w:id="2528" w:author="BACHILLERATO GENERAL ALFONSO DE LA MADRID VIDAURRETA" w:date="2025-09-18T23:23:00Z">
              <w:del w:id="2529" w:author="Cuenta Microsoft" w:date="2025-09-30T13:41:00Z">
                <w:r w:rsidR="007A4D70" w:rsidRPr="00D31AAF" w:rsidDel="002169A1">
                  <w:delText>Promover encuentros</w:delText>
                </w:r>
              </w:del>
            </w:ins>
            <w:del w:id="2530" w:author="Cuenta Microsoft" w:date="2025-09-30T13:41:00Z">
              <w:r w:rsidRPr="00D31AAF" w:rsidDel="002169A1">
                <w:delText xml:space="preserve"> deportivos, artísticos, culturales y sociales.</w:delText>
              </w:r>
            </w:del>
          </w:p>
        </w:tc>
        <w:tc>
          <w:tcPr>
            <w:tcW w:w="7142" w:type="dxa"/>
            <w:tcBorders>
              <w:top w:val="single" w:sz="8" w:space="0" w:color="auto"/>
              <w:left w:val="single" w:sz="4" w:space="0" w:color="auto"/>
              <w:bottom w:val="single" w:sz="8" w:space="0" w:color="auto"/>
              <w:right w:val="single" w:sz="8" w:space="0" w:color="auto"/>
            </w:tcBorders>
          </w:tcPr>
          <w:p w14:paraId="2183D2A5" w14:textId="6E1FBD0B" w:rsidR="00AF6284" w:rsidRPr="009013BE" w:rsidDel="002169A1" w:rsidRDefault="00AF6284">
            <w:pPr>
              <w:cnfStyle w:val="000000000000" w:firstRow="0" w:lastRow="0" w:firstColumn="0" w:lastColumn="0" w:oddVBand="0" w:evenVBand="0" w:oddHBand="0" w:evenHBand="0" w:firstRowFirstColumn="0" w:firstRowLastColumn="0" w:lastRowFirstColumn="0" w:lastRowLastColumn="0"/>
              <w:rPr>
                <w:del w:id="2531" w:author="Cuenta Microsoft" w:date="2025-09-30T13:41:00Z"/>
              </w:rPr>
              <w:pPrChange w:id="2532" w:author="Cuenta Microsoft" w:date="2025-09-30T14:16:00Z">
                <w:pPr>
                  <w:framePr w:hSpace="141" w:wrap="around" w:vAnchor="text" w:hAnchor="page" w:xAlign="center" w:y="56"/>
                  <w:jc w:val="both"/>
                  <w:cnfStyle w:val="000000000000" w:firstRow="0" w:lastRow="0" w:firstColumn="0" w:lastColumn="0" w:oddVBand="0" w:evenVBand="0" w:oddHBand="0" w:evenHBand="0" w:firstRowFirstColumn="0" w:firstRowLastColumn="0" w:lastRowFirstColumn="0" w:lastRowLastColumn="0"/>
                </w:pPr>
              </w:pPrChange>
            </w:pPr>
            <w:del w:id="2533" w:author="Cuenta Microsoft" w:date="2025-09-30T13:41:00Z">
              <w:r w:rsidRPr="009013BE" w:rsidDel="002169A1">
                <w:delText>Llevar a cabo actividades encaminadas para la integración de los estudiantes en los grupos de, ballet folcklórico y equipos deportivos del plantel.</w:delText>
              </w:r>
            </w:del>
          </w:p>
        </w:tc>
        <w:tc>
          <w:tcPr>
            <w:tcW w:w="0" w:type="auto"/>
            <w:tcBorders>
              <w:top w:val="single" w:sz="8" w:space="0" w:color="auto"/>
              <w:left w:val="single" w:sz="8" w:space="0" w:color="auto"/>
              <w:bottom w:val="single" w:sz="8" w:space="0" w:color="auto"/>
              <w:right w:val="single" w:sz="4" w:space="0" w:color="auto"/>
            </w:tcBorders>
          </w:tcPr>
          <w:p w14:paraId="5934C727" w14:textId="0054B92F" w:rsidR="00AF6284" w:rsidRPr="009013BE" w:rsidDel="002169A1" w:rsidRDefault="00AF6284">
            <w:pPr>
              <w:cnfStyle w:val="000000000000" w:firstRow="0" w:lastRow="0" w:firstColumn="0" w:lastColumn="0" w:oddVBand="0" w:evenVBand="0" w:oddHBand="0" w:evenHBand="0" w:firstRowFirstColumn="0" w:firstRowLastColumn="0" w:lastRowFirstColumn="0" w:lastRowLastColumn="0"/>
              <w:rPr>
                <w:del w:id="2534" w:author="Cuenta Microsoft" w:date="2025-09-30T13:41:00Z"/>
              </w:rPr>
              <w:pPrChange w:id="2535" w:author="Cuenta Microsoft" w:date="2025-09-30T14:16:00Z">
                <w:pPr>
                  <w:framePr w:hSpace="141" w:wrap="around" w:vAnchor="text" w:hAnchor="page" w:xAlign="center" w:y="56"/>
                  <w:jc w:val="center"/>
                  <w:cnfStyle w:val="000000000000" w:firstRow="0" w:lastRow="0" w:firstColumn="0" w:lastColumn="0" w:oddVBand="0" w:evenVBand="0" w:oddHBand="0" w:evenHBand="0" w:firstRowFirstColumn="0" w:firstRowLastColumn="0" w:lastRowFirstColumn="0" w:lastRowLastColumn="0"/>
                </w:pPr>
              </w:pPrChange>
            </w:pPr>
            <w:del w:id="2536" w:author="Cuenta Microsoft" w:date="2025-09-30T13:41:00Z">
              <w:r w:rsidRPr="009013BE" w:rsidDel="002169A1">
                <w:delText xml:space="preserve">Fotografías </w:delText>
              </w:r>
            </w:del>
          </w:p>
        </w:tc>
        <w:tc>
          <w:tcPr>
            <w:tcW w:w="0" w:type="auto"/>
            <w:tcBorders>
              <w:top w:val="single" w:sz="4" w:space="0" w:color="auto"/>
              <w:left w:val="single" w:sz="4" w:space="0" w:color="auto"/>
              <w:bottom w:val="single" w:sz="4" w:space="0" w:color="auto"/>
              <w:right w:val="single" w:sz="4" w:space="0" w:color="auto"/>
            </w:tcBorders>
          </w:tcPr>
          <w:p w14:paraId="58C8FA62" w14:textId="611E6CD2" w:rsidR="00AF6284" w:rsidRPr="009013BE" w:rsidDel="002169A1" w:rsidRDefault="00AF6284">
            <w:pPr>
              <w:cnfStyle w:val="000000000000" w:firstRow="0" w:lastRow="0" w:firstColumn="0" w:lastColumn="0" w:oddVBand="0" w:evenVBand="0" w:oddHBand="0" w:evenHBand="0" w:firstRowFirstColumn="0" w:firstRowLastColumn="0" w:lastRowFirstColumn="0" w:lastRowLastColumn="0"/>
              <w:rPr>
                <w:del w:id="2537" w:author="Cuenta Microsoft" w:date="2025-09-30T13:41:00Z"/>
              </w:rPr>
              <w:pPrChange w:id="2538" w:author="Cuenta Microsoft" w:date="2025-09-30T14:16:00Z">
                <w:pPr>
                  <w:framePr w:hSpace="141" w:wrap="around" w:vAnchor="text" w:hAnchor="page" w:xAlign="center" w:y="56"/>
                  <w:jc w:val="center"/>
                  <w:cnfStyle w:val="000000000000" w:firstRow="0" w:lastRow="0" w:firstColumn="0" w:lastColumn="0" w:oddVBand="0" w:evenVBand="0" w:oddHBand="0" w:evenHBand="0" w:firstRowFirstColumn="0" w:firstRowLastColumn="0" w:lastRowFirstColumn="0" w:lastRowLastColumn="0"/>
                </w:pPr>
              </w:pPrChange>
            </w:pPr>
            <w:del w:id="2539" w:author="Cuenta Microsoft" w:date="2025-09-30T13:41:00Z">
              <w:r w:rsidRPr="009013BE" w:rsidDel="002169A1">
                <w:delText xml:space="preserve">Permanente </w:delText>
              </w:r>
            </w:del>
          </w:p>
        </w:tc>
      </w:tr>
    </w:tbl>
    <w:p w14:paraId="1A06F174" w14:textId="5D7425EE" w:rsidR="009D2C4D" w:rsidDel="002169A1" w:rsidRDefault="009D2C4D">
      <w:pPr>
        <w:rPr>
          <w:del w:id="2540" w:author="Cuenta Microsoft" w:date="2025-09-30T13:41:00Z"/>
        </w:rPr>
      </w:pPr>
    </w:p>
    <w:p w14:paraId="121FBA9D" w14:textId="69EF1B59" w:rsidR="00736B0D" w:rsidRPr="00736B0D" w:rsidDel="002169A1" w:rsidRDefault="00736B0D">
      <w:pPr>
        <w:rPr>
          <w:del w:id="2541" w:author="Cuenta Microsoft" w:date="2025-09-30T13:41:00Z"/>
          <w:b/>
          <w:bCs/>
        </w:rPr>
      </w:pPr>
      <w:del w:id="2542" w:author="Cuenta Microsoft" w:date="2025-09-30T13:41:00Z">
        <w:r w:rsidRPr="00736B0D" w:rsidDel="002169A1">
          <w:rPr>
            <w:b/>
            <w:bCs/>
          </w:rPr>
          <w:delText>Categoría: PROGRAMA DE SEGURIDAD ESCOLAR ANTE RIESGOS</w:delText>
        </w:r>
      </w:del>
    </w:p>
    <w:p w14:paraId="17B9BB65" w14:textId="34A35022" w:rsidR="001D2B54" w:rsidRPr="007562D2" w:rsidDel="002169A1" w:rsidRDefault="007562D2">
      <w:pPr>
        <w:rPr>
          <w:del w:id="2543" w:author="Cuenta Microsoft" w:date="2025-09-30T13:41:00Z"/>
          <w:sz w:val="40"/>
        </w:rPr>
      </w:pPr>
      <w:del w:id="2544" w:author="Cuenta Microsoft" w:date="2025-09-30T13:41:00Z">
        <w:r w:rsidRPr="007562D2" w:rsidDel="002169A1">
          <w:rPr>
            <w:sz w:val="40"/>
          </w:rPr>
          <w:delText>ORGANIZACIÓN</w:delText>
        </w:r>
      </w:del>
    </w:p>
    <w:p w14:paraId="4B56DE0B" w14:textId="2B42FBD4" w:rsidR="007562D2" w:rsidDel="002169A1" w:rsidRDefault="007562D2">
      <w:pPr>
        <w:rPr>
          <w:del w:id="2545" w:author="Cuenta Microsoft" w:date="2025-09-30T13:41:00Z"/>
        </w:rPr>
      </w:pPr>
      <w:del w:id="2546" w:author="Cuenta Microsoft" w:date="2025-09-30T13:41:00Z">
        <w:r w:rsidDel="002169A1">
          <w:delText xml:space="preserve">Categoría: </w:delText>
        </w:r>
        <w:r w:rsidRPr="0019535F" w:rsidDel="002169A1">
          <w:rPr>
            <w:b/>
          </w:rPr>
          <w:delText>INDICADORES ACAD</w:delText>
        </w:r>
        <w:r w:rsidR="007453ED" w:rsidDel="002169A1">
          <w:rPr>
            <w:b/>
          </w:rPr>
          <w:delText>É</w:delText>
        </w:r>
        <w:r w:rsidRPr="0019535F" w:rsidDel="002169A1">
          <w:rPr>
            <w:b/>
          </w:rPr>
          <w:delText>MICOS.</w:delText>
        </w:r>
      </w:del>
    </w:p>
    <w:p w14:paraId="5E91295B" w14:textId="70F96EC1" w:rsidR="007562D2" w:rsidDel="002169A1" w:rsidRDefault="007562D2">
      <w:pPr>
        <w:rPr>
          <w:del w:id="2547" w:author="Cuenta Microsoft" w:date="2025-09-30T13:41:00Z"/>
        </w:rPr>
      </w:pPr>
      <w:del w:id="2548" w:author="Cuenta Microsoft" w:date="2025-09-30T13:41:00Z">
        <w:r w:rsidDel="002169A1">
          <w:delText>Línea de acción: Brindar atención a los estudiant</w:delText>
        </w:r>
        <w:r w:rsidR="00596B74" w:rsidDel="002169A1">
          <w:delText>es con problemas de entrega de actividades</w:delText>
        </w:r>
        <w:r w:rsidDel="002169A1">
          <w:delText>.</w:delText>
        </w:r>
      </w:del>
    </w:p>
    <w:tbl>
      <w:tblPr>
        <w:tblStyle w:val="Tablaconcuadrcula"/>
        <w:tblW w:w="12250" w:type="dxa"/>
        <w:jc w:val="center"/>
        <w:tblLook w:val="04A0" w:firstRow="1" w:lastRow="0" w:firstColumn="1" w:lastColumn="0" w:noHBand="0" w:noVBand="1"/>
      </w:tblPr>
      <w:tblGrid>
        <w:gridCol w:w="2980"/>
        <w:gridCol w:w="2178"/>
        <w:gridCol w:w="639"/>
        <w:gridCol w:w="545"/>
        <w:gridCol w:w="591"/>
        <w:gridCol w:w="640"/>
        <w:gridCol w:w="530"/>
        <w:gridCol w:w="576"/>
        <w:gridCol w:w="548"/>
        <w:gridCol w:w="666"/>
        <w:gridCol w:w="597"/>
        <w:gridCol w:w="656"/>
        <w:gridCol w:w="578"/>
        <w:gridCol w:w="526"/>
      </w:tblGrid>
      <w:tr w:rsidR="00596B74" w:rsidDel="002169A1" w14:paraId="53EA3F98" w14:textId="18920296" w:rsidTr="001248A8">
        <w:trPr>
          <w:trHeight w:val="440"/>
          <w:jc w:val="center"/>
          <w:del w:id="2549" w:author="Cuenta Microsoft" w:date="2025-09-30T13:41:00Z"/>
        </w:trPr>
        <w:tc>
          <w:tcPr>
            <w:tcW w:w="0" w:type="auto"/>
            <w:vMerge w:val="restart"/>
            <w:shd w:val="clear" w:color="auto" w:fill="632423" w:themeFill="accent2" w:themeFillShade="80"/>
          </w:tcPr>
          <w:p w14:paraId="6651B0C2" w14:textId="2C1AE145" w:rsidR="00B42783" w:rsidDel="002169A1" w:rsidRDefault="00B42783">
            <w:pPr>
              <w:rPr>
                <w:del w:id="2550" w:author="Cuenta Microsoft" w:date="2025-09-30T13:41:00Z"/>
                <w:b/>
              </w:rPr>
              <w:pPrChange w:id="2551" w:author="Cuenta Microsoft" w:date="2025-09-30T14:16:00Z">
                <w:pPr>
                  <w:jc w:val="center"/>
                </w:pPr>
              </w:pPrChange>
            </w:pPr>
          </w:p>
          <w:p w14:paraId="66F6E24F" w14:textId="379E20E0" w:rsidR="007562D2" w:rsidRPr="007562D2" w:rsidDel="002169A1" w:rsidRDefault="007562D2">
            <w:pPr>
              <w:rPr>
                <w:del w:id="2552" w:author="Cuenta Microsoft" w:date="2025-09-30T13:41:00Z"/>
                <w:b/>
              </w:rPr>
              <w:pPrChange w:id="2553" w:author="Cuenta Microsoft" w:date="2025-09-30T14:16:00Z">
                <w:pPr>
                  <w:jc w:val="center"/>
                </w:pPr>
              </w:pPrChange>
            </w:pPr>
            <w:del w:id="2554" w:author="Cuenta Microsoft" w:date="2025-09-30T13:41:00Z">
              <w:r w:rsidRPr="007562D2" w:rsidDel="002169A1">
                <w:rPr>
                  <w:b/>
                </w:rPr>
                <w:delText>ACTIVIDADES</w:delText>
              </w:r>
            </w:del>
          </w:p>
        </w:tc>
        <w:tc>
          <w:tcPr>
            <w:tcW w:w="0" w:type="auto"/>
            <w:vMerge w:val="restart"/>
            <w:shd w:val="clear" w:color="auto" w:fill="632423" w:themeFill="accent2" w:themeFillShade="80"/>
          </w:tcPr>
          <w:p w14:paraId="2854EDC2" w14:textId="485FF63C" w:rsidR="00B42783" w:rsidDel="002169A1" w:rsidRDefault="00B42783">
            <w:pPr>
              <w:rPr>
                <w:del w:id="2555" w:author="Cuenta Microsoft" w:date="2025-09-30T13:41:00Z"/>
                <w:b/>
              </w:rPr>
              <w:pPrChange w:id="2556" w:author="Cuenta Microsoft" w:date="2025-09-30T14:16:00Z">
                <w:pPr>
                  <w:jc w:val="center"/>
                </w:pPr>
              </w:pPrChange>
            </w:pPr>
          </w:p>
          <w:p w14:paraId="5D31E505" w14:textId="658A24AB" w:rsidR="007562D2" w:rsidRPr="007562D2" w:rsidDel="002169A1" w:rsidRDefault="007562D2">
            <w:pPr>
              <w:rPr>
                <w:del w:id="2557" w:author="Cuenta Microsoft" w:date="2025-09-30T13:41:00Z"/>
                <w:b/>
              </w:rPr>
              <w:pPrChange w:id="2558" w:author="Cuenta Microsoft" w:date="2025-09-30T14:16:00Z">
                <w:pPr>
                  <w:jc w:val="center"/>
                </w:pPr>
              </w:pPrChange>
            </w:pPr>
            <w:del w:id="2559" w:author="Cuenta Microsoft" w:date="2025-09-30T13:41:00Z">
              <w:r w:rsidRPr="007562D2" w:rsidDel="002169A1">
                <w:rPr>
                  <w:b/>
                </w:rPr>
                <w:delText>RESPONSABLE</w:delText>
              </w:r>
            </w:del>
          </w:p>
        </w:tc>
        <w:tc>
          <w:tcPr>
            <w:tcW w:w="0" w:type="auto"/>
            <w:gridSpan w:val="12"/>
            <w:shd w:val="clear" w:color="auto" w:fill="632423" w:themeFill="accent2" w:themeFillShade="80"/>
          </w:tcPr>
          <w:p w14:paraId="5E2BDDD6" w14:textId="7D82A8C8" w:rsidR="007562D2" w:rsidRPr="007562D2" w:rsidDel="002169A1" w:rsidRDefault="00E96ED9">
            <w:pPr>
              <w:rPr>
                <w:del w:id="2560" w:author="Cuenta Microsoft" w:date="2025-09-30T13:41:00Z"/>
                <w:b/>
              </w:rPr>
              <w:pPrChange w:id="2561" w:author="Cuenta Microsoft" w:date="2025-09-30T14:16:00Z">
                <w:pPr>
                  <w:jc w:val="center"/>
                </w:pPr>
              </w:pPrChange>
            </w:pPr>
            <w:del w:id="2562" w:author="Cuenta Microsoft" w:date="2025-09-30T13:41:00Z">
              <w:r w:rsidDel="002169A1">
                <w:rPr>
                  <w:b/>
                </w:rPr>
                <w:delText>CICLO ESCOLAR 202</w:delText>
              </w:r>
            </w:del>
            <w:ins w:id="2563" w:author="BACHILLERATO GENERAL ALFONSO DE LA MADRID VIDAURRETA" w:date="2025-09-18T23:25:00Z">
              <w:del w:id="2564" w:author="Cuenta Microsoft" w:date="2025-09-30T13:41:00Z">
                <w:r w:rsidR="007A4D70" w:rsidDel="002169A1">
                  <w:rPr>
                    <w:b/>
                  </w:rPr>
                  <w:delText>5</w:delText>
                </w:r>
              </w:del>
            </w:ins>
            <w:del w:id="2565" w:author="Cuenta Microsoft" w:date="2025-09-30T13:41:00Z">
              <w:r w:rsidR="00D31AAF" w:rsidDel="002169A1">
                <w:rPr>
                  <w:b/>
                </w:rPr>
                <w:delText>4</w:delText>
              </w:r>
              <w:r w:rsidDel="002169A1">
                <w:rPr>
                  <w:b/>
                </w:rPr>
                <w:delText>- 202</w:delText>
              </w:r>
            </w:del>
            <w:ins w:id="2566" w:author="BACHILLERATO GENERAL ALFONSO DE LA MADRID VIDAURRETA" w:date="2025-09-18T23:25:00Z">
              <w:del w:id="2567" w:author="Cuenta Microsoft" w:date="2025-09-30T13:41:00Z">
                <w:r w:rsidR="007A4D70" w:rsidDel="002169A1">
                  <w:rPr>
                    <w:b/>
                  </w:rPr>
                  <w:delText>6</w:delText>
                </w:r>
              </w:del>
            </w:ins>
            <w:del w:id="2568" w:author="Cuenta Microsoft" w:date="2025-09-30T13:41:00Z">
              <w:r w:rsidR="00D31AAF" w:rsidDel="002169A1">
                <w:rPr>
                  <w:b/>
                </w:rPr>
                <w:delText>5</w:delText>
              </w:r>
            </w:del>
          </w:p>
        </w:tc>
      </w:tr>
      <w:tr w:rsidR="003A20F8" w:rsidDel="002169A1" w14:paraId="556C6022" w14:textId="0CCF35C6" w:rsidTr="001248A8">
        <w:trPr>
          <w:trHeight w:val="234"/>
          <w:jc w:val="center"/>
          <w:del w:id="2569" w:author="Cuenta Microsoft" w:date="2025-09-30T13:41:00Z"/>
        </w:trPr>
        <w:tc>
          <w:tcPr>
            <w:tcW w:w="0" w:type="auto"/>
            <w:vMerge/>
            <w:shd w:val="clear" w:color="auto" w:fill="632423" w:themeFill="accent2" w:themeFillShade="80"/>
          </w:tcPr>
          <w:p w14:paraId="5C9696CA" w14:textId="3479E6C5" w:rsidR="007562D2" w:rsidRPr="007562D2" w:rsidDel="002169A1" w:rsidRDefault="007562D2">
            <w:pPr>
              <w:rPr>
                <w:del w:id="2570" w:author="Cuenta Microsoft" w:date="2025-09-30T13:41:00Z"/>
                <w:b/>
              </w:rPr>
              <w:pPrChange w:id="2571" w:author="Cuenta Microsoft" w:date="2025-09-30T14:16:00Z">
                <w:pPr>
                  <w:jc w:val="center"/>
                </w:pPr>
              </w:pPrChange>
            </w:pPr>
          </w:p>
        </w:tc>
        <w:tc>
          <w:tcPr>
            <w:tcW w:w="0" w:type="auto"/>
            <w:vMerge/>
            <w:shd w:val="clear" w:color="auto" w:fill="632423" w:themeFill="accent2" w:themeFillShade="80"/>
          </w:tcPr>
          <w:p w14:paraId="1823A4CB" w14:textId="4396E8D6" w:rsidR="007562D2" w:rsidRPr="007562D2" w:rsidDel="002169A1" w:rsidRDefault="007562D2">
            <w:pPr>
              <w:rPr>
                <w:del w:id="2572" w:author="Cuenta Microsoft" w:date="2025-09-30T13:41:00Z"/>
                <w:b/>
              </w:rPr>
              <w:pPrChange w:id="2573" w:author="Cuenta Microsoft" w:date="2025-09-30T14:16:00Z">
                <w:pPr>
                  <w:jc w:val="center"/>
                </w:pPr>
              </w:pPrChange>
            </w:pPr>
          </w:p>
        </w:tc>
        <w:tc>
          <w:tcPr>
            <w:tcW w:w="0" w:type="auto"/>
            <w:shd w:val="clear" w:color="auto" w:fill="632423" w:themeFill="accent2" w:themeFillShade="80"/>
          </w:tcPr>
          <w:p w14:paraId="2A75B852" w14:textId="366B8033" w:rsidR="007562D2" w:rsidRPr="007562D2" w:rsidDel="002169A1" w:rsidRDefault="007562D2">
            <w:pPr>
              <w:rPr>
                <w:del w:id="2574" w:author="Cuenta Microsoft" w:date="2025-09-30T13:41:00Z"/>
                <w:b/>
              </w:rPr>
              <w:pPrChange w:id="2575" w:author="Cuenta Microsoft" w:date="2025-09-30T14:16:00Z">
                <w:pPr>
                  <w:jc w:val="center"/>
                </w:pPr>
              </w:pPrChange>
            </w:pPr>
            <w:del w:id="2576" w:author="Cuenta Microsoft" w:date="2025-09-30T13:41:00Z">
              <w:r w:rsidRPr="007562D2" w:rsidDel="002169A1">
                <w:rPr>
                  <w:b/>
                </w:rPr>
                <w:delText>AGO</w:delText>
              </w:r>
            </w:del>
          </w:p>
        </w:tc>
        <w:tc>
          <w:tcPr>
            <w:tcW w:w="0" w:type="auto"/>
            <w:shd w:val="clear" w:color="auto" w:fill="632423" w:themeFill="accent2" w:themeFillShade="80"/>
          </w:tcPr>
          <w:p w14:paraId="012CDA97" w14:textId="14BDA719" w:rsidR="007562D2" w:rsidRPr="007562D2" w:rsidDel="002169A1" w:rsidRDefault="007562D2">
            <w:pPr>
              <w:rPr>
                <w:del w:id="2577" w:author="Cuenta Microsoft" w:date="2025-09-30T13:41:00Z"/>
                <w:b/>
              </w:rPr>
              <w:pPrChange w:id="2578" w:author="Cuenta Microsoft" w:date="2025-09-30T14:16:00Z">
                <w:pPr>
                  <w:jc w:val="center"/>
                </w:pPr>
              </w:pPrChange>
            </w:pPr>
            <w:del w:id="2579" w:author="Cuenta Microsoft" w:date="2025-09-30T13:41:00Z">
              <w:r w:rsidRPr="007562D2" w:rsidDel="002169A1">
                <w:rPr>
                  <w:b/>
                </w:rPr>
                <w:delText>SEP</w:delText>
              </w:r>
            </w:del>
          </w:p>
        </w:tc>
        <w:tc>
          <w:tcPr>
            <w:tcW w:w="0" w:type="auto"/>
            <w:shd w:val="clear" w:color="auto" w:fill="632423" w:themeFill="accent2" w:themeFillShade="80"/>
          </w:tcPr>
          <w:p w14:paraId="30CA7A32" w14:textId="498AEDFB" w:rsidR="007562D2" w:rsidRPr="007562D2" w:rsidDel="002169A1" w:rsidRDefault="007562D2">
            <w:pPr>
              <w:rPr>
                <w:del w:id="2580" w:author="Cuenta Microsoft" w:date="2025-09-30T13:41:00Z"/>
                <w:b/>
              </w:rPr>
              <w:pPrChange w:id="2581" w:author="Cuenta Microsoft" w:date="2025-09-30T14:16:00Z">
                <w:pPr>
                  <w:jc w:val="center"/>
                </w:pPr>
              </w:pPrChange>
            </w:pPr>
            <w:del w:id="2582" w:author="Cuenta Microsoft" w:date="2025-09-30T13:41:00Z">
              <w:r w:rsidRPr="007562D2" w:rsidDel="002169A1">
                <w:rPr>
                  <w:b/>
                </w:rPr>
                <w:delText>OCT</w:delText>
              </w:r>
            </w:del>
          </w:p>
        </w:tc>
        <w:tc>
          <w:tcPr>
            <w:tcW w:w="0" w:type="auto"/>
            <w:shd w:val="clear" w:color="auto" w:fill="632423" w:themeFill="accent2" w:themeFillShade="80"/>
          </w:tcPr>
          <w:p w14:paraId="62BE9180" w14:textId="1B4B112A" w:rsidR="007562D2" w:rsidRPr="007562D2" w:rsidDel="002169A1" w:rsidRDefault="007562D2">
            <w:pPr>
              <w:rPr>
                <w:del w:id="2583" w:author="Cuenta Microsoft" w:date="2025-09-30T13:41:00Z"/>
                <w:b/>
              </w:rPr>
              <w:pPrChange w:id="2584" w:author="Cuenta Microsoft" w:date="2025-09-30T14:16:00Z">
                <w:pPr>
                  <w:jc w:val="center"/>
                </w:pPr>
              </w:pPrChange>
            </w:pPr>
            <w:del w:id="2585" w:author="Cuenta Microsoft" w:date="2025-09-30T13:41:00Z">
              <w:r w:rsidRPr="007562D2" w:rsidDel="002169A1">
                <w:rPr>
                  <w:b/>
                </w:rPr>
                <w:delText>NOV</w:delText>
              </w:r>
            </w:del>
          </w:p>
        </w:tc>
        <w:tc>
          <w:tcPr>
            <w:tcW w:w="0" w:type="auto"/>
            <w:shd w:val="clear" w:color="auto" w:fill="632423" w:themeFill="accent2" w:themeFillShade="80"/>
          </w:tcPr>
          <w:p w14:paraId="43E0CFD4" w14:textId="4F6DECDC" w:rsidR="007562D2" w:rsidRPr="007562D2" w:rsidDel="002169A1" w:rsidRDefault="007562D2">
            <w:pPr>
              <w:rPr>
                <w:del w:id="2586" w:author="Cuenta Microsoft" w:date="2025-09-30T13:41:00Z"/>
                <w:b/>
              </w:rPr>
              <w:pPrChange w:id="2587" w:author="Cuenta Microsoft" w:date="2025-09-30T14:16:00Z">
                <w:pPr>
                  <w:jc w:val="center"/>
                </w:pPr>
              </w:pPrChange>
            </w:pPr>
            <w:del w:id="2588" w:author="Cuenta Microsoft" w:date="2025-09-30T13:41:00Z">
              <w:r w:rsidRPr="007562D2" w:rsidDel="002169A1">
                <w:rPr>
                  <w:b/>
                </w:rPr>
                <w:delText>DIC</w:delText>
              </w:r>
            </w:del>
          </w:p>
        </w:tc>
        <w:tc>
          <w:tcPr>
            <w:tcW w:w="0" w:type="auto"/>
            <w:shd w:val="clear" w:color="auto" w:fill="632423" w:themeFill="accent2" w:themeFillShade="80"/>
          </w:tcPr>
          <w:p w14:paraId="2291BE9A" w14:textId="608781B3" w:rsidR="007562D2" w:rsidRPr="007562D2" w:rsidDel="002169A1" w:rsidRDefault="007562D2">
            <w:pPr>
              <w:rPr>
                <w:del w:id="2589" w:author="Cuenta Microsoft" w:date="2025-09-30T13:41:00Z"/>
                <w:b/>
              </w:rPr>
              <w:pPrChange w:id="2590" w:author="Cuenta Microsoft" w:date="2025-09-30T14:16:00Z">
                <w:pPr>
                  <w:jc w:val="center"/>
                </w:pPr>
              </w:pPrChange>
            </w:pPr>
            <w:del w:id="2591" w:author="Cuenta Microsoft" w:date="2025-09-30T13:41:00Z">
              <w:r w:rsidRPr="007562D2" w:rsidDel="002169A1">
                <w:rPr>
                  <w:b/>
                </w:rPr>
                <w:delText>ENE</w:delText>
              </w:r>
            </w:del>
          </w:p>
        </w:tc>
        <w:tc>
          <w:tcPr>
            <w:tcW w:w="0" w:type="auto"/>
            <w:shd w:val="clear" w:color="auto" w:fill="632423" w:themeFill="accent2" w:themeFillShade="80"/>
          </w:tcPr>
          <w:p w14:paraId="4C49D177" w14:textId="7289BB3F" w:rsidR="007562D2" w:rsidRPr="007562D2" w:rsidDel="002169A1" w:rsidRDefault="007562D2">
            <w:pPr>
              <w:rPr>
                <w:del w:id="2592" w:author="Cuenta Microsoft" w:date="2025-09-30T13:41:00Z"/>
                <w:b/>
              </w:rPr>
              <w:pPrChange w:id="2593" w:author="Cuenta Microsoft" w:date="2025-09-30T14:16:00Z">
                <w:pPr>
                  <w:jc w:val="center"/>
                </w:pPr>
              </w:pPrChange>
            </w:pPr>
            <w:del w:id="2594" w:author="Cuenta Microsoft" w:date="2025-09-30T13:41:00Z">
              <w:r w:rsidRPr="007562D2" w:rsidDel="002169A1">
                <w:rPr>
                  <w:b/>
                </w:rPr>
                <w:delText>FEB</w:delText>
              </w:r>
            </w:del>
          </w:p>
        </w:tc>
        <w:tc>
          <w:tcPr>
            <w:tcW w:w="0" w:type="auto"/>
            <w:shd w:val="clear" w:color="auto" w:fill="632423" w:themeFill="accent2" w:themeFillShade="80"/>
          </w:tcPr>
          <w:p w14:paraId="46F5B2EC" w14:textId="65700F4C" w:rsidR="007562D2" w:rsidRPr="007562D2" w:rsidDel="002169A1" w:rsidRDefault="007562D2">
            <w:pPr>
              <w:rPr>
                <w:del w:id="2595" w:author="Cuenta Microsoft" w:date="2025-09-30T13:41:00Z"/>
                <w:b/>
              </w:rPr>
              <w:pPrChange w:id="2596" w:author="Cuenta Microsoft" w:date="2025-09-30T14:16:00Z">
                <w:pPr>
                  <w:jc w:val="center"/>
                </w:pPr>
              </w:pPrChange>
            </w:pPr>
            <w:del w:id="2597" w:author="Cuenta Microsoft" w:date="2025-09-30T13:41:00Z">
              <w:r w:rsidRPr="007562D2" w:rsidDel="002169A1">
                <w:rPr>
                  <w:b/>
                </w:rPr>
                <w:delText>MAR</w:delText>
              </w:r>
            </w:del>
          </w:p>
        </w:tc>
        <w:tc>
          <w:tcPr>
            <w:tcW w:w="0" w:type="auto"/>
            <w:shd w:val="clear" w:color="auto" w:fill="632423" w:themeFill="accent2" w:themeFillShade="80"/>
          </w:tcPr>
          <w:p w14:paraId="5ADDE8C4" w14:textId="1D50DA38" w:rsidR="007562D2" w:rsidRPr="007562D2" w:rsidDel="002169A1" w:rsidRDefault="007562D2">
            <w:pPr>
              <w:rPr>
                <w:del w:id="2598" w:author="Cuenta Microsoft" w:date="2025-09-30T13:41:00Z"/>
                <w:b/>
              </w:rPr>
              <w:pPrChange w:id="2599" w:author="Cuenta Microsoft" w:date="2025-09-30T14:16:00Z">
                <w:pPr>
                  <w:jc w:val="center"/>
                </w:pPr>
              </w:pPrChange>
            </w:pPr>
            <w:del w:id="2600" w:author="Cuenta Microsoft" w:date="2025-09-30T13:41:00Z">
              <w:r w:rsidRPr="007562D2" w:rsidDel="002169A1">
                <w:rPr>
                  <w:b/>
                </w:rPr>
                <w:delText>ABR</w:delText>
              </w:r>
            </w:del>
          </w:p>
        </w:tc>
        <w:tc>
          <w:tcPr>
            <w:tcW w:w="0" w:type="auto"/>
            <w:shd w:val="clear" w:color="auto" w:fill="632423" w:themeFill="accent2" w:themeFillShade="80"/>
          </w:tcPr>
          <w:p w14:paraId="0E3789AA" w14:textId="706A5AEA" w:rsidR="007562D2" w:rsidRPr="007562D2" w:rsidDel="002169A1" w:rsidRDefault="007562D2">
            <w:pPr>
              <w:rPr>
                <w:del w:id="2601" w:author="Cuenta Microsoft" w:date="2025-09-30T13:41:00Z"/>
                <w:b/>
              </w:rPr>
              <w:pPrChange w:id="2602" w:author="Cuenta Microsoft" w:date="2025-09-30T14:16:00Z">
                <w:pPr>
                  <w:jc w:val="center"/>
                </w:pPr>
              </w:pPrChange>
            </w:pPr>
            <w:del w:id="2603" w:author="Cuenta Microsoft" w:date="2025-09-30T13:41:00Z">
              <w:r w:rsidRPr="007562D2" w:rsidDel="002169A1">
                <w:rPr>
                  <w:b/>
                </w:rPr>
                <w:delText>MAY</w:delText>
              </w:r>
            </w:del>
          </w:p>
        </w:tc>
        <w:tc>
          <w:tcPr>
            <w:tcW w:w="0" w:type="auto"/>
            <w:shd w:val="clear" w:color="auto" w:fill="632423" w:themeFill="accent2" w:themeFillShade="80"/>
          </w:tcPr>
          <w:p w14:paraId="03A8E5CD" w14:textId="08354C22" w:rsidR="007562D2" w:rsidRPr="007562D2" w:rsidDel="002169A1" w:rsidRDefault="007562D2">
            <w:pPr>
              <w:rPr>
                <w:del w:id="2604" w:author="Cuenta Microsoft" w:date="2025-09-30T13:41:00Z"/>
                <w:b/>
              </w:rPr>
              <w:pPrChange w:id="2605" w:author="Cuenta Microsoft" w:date="2025-09-30T14:16:00Z">
                <w:pPr>
                  <w:jc w:val="center"/>
                </w:pPr>
              </w:pPrChange>
            </w:pPr>
            <w:del w:id="2606" w:author="Cuenta Microsoft" w:date="2025-09-30T13:41:00Z">
              <w:r w:rsidRPr="007562D2" w:rsidDel="002169A1">
                <w:rPr>
                  <w:b/>
                </w:rPr>
                <w:delText>JUN</w:delText>
              </w:r>
            </w:del>
          </w:p>
        </w:tc>
        <w:tc>
          <w:tcPr>
            <w:tcW w:w="0" w:type="auto"/>
            <w:shd w:val="clear" w:color="auto" w:fill="632423" w:themeFill="accent2" w:themeFillShade="80"/>
          </w:tcPr>
          <w:p w14:paraId="01848EF1" w14:textId="160D06EB" w:rsidR="007562D2" w:rsidRPr="007562D2" w:rsidDel="002169A1" w:rsidRDefault="007562D2">
            <w:pPr>
              <w:rPr>
                <w:del w:id="2607" w:author="Cuenta Microsoft" w:date="2025-09-30T13:41:00Z"/>
                <w:b/>
              </w:rPr>
              <w:pPrChange w:id="2608" w:author="Cuenta Microsoft" w:date="2025-09-30T14:16:00Z">
                <w:pPr>
                  <w:jc w:val="center"/>
                </w:pPr>
              </w:pPrChange>
            </w:pPr>
            <w:del w:id="2609" w:author="Cuenta Microsoft" w:date="2025-09-30T13:41:00Z">
              <w:r w:rsidRPr="007562D2" w:rsidDel="002169A1">
                <w:rPr>
                  <w:b/>
                </w:rPr>
                <w:delText>JUL</w:delText>
              </w:r>
            </w:del>
          </w:p>
        </w:tc>
      </w:tr>
      <w:tr w:rsidR="00596B74" w:rsidDel="002169A1" w14:paraId="2B8AC791" w14:textId="55C5897B" w:rsidTr="00334A3C">
        <w:trPr>
          <w:trHeight w:val="1436"/>
          <w:jc w:val="center"/>
          <w:del w:id="2610" w:author="Cuenta Microsoft" w:date="2025-09-30T13:41:00Z"/>
        </w:trPr>
        <w:tc>
          <w:tcPr>
            <w:tcW w:w="0" w:type="auto"/>
          </w:tcPr>
          <w:p w14:paraId="39B0D51D" w14:textId="044E9C97" w:rsidR="007562D2" w:rsidDel="002169A1" w:rsidRDefault="007562D2">
            <w:pPr>
              <w:rPr>
                <w:del w:id="2611" w:author="Cuenta Microsoft" w:date="2025-09-30T13:41:00Z"/>
              </w:rPr>
              <w:pPrChange w:id="2612" w:author="Cuenta Microsoft" w:date="2025-09-30T14:16:00Z">
                <w:pPr>
                  <w:jc w:val="center"/>
                </w:pPr>
              </w:pPrChange>
            </w:pPr>
          </w:p>
          <w:p w14:paraId="6C6D712C" w14:textId="238F62AB" w:rsidR="007562D2" w:rsidDel="002169A1" w:rsidRDefault="007562D2">
            <w:pPr>
              <w:rPr>
                <w:del w:id="2613" w:author="Cuenta Microsoft" w:date="2025-09-30T13:41:00Z"/>
              </w:rPr>
            </w:pPr>
            <w:del w:id="2614" w:author="Cuenta Microsoft" w:date="2025-09-30T13:41:00Z">
              <w:r w:rsidDel="002169A1">
                <w:delText>Llevar un registro de</w:delText>
              </w:r>
              <w:r w:rsidR="00FB70AE" w:rsidDel="002169A1">
                <w:delText xml:space="preserve"> los</w:delText>
              </w:r>
              <w:r w:rsidR="00DC15D8" w:rsidDel="002169A1">
                <w:delText xml:space="preserve"> e</w:delText>
              </w:r>
              <w:r w:rsidR="00FB70AE" w:rsidDel="002169A1">
                <w:delText>stu</w:delText>
              </w:r>
              <w:r w:rsidR="00596B74" w:rsidDel="002169A1">
                <w:delText xml:space="preserve">diantes con </w:delText>
              </w:r>
              <w:r w:rsidR="003A20F8" w:rsidDel="002169A1">
                <w:delText>atraso</w:delText>
              </w:r>
              <w:r w:rsidR="00596B74" w:rsidDel="002169A1">
                <w:delText xml:space="preserve"> </w:delText>
              </w:r>
              <w:r w:rsidR="003A20F8" w:rsidDel="002169A1">
                <w:delText>en el aprendizaje</w:delText>
              </w:r>
            </w:del>
          </w:p>
        </w:tc>
        <w:tc>
          <w:tcPr>
            <w:tcW w:w="0" w:type="auto"/>
          </w:tcPr>
          <w:p w14:paraId="3D9BA1BE" w14:textId="4EC90EDD" w:rsidR="007562D2" w:rsidDel="002169A1" w:rsidRDefault="007562D2">
            <w:pPr>
              <w:rPr>
                <w:del w:id="2615" w:author="Cuenta Microsoft" w:date="2025-09-30T13:41:00Z"/>
              </w:rPr>
              <w:pPrChange w:id="2616" w:author="Cuenta Microsoft" w:date="2025-09-30T14:16:00Z">
                <w:pPr>
                  <w:jc w:val="center"/>
                </w:pPr>
              </w:pPrChange>
            </w:pPr>
          </w:p>
          <w:p w14:paraId="1698BA23" w14:textId="0D47B676" w:rsidR="007562D2" w:rsidDel="002169A1" w:rsidRDefault="00596B74">
            <w:pPr>
              <w:rPr>
                <w:del w:id="2617" w:author="Cuenta Microsoft" w:date="2025-09-30T13:41:00Z"/>
              </w:rPr>
              <w:pPrChange w:id="2618" w:author="Cuenta Microsoft" w:date="2025-09-30T14:16:00Z">
                <w:pPr>
                  <w:jc w:val="center"/>
                </w:pPr>
              </w:pPrChange>
            </w:pPr>
            <w:del w:id="2619" w:author="Cuenta Microsoft" w:date="2025-09-30T13:41:00Z">
              <w:r w:rsidDel="002169A1">
                <w:delText>Director</w:delText>
              </w:r>
            </w:del>
          </w:p>
          <w:p w14:paraId="7C298875" w14:textId="132F819F" w:rsidR="007562D2" w:rsidDel="002169A1" w:rsidRDefault="007562D2">
            <w:pPr>
              <w:rPr>
                <w:del w:id="2620" w:author="Cuenta Microsoft" w:date="2025-09-30T13:41:00Z"/>
              </w:rPr>
              <w:pPrChange w:id="2621" w:author="Cuenta Microsoft" w:date="2025-09-30T14:16:00Z">
                <w:pPr>
                  <w:jc w:val="center"/>
                </w:pPr>
              </w:pPrChange>
            </w:pPr>
          </w:p>
          <w:p w14:paraId="6064F619" w14:textId="4E6DCBD0" w:rsidR="007562D2" w:rsidDel="002169A1" w:rsidRDefault="007562D2">
            <w:pPr>
              <w:rPr>
                <w:del w:id="2622" w:author="Cuenta Microsoft" w:date="2025-09-30T13:41:00Z"/>
              </w:rPr>
              <w:pPrChange w:id="2623" w:author="Cuenta Microsoft" w:date="2025-09-30T14:16:00Z">
                <w:pPr>
                  <w:jc w:val="center"/>
                </w:pPr>
              </w:pPrChange>
            </w:pPr>
            <w:del w:id="2624" w:author="Cuenta Microsoft" w:date="2025-09-30T13:41:00Z">
              <w:r w:rsidDel="002169A1">
                <w:delText>Tutores</w:delText>
              </w:r>
              <w:r w:rsidR="00B25059" w:rsidDel="002169A1">
                <w:delText xml:space="preserve"> </w:delText>
              </w:r>
              <w:r w:rsidR="00596B74" w:rsidDel="002169A1">
                <w:delText>y personal docente</w:delText>
              </w:r>
            </w:del>
          </w:p>
        </w:tc>
        <w:tc>
          <w:tcPr>
            <w:tcW w:w="0" w:type="auto"/>
          </w:tcPr>
          <w:p w14:paraId="1C421831" w14:textId="6530D7E2" w:rsidR="007562D2" w:rsidRPr="00B25059" w:rsidDel="002169A1" w:rsidRDefault="007562D2">
            <w:pPr>
              <w:rPr>
                <w:del w:id="2625" w:author="Cuenta Microsoft" w:date="2025-09-30T13:41:00Z"/>
                <w:color w:val="4F6228" w:themeColor="accent3" w:themeShade="80"/>
              </w:rPr>
              <w:pPrChange w:id="2626" w:author="Cuenta Microsoft" w:date="2025-09-30T14:16:00Z">
                <w:pPr>
                  <w:jc w:val="center"/>
                </w:pPr>
              </w:pPrChange>
            </w:pPr>
          </w:p>
        </w:tc>
        <w:tc>
          <w:tcPr>
            <w:tcW w:w="0" w:type="auto"/>
            <w:shd w:val="clear" w:color="auto" w:fill="4F6228" w:themeFill="accent3" w:themeFillShade="80"/>
          </w:tcPr>
          <w:p w14:paraId="2EA6D3FD" w14:textId="1DD6D378" w:rsidR="007562D2" w:rsidRPr="00B25059" w:rsidDel="002169A1" w:rsidRDefault="007562D2">
            <w:pPr>
              <w:rPr>
                <w:del w:id="2627" w:author="Cuenta Microsoft" w:date="2025-09-30T13:41:00Z"/>
                <w:color w:val="4F6228" w:themeColor="accent3" w:themeShade="80"/>
                <w:highlight w:val="darkGreen"/>
              </w:rPr>
              <w:pPrChange w:id="2628" w:author="Cuenta Microsoft" w:date="2025-09-30T14:16:00Z">
                <w:pPr>
                  <w:jc w:val="center"/>
                </w:pPr>
              </w:pPrChange>
            </w:pPr>
          </w:p>
        </w:tc>
        <w:tc>
          <w:tcPr>
            <w:tcW w:w="0" w:type="auto"/>
            <w:shd w:val="clear" w:color="auto" w:fill="4F6228" w:themeFill="accent3" w:themeFillShade="80"/>
          </w:tcPr>
          <w:p w14:paraId="511F4FA0" w14:textId="557B5851" w:rsidR="007562D2" w:rsidRPr="00B25059" w:rsidDel="002169A1" w:rsidRDefault="007562D2">
            <w:pPr>
              <w:rPr>
                <w:del w:id="2629" w:author="Cuenta Microsoft" w:date="2025-09-30T13:41:00Z"/>
                <w:color w:val="4F6228" w:themeColor="accent3" w:themeShade="80"/>
                <w:highlight w:val="darkGreen"/>
              </w:rPr>
              <w:pPrChange w:id="2630" w:author="Cuenta Microsoft" w:date="2025-09-30T14:16:00Z">
                <w:pPr>
                  <w:jc w:val="center"/>
                </w:pPr>
              </w:pPrChange>
            </w:pPr>
          </w:p>
        </w:tc>
        <w:tc>
          <w:tcPr>
            <w:tcW w:w="0" w:type="auto"/>
            <w:shd w:val="clear" w:color="auto" w:fill="4F6228" w:themeFill="accent3" w:themeFillShade="80"/>
          </w:tcPr>
          <w:p w14:paraId="393E883D" w14:textId="77F7FE54" w:rsidR="007562D2" w:rsidRPr="00B25059" w:rsidDel="002169A1" w:rsidRDefault="007562D2">
            <w:pPr>
              <w:rPr>
                <w:del w:id="2631" w:author="Cuenta Microsoft" w:date="2025-09-30T13:41:00Z"/>
                <w:color w:val="4F6228" w:themeColor="accent3" w:themeShade="80"/>
                <w:highlight w:val="darkGreen"/>
              </w:rPr>
              <w:pPrChange w:id="2632" w:author="Cuenta Microsoft" w:date="2025-09-30T14:16:00Z">
                <w:pPr>
                  <w:jc w:val="center"/>
                </w:pPr>
              </w:pPrChange>
            </w:pPr>
          </w:p>
        </w:tc>
        <w:tc>
          <w:tcPr>
            <w:tcW w:w="0" w:type="auto"/>
            <w:shd w:val="clear" w:color="auto" w:fill="4F6228" w:themeFill="accent3" w:themeFillShade="80"/>
          </w:tcPr>
          <w:p w14:paraId="2EFD6135" w14:textId="7FE4D3B9" w:rsidR="007562D2" w:rsidRPr="00B25059" w:rsidDel="002169A1" w:rsidRDefault="007562D2">
            <w:pPr>
              <w:rPr>
                <w:del w:id="2633" w:author="Cuenta Microsoft" w:date="2025-09-30T13:41:00Z"/>
                <w:color w:val="4F6228" w:themeColor="accent3" w:themeShade="80"/>
                <w:highlight w:val="darkGreen"/>
              </w:rPr>
              <w:pPrChange w:id="2634" w:author="Cuenta Microsoft" w:date="2025-09-30T14:16:00Z">
                <w:pPr>
                  <w:jc w:val="center"/>
                </w:pPr>
              </w:pPrChange>
            </w:pPr>
          </w:p>
        </w:tc>
        <w:tc>
          <w:tcPr>
            <w:tcW w:w="0" w:type="auto"/>
            <w:shd w:val="clear" w:color="auto" w:fill="4F6228" w:themeFill="accent3" w:themeFillShade="80"/>
          </w:tcPr>
          <w:p w14:paraId="4986E7F3" w14:textId="089B601D" w:rsidR="007562D2" w:rsidRPr="00B25059" w:rsidDel="002169A1" w:rsidRDefault="007562D2">
            <w:pPr>
              <w:rPr>
                <w:del w:id="2635" w:author="Cuenta Microsoft" w:date="2025-09-30T13:41:00Z"/>
                <w:color w:val="4F6228" w:themeColor="accent3" w:themeShade="80"/>
                <w:highlight w:val="darkGreen"/>
              </w:rPr>
              <w:pPrChange w:id="2636" w:author="Cuenta Microsoft" w:date="2025-09-30T14:16:00Z">
                <w:pPr>
                  <w:jc w:val="center"/>
                </w:pPr>
              </w:pPrChange>
            </w:pPr>
          </w:p>
        </w:tc>
        <w:tc>
          <w:tcPr>
            <w:tcW w:w="0" w:type="auto"/>
            <w:shd w:val="clear" w:color="auto" w:fill="4F6228" w:themeFill="accent3" w:themeFillShade="80"/>
          </w:tcPr>
          <w:p w14:paraId="577D29DF" w14:textId="4BC2EE69" w:rsidR="007562D2" w:rsidRPr="00B25059" w:rsidDel="002169A1" w:rsidRDefault="007562D2">
            <w:pPr>
              <w:rPr>
                <w:del w:id="2637" w:author="Cuenta Microsoft" w:date="2025-09-30T13:41:00Z"/>
                <w:color w:val="4F6228" w:themeColor="accent3" w:themeShade="80"/>
                <w:highlight w:val="darkGreen"/>
              </w:rPr>
              <w:pPrChange w:id="2638" w:author="Cuenta Microsoft" w:date="2025-09-30T14:16:00Z">
                <w:pPr>
                  <w:jc w:val="center"/>
                </w:pPr>
              </w:pPrChange>
            </w:pPr>
          </w:p>
        </w:tc>
        <w:tc>
          <w:tcPr>
            <w:tcW w:w="0" w:type="auto"/>
            <w:shd w:val="clear" w:color="auto" w:fill="4F6228" w:themeFill="accent3" w:themeFillShade="80"/>
          </w:tcPr>
          <w:p w14:paraId="77BC2C9F" w14:textId="1040FCA0" w:rsidR="007562D2" w:rsidRPr="00B25059" w:rsidDel="002169A1" w:rsidRDefault="007562D2">
            <w:pPr>
              <w:rPr>
                <w:del w:id="2639" w:author="Cuenta Microsoft" w:date="2025-09-30T13:41:00Z"/>
                <w:color w:val="4F6228" w:themeColor="accent3" w:themeShade="80"/>
                <w:highlight w:val="darkGreen"/>
              </w:rPr>
              <w:pPrChange w:id="2640" w:author="Cuenta Microsoft" w:date="2025-09-30T14:16:00Z">
                <w:pPr>
                  <w:jc w:val="center"/>
                </w:pPr>
              </w:pPrChange>
            </w:pPr>
          </w:p>
        </w:tc>
        <w:tc>
          <w:tcPr>
            <w:tcW w:w="0" w:type="auto"/>
            <w:shd w:val="clear" w:color="auto" w:fill="4F6228" w:themeFill="accent3" w:themeFillShade="80"/>
          </w:tcPr>
          <w:p w14:paraId="0908BD16" w14:textId="28284EBB" w:rsidR="007562D2" w:rsidRPr="00B25059" w:rsidDel="002169A1" w:rsidRDefault="007562D2">
            <w:pPr>
              <w:rPr>
                <w:del w:id="2641" w:author="Cuenta Microsoft" w:date="2025-09-30T13:41:00Z"/>
                <w:color w:val="4F6228" w:themeColor="accent3" w:themeShade="80"/>
                <w:highlight w:val="darkGreen"/>
              </w:rPr>
              <w:pPrChange w:id="2642" w:author="Cuenta Microsoft" w:date="2025-09-30T14:16:00Z">
                <w:pPr>
                  <w:jc w:val="center"/>
                </w:pPr>
              </w:pPrChange>
            </w:pPr>
          </w:p>
        </w:tc>
        <w:tc>
          <w:tcPr>
            <w:tcW w:w="0" w:type="auto"/>
            <w:shd w:val="clear" w:color="auto" w:fill="4F6228" w:themeFill="accent3" w:themeFillShade="80"/>
          </w:tcPr>
          <w:p w14:paraId="2F4AA912" w14:textId="2D613626" w:rsidR="007562D2" w:rsidRPr="00B25059" w:rsidDel="002169A1" w:rsidRDefault="007562D2">
            <w:pPr>
              <w:rPr>
                <w:del w:id="2643" w:author="Cuenta Microsoft" w:date="2025-09-30T13:41:00Z"/>
                <w:color w:val="4F6228" w:themeColor="accent3" w:themeShade="80"/>
                <w:highlight w:val="darkGreen"/>
              </w:rPr>
              <w:pPrChange w:id="2644" w:author="Cuenta Microsoft" w:date="2025-09-30T14:16:00Z">
                <w:pPr>
                  <w:jc w:val="center"/>
                </w:pPr>
              </w:pPrChange>
            </w:pPr>
          </w:p>
        </w:tc>
        <w:tc>
          <w:tcPr>
            <w:tcW w:w="0" w:type="auto"/>
            <w:shd w:val="clear" w:color="auto" w:fill="4F6228" w:themeFill="accent3" w:themeFillShade="80"/>
          </w:tcPr>
          <w:p w14:paraId="5E44D43B" w14:textId="05671DF5" w:rsidR="007562D2" w:rsidRPr="00B25059" w:rsidDel="002169A1" w:rsidRDefault="007562D2">
            <w:pPr>
              <w:rPr>
                <w:del w:id="2645" w:author="Cuenta Microsoft" w:date="2025-09-30T13:41:00Z"/>
                <w:color w:val="4F6228" w:themeColor="accent3" w:themeShade="80"/>
                <w:highlight w:val="darkGreen"/>
              </w:rPr>
              <w:pPrChange w:id="2646" w:author="Cuenta Microsoft" w:date="2025-09-30T14:16:00Z">
                <w:pPr>
                  <w:jc w:val="center"/>
                </w:pPr>
              </w:pPrChange>
            </w:pPr>
          </w:p>
        </w:tc>
        <w:tc>
          <w:tcPr>
            <w:tcW w:w="0" w:type="auto"/>
            <w:shd w:val="clear" w:color="auto" w:fill="4F6228" w:themeFill="accent3" w:themeFillShade="80"/>
          </w:tcPr>
          <w:p w14:paraId="118EBA39" w14:textId="5FF504C9" w:rsidR="007562D2" w:rsidRPr="00B25059" w:rsidDel="002169A1" w:rsidRDefault="007562D2">
            <w:pPr>
              <w:rPr>
                <w:del w:id="2647" w:author="Cuenta Microsoft" w:date="2025-09-30T13:41:00Z"/>
                <w:color w:val="4F6228" w:themeColor="accent3" w:themeShade="80"/>
                <w:highlight w:val="darkGreen"/>
              </w:rPr>
              <w:pPrChange w:id="2648" w:author="Cuenta Microsoft" w:date="2025-09-30T14:16:00Z">
                <w:pPr>
                  <w:jc w:val="center"/>
                </w:pPr>
              </w:pPrChange>
            </w:pPr>
          </w:p>
        </w:tc>
      </w:tr>
      <w:tr w:rsidR="00596B74" w:rsidDel="002169A1" w14:paraId="1F6C16F2" w14:textId="41C7C7D6" w:rsidTr="00EA2E98">
        <w:trPr>
          <w:trHeight w:val="1735"/>
          <w:jc w:val="center"/>
          <w:del w:id="2649" w:author="Cuenta Microsoft" w:date="2025-09-30T13:41:00Z"/>
        </w:trPr>
        <w:tc>
          <w:tcPr>
            <w:tcW w:w="0" w:type="auto"/>
          </w:tcPr>
          <w:p w14:paraId="71FCFD32" w14:textId="22D01144" w:rsidR="007562D2" w:rsidDel="002169A1" w:rsidRDefault="007562D2">
            <w:pPr>
              <w:rPr>
                <w:del w:id="2650" w:author="Cuenta Microsoft" w:date="2025-09-30T13:41:00Z"/>
              </w:rPr>
            </w:pPr>
            <w:del w:id="2651" w:author="Cuenta Microsoft" w:date="2025-09-30T13:41:00Z">
              <w:r w:rsidDel="002169A1">
                <w:delText>Brindar tutorías</w:delText>
              </w:r>
              <w:r w:rsidR="00DC15D8" w:rsidDel="002169A1">
                <w:delText xml:space="preserve"> p</w:delText>
              </w:r>
              <w:r w:rsidR="00FC73C0" w:rsidDel="002169A1">
                <w:delText>ersonalizadas</w:delText>
              </w:r>
            </w:del>
          </w:p>
          <w:p w14:paraId="118A6EA3" w14:textId="23332E71" w:rsidR="007562D2" w:rsidDel="002169A1" w:rsidRDefault="007562D2">
            <w:pPr>
              <w:rPr>
                <w:del w:id="2652" w:author="Cuenta Microsoft" w:date="2025-09-30T13:41:00Z"/>
              </w:rPr>
              <w:pPrChange w:id="2653" w:author="Cuenta Microsoft" w:date="2025-09-30T14:16:00Z">
                <w:pPr>
                  <w:jc w:val="center"/>
                </w:pPr>
              </w:pPrChange>
            </w:pPr>
          </w:p>
        </w:tc>
        <w:tc>
          <w:tcPr>
            <w:tcW w:w="0" w:type="auto"/>
          </w:tcPr>
          <w:p w14:paraId="06C32648" w14:textId="7D8960E1" w:rsidR="007562D2" w:rsidDel="002169A1" w:rsidRDefault="007562D2">
            <w:pPr>
              <w:rPr>
                <w:del w:id="2654" w:author="Cuenta Microsoft" w:date="2025-09-30T13:41:00Z"/>
              </w:rPr>
              <w:pPrChange w:id="2655" w:author="Cuenta Microsoft" w:date="2025-09-30T14:16:00Z">
                <w:pPr>
                  <w:jc w:val="center"/>
                </w:pPr>
              </w:pPrChange>
            </w:pPr>
          </w:p>
          <w:p w14:paraId="2907141B" w14:textId="046AD8B8" w:rsidR="007562D2" w:rsidDel="002169A1" w:rsidRDefault="007562D2">
            <w:pPr>
              <w:rPr>
                <w:del w:id="2656" w:author="Cuenta Microsoft" w:date="2025-09-30T13:41:00Z"/>
              </w:rPr>
              <w:pPrChange w:id="2657" w:author="Cuenta Microsoft" w:date="2025-09-30T14:16:00Z">
                <w:pPr>
                  <w:jc w:val="center"/>
                </w:pPr>
              </w:pPrChange>
            </w:pPr>
            <w:del w:id="2658" w:author="Cuenta Microsoft" w:date="2025-09-30T13:41:00Z">
              <w:r w:rsidDel="002169A1">
                <w:delText>Director</w:delText>
              </w:r>
            </w:del>
          </w:p>
          <w:p w14:paraId="0F9B1F3C" w14:textId="1208CCC9" w:rsidR="007562D2" w:rsidDel="002169A1" w:rsidRDefault="007562D2">
            <w:pPr>
              <w:rPr>
                <w:del w:id="2659" w:author="Cuenta Microsoft" w:date="2025-09-30T13:41:00Z"/>
              </w:rPr>
              <w:pPrChange w:id="2660" w:author="Cuenta Microsoft" w:date="2025-09-30T14:16:00Z">
                <w:pPr>
                  <w:jc w:val="center"/>
                </w:pPr>
              </w:pPrChange>
            </w:pPr>
          </w:p>
          <w:p w14:paraId="4D0A08F4" w14:textId="37277A7D" w:rsidR="007562D2" w:rsidDel="002169A1" w:rsidRDefault="007562D2">
            <w:pPr>
              <w:rPr>
                <w:del w:id="2661" w:author="Cuenta Microsoft" w:date="2025-09-30T13:41:00Z"/>
              </w:rPr>
              <w:pPrChange w:id="2662" w:author="Cuenta Microsoft" w:date="2025-09-30T14:16:00Z">
                <w:pPr>
                  <w:jc w:val="center"/>
                </w:pPr>
              </w:pPrChange>
            </w:pPr>
            <w:del w:id="2663" w:author="Cuenta Microsoft" w:date="2025-09-30T13:41:00Z">
              <w:r w:rsidDel="002169A1">
                <w:delText>Tutores</w:delText>
              </w:r>
              <w:r w:rsidR="00596B74" w:rsidDel="002169A1">
                <w:delText xml:space="preserve"> y maestros de cada disciplina</w:delText>
              </w:r>
            </w:del>
          </w:p>
        </w:tc>
        <w:tc>
          <w:tcPr>
            <w:tcW w:w="0" w:type="auto"/>
          </w:tcPr>
          <w:p w14:paraId="15064F69" w14:textId="0092CB9B" w:rsidR="007562D2" w:rsidDel="002169A1" w:rsidRDefault="007562D2">
            <w:pPr>
              <w:rPr>
                <w:del w:id="2664" w:author="Cuenta Microsoft" w:date="2025-09-30T13:41:00Z"/>
              </w:rPr>
              <w:pPrChange w:id="2665" w:author="Cuenta Microsoft" w:date="2025-09-30T14:16:00Z">
                <w:pPr>
                  <w:jc w:val="center"/>
                </w:pPr>
              </w:pPrChange>
            </w:pPr>
          </w:p>
        </w:tc>
        <w:tc>
          <w:tcPr>
            <w:tcW w:w="0" w:type="auto"/>
            <w:shd w:val="clear" w:color="auto" w:fill="4F6228" w:themeFill="accent3" w:themeFillShade="80"/>
          </w:tcPr>
          <w:p w14:paraId="2E212FA9" w14:textId="1A99A3A5" w:rsidR="007562D2" w:rsidDel="002169A1" w:rsidRDefault="007562D2">
            <w:pPr>
              <w:rPr>
                <w:del w:id="2666" w:author="Cuenta Microsoft" w:date="2025-09-30T13:41:00Z"/>
              </w:rPr>
              <w:pPrChange w:id="2667" w:author="Cuenta Microsoft" w:date="2025-09-30T14:16:00Z">
                <w:pPr>
                  <w:jc w:val="center"/>
                </w:pPr>
              </w:pPrChange>
            </w:pPr>
          </w:p>
        </w:tc>
        <w:tc>
          <w:tcPr>
            <w:tcW w:w="0" w:type="auto"/>
            <w:shd w:val="clear" w:color="auto" w:fill="4F6228" w:themeFill="accent3" w:themeFillShade="80"/>
          </w:tcPr>
          <w:p w14:paraId="4A2E28EE" w14:textId="1327BC79" w:rsidR="007562D2" w:rsidDel="002169A1" w:rsidRDefault="007562D2">
            <w:pPr>
              <w:rPr>
                <w:del w:id="2668" w:author="Cuenta Microsoft" w:date="2025-09-30T13:41:00Z"/>
              </w:rPr>
              <w:pPrChange w:id="2669" w:author="Cuenta Microsoft" w:date="2025-09-30T14:16:00Z">
                <w:pPr>
                  <w:jc w:val="center"/>
                </w:pPr>
              </w:pPrChange>
            </w:pPr>
          </w:p>
        </w:tc>
        <w:tc>
          <w:tcPr>
            <w:tcW w:w="0" w:type="auto"/>
            <w:shd w:val="clear" w:color="auto" w:fill="4F6228" w:themeFill="accent3" w:themeFillShade="80"/>
          </w:tcPr>
          <w:p w14:paraId="67E517B0" w14:textId="76763087" w:rsidR="007562D2" w:rsidDel="002169A1" w:rsidRDefault="007562D2">
            <w:pPr>
              <w:rPr>
                <w:del w:id="2670" w:author="Cuenta Microsoft" w:date="2025-09-30T13:41:00Z"/>
              </w:rPr>
              <w:pPrChange w:id="2671" w:author="Cuenta Microsoft" w:date="2025-09-30T14:16:00Z">
                <w:pPr>
                  <w:jc w:val="center"/>
                </w:pPr>
              </w:pPrChange>
            </w:pPr>
          </w:p>
        </w:tc>
        <w:tc>
          <w:tcPr>
            <w:tcW w:w="0" w:type="auto"/>
            <w:shd w:val="clear" w:color="auto" w:fill="4F6228" w:themeFill="accent3" w:themeFillShade="80"/>
          </w:tcPr>
          <w:p w14:paraId="5ACAA3FC" w14:textId="2F30A6F0" w:rsidR="007562D2" w:rsidDel="002169A1" w:rsidRDefault="007562D2">
            <w:pPr>
              <w:rPr>
                <w:del w:id="2672" w:author="Cuenta Microsoft" w:date="2025-09-30T13:41:00Z"/>
              </w:rPr>
              <w:pPrChange w:id="2673" w:author="Cuenta Microsoft" w:date="2025-09-30T14:16:00Z">
                <w:pPr>
                  <w:jc w:val="center"/>
                </w:pPr>
              </w:pPrChange>
            </w:pPr>
          </w:p>
        </w:tc>
        <w:tc>
          <w:tcPr>
            <w:tcW w:w="0" w:type="auto"/>
            <w:shd w:val="clear" w:color="auto" w:fill="4F6228" w:themeFill="accent3" w:themeFillShade="80"/>
          </w:tcPr>
          <w:p w14:paraId="2B01EDB7" w14:textId="78811907" w:rsidR="007562D2" w:rsidDel="002169A1" w:rsidRDefault="007562D2">
            <w:pPr>
              <w:rPr>
                <w:del w:id="2674" w:author="Cuenta Microsoft" w:date="2025-09-30T13:41:00Z"/>
              </w:rPr>
              <w:pPrChange w:id="2675" w:author="Cuenta Microsoft" w:date="2025-09-30T14:16:00Z">
                <w:pPr>
                  <w:jc w:val="center"/>
                </w:pPr>
              </w:pPrChange>
            </w:pPr>
          </w:p>
        </w:tc>
        <w:tc>
          <w:tcPr>
            <w:tcW w:w="0" w:type="auto"/>
            <w:shd w:val="clear" w:color="auto" w:fill="4F6228" w:themeFill="accent3" w:themeFillShade="80"/>
          </w:tcPr>
          <w:p w14:paraId="04093FEE" w14:textId="0BAA2B90" w:rsidR="007562D2" w:rsidDel="002169A1" w:rsidRDefault="007562D2">
            <w:pPr>
              <w:rPr>
                <w:del w:id="2676" w:author="Cuenta Microsoft" w:date="2025-09-30T13:41:00Z"/>
              </w:rPr>
              <w:pPrChange w:id="2677" w:author="Cuenta Microsoft" w:date="2025-09-30T14:16:00Z">
                <w:pPr>
                  <w:jc w:val="center"/>
                </w:pPr>
              </w:pPrChange>
            </w:pPr>
          </w:p>
        </w:tc>
        <w:tc>
          <w:tcPr>
            <w:tcW w:w="0" w:type="auto"/>
            <w:shd w:val="clear" w:color="auto" w:fill="4F6228" w:themeFill="accent3" w:themeFillShade="80"/>
          </w:tcPr>
          <w:p w14:paraId="71E634A5" w14:textId="1A55FD45" w:rsidR="007562D2" w:rsidDel="002169A1" w:rsidRDefault="007562D2">
            <w:pPr>
              <w:rPr>
                <w:del w:id="2678" w:author="Cuenta Microsoft" w:date="2025-09-30T13:41:00Z"/>
              </w:rPr>
              <w:pPrChange w:id="2679" w:author="Cuenta Microsoft" w:date="2025-09-30T14:16:00Z">
                <w:pPr>
                  <w:jc w:val="center"/>
                </w:pPr>
              </w:pPrChange>
            </w:pPr>
          </w:p>
        </w:tc>
        <w:tc>
          <w:tcPr>
            <w:tcW w:w="0" w:type="auto"/>
            <w:shd w:val="clear" w:color="auto" w:fill="4F6228" w:themeFill="accent3" w:themeFillShade="80"/>
          </w:tcPr>
          <w:p w14:paraId="277E9E12" w14:textId="6FE1FE41" w:rsidR="007562D2" w:rsidDel="002169A1" w:rsidRDefault="007562D2">
            <w:pPr>
              <w:rPr>
                <w:del w:id="2680" w:author="Cuenta Microsoft" w:date="2025-09-30T13:41:00Z"/>
              </w:rPr>
              <w:pPrChange w:id="2681" w:author="Cuenta Microsoft" w:date="2025-09-30T14:16:00Z">
                <w:pPr>
                  <w:jc w:val="center"/>
                </w:pPr>
              </w:pPrChange>
            </w:pPr>
          </w:p>
        </w:tc>
        <w:tc>
          <w:tcPr>
            <w:tcW w:w="0" w:type="auto"/>
            <w:shd w:val="clear" w:color="auto" w:fill="4F6228" w:themeFill="accent3" w:themeFillShade="80"/>
          </w:tcPr>
          <w:p w14:paraId="3F82E365" w14:textId="4BE3FAAD" w:rsidR="007562D2" w:rsidDel="002169A1" w:rsidRDefault="007562D2">
            <w:pPr>
              <w:rPr>
                <w:del w:id="2682" w:author="Cuenta Microsoft" w:date="2025-09-30T13:41:00Z"/>
              </w:rPr>
              <w:pPrChange w:id="2683" w:author="Cuenta Microsoft" w:date="2025-09-30T14:16:00Z">
                <w:pPr>
                  <w:jc w:val="center"/>
                </w:pPr>
              </w:pPrChange>
            </w:pPr>
          </w:p>
        </w:tc>
        <w:tc>
          <w:tcPr>
            <w:tcW w:w="0" w:type="auto"/>
            <w:shd w:val="clear" w:color="auto" w:fill="4F6228" w:themeFill="accent3" w:themeFillShade="80"/>
          </w:tcPr>
          <w:p w14:paraId="1B5A5EC7" w14:textId="04148A74" w:rsidR="007562D2" w:rsidDel="002169A1" w:rsidRDefault="007562D2">
            <w:pPr>
              <w:rPr>
                <w:del w:id="2684" w:author="Cuenta Microsoft" w:date="2025-09-30T13:41:00Z"/>
              </w:rPr>
              <w:pPrChange w:id="2685" w:author="Cuenta Microsoft" w:date="2025-09-30T14:16:00Z">
                <w:pPr>
                  <w:jc w:val="center"/>
                </w:pPr>
              </w:pPrChange>
            </w:pPr>
          </w:p>
        </w:tc>
        <w:tc>
          <w:tcPr>
            <w:tcW w:w="0" w:type="auto"/>
            <w:shd w:val="clear" w:color="auto" w:fill="4F6228" w:themeFill="accent3" w:themeFillShade="80"/>
          </w:tcPr>
          <w:p w14:paraId="74F2BDE6" w14:textId="2310422F" w:rsidR="007562D2" w:rsidDel="002169A1" w:rsidRDefault="007562D2">
            <w:pPr>
              <w:rPr>
                <w:del w:id="2686" w:author="Cuenta Microsoft" w:date="2025-09-30T13:41:00Z"/>
              </w:rPr>
              <w:pPrChange w:id="2687" w:author="Cuenta Microsoft" w:date="2025-09-30T14:16:00Z">
                <w:pPr>
                  <w:jc w:val="center"/>
                </w:pPr>
              </w:pPrChange>
            </w:pPr>
          </w:p>
        </w:tc>
      </w:tr>
      <w:tr w:rsidR="00596B74" w:rsidDel="002169A1" w14:paraId="1C9F95CC" w14:textId="55890B57" w:rsidTr="00827DF4">
        <w:trPr>
          <w:trHeight w:val="1759"/>
          <w:jc w:val="center"/>
          <w:del w:id="2688" w:author="Cuenta Microsoft" w:date="2025-09-30T13:41:00Z"/>
        </w:trPr>
        <w:tc>
          <w:tcPr>
            <w:tcW w:w="0" w:type="auto"/>
          </w:tcPr>
          <w:p w14:paraId="10B8F518" w14:textId="284A3084" w:rsidR="007562D2" w:rsidDel="002169A1" w:rsidRDefault="007562D2">
            <w:pPr>
              <w:rPr>
                <w:del w:id="2689" w:author="Cuenta Microsoft" w:date="2025-09-30T13:41:00Z"/>
              </w:rPr>
              <w:pPrChange w:id="2690" w:author="Cuenta Microsoft" w:date="2025-09-30T14:16:00Z">
                <w:pPr>
                  <w:jc w:val="center"/>
                </w:pPr>
              </w:pPrChange>
            </w:pPr>
          </w:p>
          <w:p w14:paraId="54BA64D3" w14:textId="31A54FB5" w:rsidR="007562D2" w:rsidDel="002169A1" w:rsidRDefault="00596B74">
            <w:pPr>
              <w:rPr>
                <w:del w:id="2691" w:author="Cuenta Microsoft" w:date="2025-09-30T13:41:00Z"/>
              </w:rPr>
            </w:pPr>
            <w:del w:id="2692" w:author="Cuenta Microsoft" w:date="2025-09-30T13:41:00Z">
              <w:r w:rsidDel="002169A1">
                <w:delText>Comunicar</w:delText>
              </w:r>
              <w:r w:rsidR="00827DF4" w:rsidDel="002169A1">
                <w:delText xml:space="preserve"> vía telefónica</w:delText>
              </w:r>
              <w:r w:rsidR="007562D2" w:rsidDel="002169A1">
                <w:delText xml:space="preserve"> a los </w:delText>
              </w:r>
              <w:r w:rsidR="00DC15D8" w:rsidDel="002169A1">
                <w:delText>p</w:delText>
              </w:r>
              <w:r w:rsidR="007562D2" w:rsidDel="002169A1">
                <w:delText>adres de</w:delText>
              </w:r>
              <w:r w:rsidR="00DC15D8" w:rsidDel="002169A1">
                <w:delText xml:space="preserve"> </w:delText>
              </w:r>
              <w:r w:rsidR="007562D2" w:rsidDel="002169A1">
                <w:delText>familia para crear</w:delText>
              </w:r>
            </w:del>
          </w:p>
          <w:p w14:paraId="560C83DD" w14:textId="606289EE" w:rsidR="007562D2" w:rsidDel="002169A1" w:rsidRDefault="007562D2">
            <w:pPr>
              <w:rPr>
                <w:del w:id="2693" w:author="Cuenta Microsoft" w:date="2025-09-30T13:41:00Z"/>
              </w:rPr>
            </w:pPr>
            <w:del w:id="2694" w:author="Cuenta Microsoft" w:date="2025-09-30T13:41:00Z">
              <w:r w:rsidDel="002169A1">
                <w:delText>compromisos de</w:delText>
              </w:r>
              <w:r w:rsidR="00DC15D8" w:rsidDel="002169A1">
                <w:delText xml:space="preserve"> </w:delText>
              </w:r>
              <w:r w:rsidR="0019535F" w:rsidDel="002169A1">
                <w:delText>atención</w:delText>
              </w:r>
              <w:r w:rsidDel="002169A1">
                <w:delText xml:space="preserve"> al problema.</w:delText>
              </w:r>
            </w:del>
          </w:p>
        </w:tc>
        <w:tc>
          <w:tcPr>
            <w:tcW w:w="0" w:type="auto"/>
          </w:tcPr>
          <w:p w14:paraId="392B86F5" w14:textId="3F5258F6" w:rsidR="007562D2" w:rsidDel="002169A1" w:rsidRDefault="007562D2">
            <w:pPr>
              <w:rPr>
                <w:del w:id="2695" w:author="Cuenta Microsoft" w:date="2025-09-30T13:41:00Z"/>
              </w:rPr>
              <w:pPrChange w:id="2696" w:author="Cuenta Microsoft" w:date="2025-09-30T14:16:00Z">
                <w:pPr>
                  <w:jc w:val="center"/>
                </w:pPr>
              </w:pPrChange>
            </w:pPr>
          </w:p>
          <w:p w14:paraId="55E53E64" w14:textId="552BA59D" w:rsidR="00B25059" w:rsidDel="002169A1" w:rsidRDefault="00B25059">
            <w:pPr>
              <w:rPr>
                <w:del w:id="2697" w:author="Cuenta Microsoft" w:date="2025-09-30T13:41:00Z"/>
              </w:rPr>
              <w:pPrChange w:id="2698" w:author="Cuenta Microsoft" w:date="2025-09-30T14:16:00Z">
                <w:pPr>
                  <w:jc w:val="center"/>
                </w:pPr>
              </w:pPrChange>
            </w:pPr>
          </w:p>
          <w:p w14:paraId="569776EA" w14:textId="13D14C7C" w:rsidR="00B25059" w:rsidDel="002169A1" w:rsidRDefault="00B25059">
            <w:pPr>
              <w:rPr>
                <w:del w:id="2699" w:author="Cuenta Microsoft" w:date="2025-09-30T13:41:00Z"/>
              </w:rPr>
              <w:pPrChange w:id="2700" w:author="Cuenta Microsoft" w:date="2025-09-30T14:16:00Z">
                <w:pPr>
                  <w:jc w:val="center"/>
                </w:pPr>
              </w:pPrChange>
            </w:pPr>
            <w:del w:id="2701" w:author="Cuenta Microsoft" w:date="2025-09-30T13:41:00Z">
              <w:r w:rsidDel="002169A1">
                <w:delText xml:space="preserve">Tutores </w:delText>
              </w:r>
            </w:del>
          </w:p>
          <w:p w14:paraId="0BB9E121" w14:textId="6530FCBC" w:rsidR="00B25059" w:rsidDel="002169A1" w:rsidRDefault="00B25059">
            <w:pPr>
              <w:rPr>
                <w:del w:id="2702" w:author="Cuenta Microsoft" w:date="2025-09-30T13:41:00Z"/>
              </w:rPr>
              <w:pPrChange w:id="2703" w:author="Cuenta Microsoft" w:date="2025-09-30T14:16:00Z">
                <w:pPr>
                  <w:jc w:val="center"/>
                </w:pPr>
              </w:pPrChange>
            </w:pPr>
            <w:del w:id="2704" w:author="Cuenta Microsoft" w:date="2025-09-30T13:41:00Z">
              <w:r w:rsidDel="002169A1">
                <w:delText xml:space="preserve">Director </w:delText>
              </w:r>
            </w:del>
          </w:p>
          <w:p w14:paraId="74FE5499" w14:textId="339B20A7" w:rsidR="00B25059" w:rsidDel="002169A1" w:rsidRDefault="00B25059">
            <w:pPr>
              <w:rPr>
                <w:del w:id="2705" w:author="Cuenta Microsoft" w:date="2025-09-30T13:41:00Z"/>
              </w:rPr>
              <w:pPrChange w:id="2706" w:author="Cuenta Microsoft" w:date="2025-09-30T14:16:00Z">
                <w:pPr>
                  <w:jc w:val="center"/>
                </w:pPr>
              </w:pPrChange>
            </w:pPr>
            <w:del w:id="2707" w:author="Cuenta Microsoft" w:date="2025-09-30T13:41:00Z">
              <w:r w:rsidDel="002169A1">
                <w:delText xml:space="preserve">Tutor escolar </w:delText>
              </w:r>
            </w:del>
          </w:p>
        </w:tc>
        <w:tc>
          <w:tcPr>
            <w:tcW w:w="0" w:type="auto"/>
          </w:tcPr>
          <w:p w14:paraId="5C0078D4" w14:textId="61407198" w:rsidR="007562D2" w:rsidDel="002169A1" w:rsidRDefault="007562D2">
            <w:pPr>
              <w:rPr>
                <w:del w:id="2708" w:author="Cuenta Microsoft" w:date="2025-09-30T13:41:00Z"/>
              </w:rPr>
              <w:pPrChange w:id="2709" w:author="Cuenta Microsoft" w:date="2025-09-30T14:16:00Z">
                <w:pPr>
                  <w:jc w:val="center"/>
                </w:pPr>
              </w:pPrChange>
            </w:pPr>
          </w:p>
        </w:tc>
        <w:tc>
          <w:tcPr>
            <w:tcW w:w="0" w:type="auto"/>
            <w:shd w:val="clear" w:color="auto" w:fill="4F6228" w:themeFill="accent3" w:themeFillShade="80"/>
          </w:tcPr>
          <w:p w14:paraId="1928319D" w14:textId="0052C6A3" w:rsidR="007562D2" w:rsidDel="002169A1" w:rsidRDefault="007562D2">
            <w:pPr>
              <w:rPr>
                <w:del w:id="2710" w:author="Cuenta Microsoft" w:date="2025-09-30T13:41:00Z"/>
              </w:rPr>
              <w:pPrChange w:id="2711" w:author="Cuenta Microsoft" w:date="2025-09-30T14:16:00Z">
                <w:pPr>
                  <w:jc w:val="center"/>
                </w:pPr>
              </w:pPrChange>
            </w:pPr>
          </w:p>
        </w:tc>
        <w:tc>
          <w:tcPr>
            <w:tcW w:w="0" w:type="auto"/>
            <w:shd w:val="clear" w:color="auto" w:fill="76923C" w:themeFill="accent3" w:themeFillShade="BF"/>
          </w:tcPr>
          <w:p w14:paraId="36040A49" w14:textId="029B1CB5" w:rsidR="007562D2" w:rsidRPr="00827DF4" w:rsidDel="002169A1" w:rsidRDefault="007562D2">
            <w:pPr>
              <w:rPr>
                <w:del w:id="2712" w:author="Cuenta Microsoft" w:date="2025-09-30T13:41:00Z"/>
                <w:color w:val="FF0000"/>
              </w:rPr>
              <w:pPrChange w:id="2713" w:author="Cuenta Microsoft" w:date="2025-09-30T14:16:00Z">
                <w:pPr>
                  <w:jc w:val="center"/>
                </w:pPr>
              </w:pPrChange>
            </w:pPr>
          </w:p>
        </w:tc>
        <w:tc>
          <w:tcPr>
            <w:tcW w:w="0" w:type="auto"/>
            <w:shd w:val="clear" w:color="auto" w:fill="4F6228" w:themeFill="accent3" w:themeFillShade="80"/>
          </w:tcPr>
          <w:p w14:paraId="540B597A" w14:textId="13A8F5CB" w:rsidR="007562D2" w:rsidDel="002169A1" w:rsidRDefault="007562D2">
            <w:pPr>
              <w:rPr>
                <w:del w:id="2714" w:author="Cuenta Microsoft" w:date="2025-09-30T13:41:00Z"/>
              </w:rPr>
              <w:pPrChange w:id="2715" w:author="Cuenta Microsoft" w:date="2025-09-30T14:16:00Z">
                <w:pPr>
                  <w:jc w:val="center"/>
                </w:pPr>
              </w:pPrChange>
            </w:pPr>
          </w:p>
        </w:tc>
        <w:tc>
          <w:tcPr>
            <w:tcW w:w="0" w:type="auto"/>
            <w:shd w:val="clear" w:color="auto" w:fill="4F6228" w:themeFill="accent3" w:themeFillShade="80"/>
          </w:tcPr>
          <w:p w14:paraId="527477AF" w14:textId="53EA2AC6" w:rsidR="007562D2" w:rsidDel="002169A1" w:rsidRDefault="007562D2">
            <w:pPr>
              <w:rPr>
                <w:del w:id="2716" w:author="Cuenta Microsoft" w:date="2025-09-30T13:41:00Z"/>
              </w:rPr>
              <w:pPrChange w:id="2717" w:author="Cuenta Microsoft" w:date="2025-09-30T14:16:00Z">
                <w:pPr>
                  <w:jc w:val="center"/>
                </w:pPr>
              </w:pPrChange>
            </w:pPr>
          </w:p>
        </w:tc>
        <w:tc>
          <w:tcPr>
            <w:tcW w:w="0" w:type="auto"/>
            <w:shd w:val="clear" w:color="auto" w:fill="76923C" w:themeFill="accent3" w:themeFillShade="BF"/>
          </w:tcPr>
          <w:p w14:paraId="592050A9" w14:textId="5977D72A" w:rsidR="007562D2" w:rsidDel="002169A1" w:rsidRDefault="007562D2">
            <w:pPr>
              <w:rPr>
                <w:del w:id="2718" w:author="Cuenta Microsoft" w:date="2025-09-30T13:41:00Z"/>
              </w:rPr>
              <w:pPrChange w:id="2719" w:author="Cuenta Microsoft" w:date="2025-09-30T14:16:00Z">
                <w:pPr>
                  <w:jc w:val="center"/>
                </w:pPr>
              </w:pPrChange>
            </w:pPr>
          </w:p>
        </w:tc>
        <w:tc>
          <w:tcPr>
            <w:tcW w:w="0" w:type="auto"/>
            <w:shd w:val="clear" w:color="auto" w:fill="76923C" w:themeFill="accent3" w:themeFillShade="BF"/>
          </w:tcPr>
          <w:p w14:paraId="47C3464D" w14:textId="658657B3" w:rsidR="007562D2" w:rsidDel="002169A1" w:rsidRDefault="007562D2">
            <w:pPr>
              <w:rPr>
                <w:del w:id="2720" w:author="Cuenta Microsoft" w:date="2025-09-30T13:41:00Z"/>
              </w:rPr>
              <w:pPrChange w:id="2721" w:author="Cuenta Microsoft" w:date="2025-09-30T14:16:00Z">
                <w:pPr>
                  <w:jc w:val="center"/>
                </w:pPr>
              </w:pPrChange>
            </w:pPr>
          </w:p>
        </w:tc>
        <w:tc>
          <w:tcPr>
            <w:tcW w:w="0" w:type="auto"/>
            <w:shd w:val="clear" w:color="auto" w:fill="4F6228" w:themeFill="accent3" w:themeFillShade="80"/>
          </w:tcPr>
          <w:p w14:paraId="296CC8D2" w14:textId="6DDF4804" w:rsidR="007562D2" w:rsidDel="002169A1" w:rsidRDefault="007562D2">
            <w:pPr>
              <w:rPr>
                <w:del w:id="2722" w:author="Cuenta Microsoft" w:date="2025-09-30T13:41:00Z"/>
              </w:rPr>
              <w:pPrChange w:id="2723" w:author="Cuenta Microsoft" w:date="2025-09-30T14:16:00Z">
                <w:pPr>
                  <w:jc w:val="center"/>
                </w:pPr>
              </w:pPrChange>
            </w:pPr>
          </w:p>
        </w:tc>
        <w:tc>
          <w:tcPr>
            <w:tcW w:w="0" w:type="auto"/>
            <w:shd w:val="clear" w:color="auto" w:fill="4F6228" w:themeFill="accent3" w:themeFillShade="80"/>
          </w:tcPr>
          <w:p w14:paraId="4D60F9C1" w14:textId="29DAA110" w:rsidR="007562D2" w:rsidDel="002169A1" w:rsidRDefault="007562D2">
            <w:pPr>
              <w:rPr>
                <w:del w:id="2724" w:author="Cuenta Microsoft" w:date="2025-09-30T13:41:00Z"/>
              </w:rPr>
              <w:pPrChange w:id="2725" w:author="Cuenta Microsoft" w:date="2025-09-30T14:16:00Z">
                <w:pPr>
                  <w:jc w:val="center"/>
                </w:pPr>
              </w:pPrChange>
            </w:pPr>
          </w:p>
        </w:tc>
        <w:tc>
          <w:tcPr>
            <w:tcW w:w="0" w:type="auto"/>
            <w:shd w:val="clear" w:color="auto" w:fill="76923C" w:themeFill="accent3" w:themeFillShade="BF"/>
          </w:tcPr>
          <w:p w14:paraId="1C5A364F" w14:textId="4361B3F6" w:rsidR="007562D2" w:rsidDel="002169A1" w:rsidRDefault="007562D2">
            <w:pPr>
              <w:rPr>
                <w:del w:id="2726" w:author="Cuenta Microsoft" w:date="2025-09-30T13:41:00Z"/>
              </w:rPr>
              <w:pPrChange w:id="2727" w:author="Cuenta Microsoft" w:date="2025-09-30T14:16:00Z">
                <w:pPr>
                  <w:jc w:val="center"/>
                </w:pPr>
              </w:pPrChange>
            </w:pPr>
          </w:p>
        </w:tc>
        <w:tc>
          <w:tcPr>
            <w:tcW w:w="0" w:type="auto"/>
            <w:shd w:val="clear" w:color="auto" w:fill="4F6228" w:themeFill="accent3" w:themeFillShade="80"/>
          </w:tcPr>
          <w:p w14:paraId="4BE23C55" w14:textId="1641B358" w:rsidR="007562D2" w:rsidDel="002169A1" w:rsidRDefault="007562D2">
            <w:pPr>
              <w:rPr>
                <w:del w:id="2728" w:author="Cuenta Microsoft" w:date="2025-09-30T13:41:00Z"/>
              </w:rPr>
              <w:pPrChange w:id="2729" w:author="Cuenta Microsoft" w:date="2025-09-30T14:16:00Z">
                <w:pPr>
                  <w:jc w:val="center"/>
                </w:pPr>
              </w:pPrChange>
            </w:pPr>
          </w:p>
        </w:tc>
        <w:tc>
          <w:tcPr>
            <w:tcW w:w="0" w:type="auto"/>
            <w:shd w:val="clear" w:color="auto" w:fill="76923C" w:themeFill="accent3" w:themeFillShade="BF"/>
          </w:tcPr>
          <w:p w14:paraId="4131553B" w14:textId="7189FBAD" w:rsidR="007562D2" w:rsidDel="002169A1" w:rsidRDefault="007562D2">
            <w:pPr>
              <w:rPr>
                <w:del w:id="2730" w:author="Cuenta Microsoft" w:date="2025-09-30T13:41:00Z"/>
              </w:rPr>
              <w:pPrChange w:id="2731" w:author="Cuenta Microsoft" w:date="2025-09-30T14:16:00Z">
                <w:pPr>
                  <w:jc w:val="center"/>
                </w:pPr>
              </w:pPrChange>
            </w:pPr>
          </w:p>
        </w:tc>
      </w:tr>
    </w:tbl>
    <w:p w14:paraId="02468080" w14:textId="0AA630E8" w:rsidR="001D2B54" w:rsidDel="002169A1" w:rsidRDefault="003C430B">
      <w:pPr>
        <w:rPr>
          <w:del w:id="2732" w:author="Cuenta Microsoft" w:date="2025-09-30T13:41:00Z"/>
        </w:rPr>
      </w:pPr>
      <w:del w:id="2733" w:author="Cuenta Microsoft" w:date="2025-09-30T13:41:00Z">
        <w:r w:rsidDel="002169A1">
          <w:delText xml:space="preserve">Categoría: </w:delText>
        </w:r>
        <w:r w:rsidRPr="0019535F" w:rsidDel="002169A1">
          <w:rPr>
            <w:b/>
          </w:rPr>
          <w:delText>INDICADORES ACAD</w:delText>
        </w:r>
        <w:r w:rsidR="007453ED" w:rsidDel="002169A1">
          <w:rPr>
            <w:b/>
          </w:rPr>
          <w:delText>É</w:delText>
        </w:r>
        <w:r w:rsidRPr="0019535F" w:rsidDel="002169A1">
          <w:rPr>
            <w:b/>
          </w:rPr>
          <w:delText>MICOS</w:delText>
        </w:r>
      </w:del>
    </w:p>
    <w:p w14:paraId="65BC6E30" w14:textId="763CA183" w:rsidR="003C430B" w:rsidDel="002169A1" w:rsidRDefault="003C430B">
      <w:pPr>
        <w:rPr>
          <w:del w:id="2734" w:author="Cuenta Microsoft" w:date="2025-09-30T13:41:00Z"/>
        </w:rPr>
      </w:pPr>
      <w:del w:id="2735" w:author="Cuenta Microsoft" w:date="2025-09-30T13:41:00Z">
        <w:r w:rsidDel="002169A1">
          <w:delText xml:space="preserve">Línea de acción: Fortalecer la </w:delText>
        </w:r>
        <w:r w:rsidR="0019535F" w:rsidDel="002169A1">
          <w:delText>ident</w:delText>
        </w:r>
        <w:r w:rsidR="00827DF4" w:rsidDel="002169A1">
          <w:delText>idad escolar en los estudiantes cumpliendo con sus actividades</w:delText>
        </w:r>
        <w:r w:rsidR="00FC73C0" w:rsidDel="002169A1">
          <w:delText xml:space="preserve"> aplicando el currículum ampliado</w:delText>
        </w:r>
        <w:r w:rsidR="0077759A" w:rsidDel="002169A1">
          <w:delText>.</w:delText>
        </w:r>
      </w:del>
    </w:p>
    <w:tbl>
      <w:tblPr>
        <w:tblStyle w:val="Tablaconcuadrcula"/>
        <w:tblW w:w="12758" w:type="dxa"/>
        <w:jc w:val="center"/>
        <w:tblLook w:val="04A0" w:firstRow="1" w:lastRow="0" w:firstColumn="1" w:lastColumn="0" w:noHBand="0" w:noVBand="1"/>
      </w:tblPr>
      <w:tblGrid>
        <w:gridCol w:w="2717"/>
        <w:gridCol w:w="1846"/>
        <w:gridCol w:w="639"/>
        <w:gridCol w:w="545"/>
        <w:gridCol w:w="591"/>
        <w:gridCol w:w="640"/>
        <w:gridCol w:w="530"/>
        <w:gridCol w:w="576"/>
        <w:gridCol w:w="799"/>
        <w:gridCol w:w="709"/>
        <w:gridCol w:w="709"/>
        <w:gridCol w:w="992"/>
        <w:gridCol w:w="578"/>
        <w:gridCol w:w="887"/>
      </w:tblGrid>
      <w:tr w:rsidR="00827DF4" w:rsidDel="002169A1" w14:paraId="7FD6540F" w14:textId="57042D64" w:rsidTr="00540F86">
        <w:trPr>
          <w:trHeight w:val="440"/>
          <w:jc w:val="center"/>
          <w:del w:id="2736" w:author="Cuenta Microsoft" w:date="2025-09-30T13:41:00Z"/>
        </w:trPr>
        <w:tc>
          <w:tcPr>
            <w:tcW w:w="2717" w:type="dxa"/>
            <w:vMerge w:val="restart"/>
            <w:shd w:val="clear" w:color="auto" w:fill="632423" w:themeFill="accent2" w:themeFillShade="80"/>
          </w:tcPr>
          <w:p w14:paraId="7D6E8F57" w14:textId="0F0D0DB6" w:rsidR="00B42783" w:rsidDel="002169A1" w:rsidRDefault="00B42783">
            <w:pPr>
              <w:rPr>
                <w:del w:id="2737" w:author="Cuenta Microsoft" w:date="2025-09-30T13:41:00Z"/>
                <w:b/>
              </w:rPr>
              <w:pPrChange w:id="2738" w:author="Cuenta Microsoft" w:date="2025-09-30T14:16:00Z">
                <w:pPr>
                  <w:jc w:val="center"/>
                </w:pPr>
              </w:pPrChange>
            </w:pPr>
          </w:p>
          <w:p w14:paraId="157DFED5" w14:textId="109F2A10" w:rsidR="003C430B" w:rsidRPr="007562D2" w:rsidDel="002169A1" w:rsidRDefault="003C430B">
            <w:pPr>
              <w:rPr>
                <w:del w:id="2739" w:author="Cuenta Microsoft" w:date="2025-09-30T13:41:00Z"/>
                <w:b/>
              </w:rPr>
              <w:pPrChange w:id="2740" w:author="Cuenta Microsoft" w:date="2025-09-30T14:16:00Z">
                <w:pPr>
                  <w:jc w:val="center"/>
                </w:pPr>
              </w:pPrChange>
            </w:pPr>
            <w:del w:id="2741" w:author="Cuenta Microsoft" w:date="2025-09-30T13:41:00Z">
              <w:r w:rsidRPr="007562D2" w:rsidDel="002169A1">
                <w:rPr>
                  <w:b/>
                </w:rPr>
                <w:delText>ACTIVIDADES</w:delText>
              </w:r>
            </w:del>
          </w:p>
        </w:tc>
        <w:tc>
          <w:tcPr>
            <w:tcW w:w="0" w:type="auto"/>
            <w:vMerge w:val="restart"/>
            <w:shd w:val="clear" w:color="auto" w:fill="632423" w:themeFill="accent2" w:themeFillShade="80"/>
          </w:tcPr>
          <w:p w14:paraId="1DA5FF88" w14:textId="451D693A" w:rsidR="00B42783" w:rsidDel="002169A1" w:rsidRDefault="00B42783">
            <w:pPr>
              <w:rPr>
                <w:del w:id="2742" w:author="Cuenta Microsoft" w:date="2025-09-30T13:41:00Z"/>
                <w:b/>
              </w:rPr>
              <w:pPrChange w:id="2743" w:author="Cuenta Microsoft" w:date="2025-09-30T14:16:00Z">
                <w:pPr>
                  <w:jc w:val="center"/>
                </w:pPr>
              </w:pPrChange>
            </w:pPr>
          </w:p>
          <w:p w14:paraId="0448C932" w14:textId="78F31631" w:rsidR="003C430B" w:rsidRPr="007562D2" w:rsidDel="002169A1" w:rsidRDefault="003C430B">
            <w:pPr>
              <w:rPr>
                <w:del w:id="2744" w:author="Cuenta Microsoft" w:date="2025-09-30T13:41:00Z"/>
                <w:b/>
              </w:rPr>
              <w:pPrChange w:id="2745" w:author="Cuenta Microsoft" w:date="2025-09-30T14:16:00Z">
                <w:pPr>
                  <w:jc w:val="center"/>
                </w:pPr>
              </w:pPrChange>
            </w:pPr>
            <w:del w:id="2746" w:author="Cuenta Microsoft" w:date="2025-09-30T13:41:00Z">
              <w:r w:rsidRPr="007562D2" w:rsidDel="002169A1">
                <w:rPr>
                  <w:b/>
                </w:rPr>
                <w:delText>RESPONSABLE</w:delText>
              </w:r>
              <w:r w:rsidR="00827DF4" w:rsidDel="002169A1">
                <w:rPr>
                  <w:b/>
                </w:rPr>
                <w:delText>S</w:delText>
              </w:r>
            </w:del>
          </w:p>
        </w:tc>
        <w:tc>
          <w:tcPr>
            <w:tcW w:w="8195" w:type="dxa"/>
            <w:gridSpan w:val="12"/>
            <w:shd w:val="clear" w:color="auto" w:fill="632423" w:themeFill="accent2" w:themeFillShade="80"/>
          </w:tcPr>
          <w:p w14:paraId="3CE29658" w14:textId="0BF2A206" w:rsidR="003C430B" w:rsidDel="002169A1" w:rsidRDefault="003C430B">
            <w:pPr>
              <w:rPr>
                <w:del w:id="2747" w:author="Cuenta Microsoft" w:date="2025-09-30T13:41:00Z"/>
                <w:b/>
              </w:rPr>
              <w:pPrChange w:id="2748" w:author="Cuenta Microsoft" w:date="2025-09-30T14:16:00Z">
                <w:pPr>
                  <w:jc w:val="center"/>
                </w:pPr>
              </w:pPrChange>
            </w:pPr>
            <w:del w:id="2749" w:author="Cuenta Microsoft" w:date="2025-09-30T13:41:00Z">
              <w:r w:rsidRPr="007562D2" w:rsidDel="002169A1">
                <w:rPr>
                  <w:b/>
                </w:rPr>
                <w:delText xml:space="preserve">CICLO ESCOLAR </w:delText>
              </w:r>
              <w:r w:rsidR="00E96ED9" w:rsidDel="002169A1">
                <w:rPr>
                  <w:b/>
                </w:rPr>
                <w:delText>202</w:delText>
              </w:r>
            </w:del>
            <w:ins w:id="2750" w:author="BACHILLERATO GENERAL ALFONSO DE LA MADRID VIDAURRETA" w:date="2025-09-18T23:25:00Z">
              <w:del w:id="2751" w:author="Cuenta Microsoft" w:date="2025-09-30T13:41:00Z">
                <w:r w:rsidR="007A4D70" w:rsidDel="002169A1">
                  <w:rPr>
                    <w:b/>
                  </w:rPr>
                  <w:delText>5</w:delText>
                </w:r>
              </w:del>
            </w:ins>
            <w:del w:id="2752" w:author="Cuenta Microsoft" w:date="2025-09-30T13:41:00Z">
              <w:r w:rsidR="00D57E0C" w:rsidDel="002169A1">
                <w:rPr>
                  <w:b/>
                </w:rPr>
                <w:delText>4</w:delText>
              </w:r>
              <w:r w:rsidR="00E96ED9" w:rsidDel="002169A1">
                <w:rPr>
                  <w:b/>
                </w:rPr>
                <w:delText>-202</w:delText>
              </w:r>
            </w:del>
            <w:ins w:id="2753" w:author="BACHILLERATO GENERAL ALFONSO DE LA MADRID VIDAURRETA" w:date="2025-09-18T23:25:00Z">
              <w:del w:id="2754" w:author="Cuenta Microsoft" w:date="2025-09-30T13:41:00Z">
                <w:r w:rsidR="007A4D70" w:rsidDel="002169A1">
                  <w:rPr>
                    <w:b/>
                  </w:rPr>
                  <w:delText>6</w:delText>
                </w:r>
              </w:del>
            </w:ins>
            <w:del w:id="2755" w:author="Cuenta Microsoft" w:date="2025-09-30T13:41:00Z">
              <w:r w:rsidR="00D57E0C" w:rsidDel="002169A1">
                <w:rPr>
                  <w:b/>
                </w:rPr>
                <w:delText>5</w:delText>
              </w:r>
            </w:del>
          </w:p>
          <w:p w14:paraId="775B2CE5" w14:textId="763E81BD" w:rsidR="00540F86" w:rsidRPr="007562D2" w:rsidDel="002169A1" w:rsidRDefault="00540F86">
            <w:pPr>
              <w:rPr>
                <w:del w:id="2756" w:author="Cuenta Microsoft" w:date="2025-09-30T13:41:00Z"/>
                <w:b/>
              </w:rPr>
              <w:pPrChange w:id="2757" w:author="Cuenta Microsoft" w:date="2025-09-30T14:16:00Z">
                <w:pPr>
                  <w:jc w:val="center"/>
                </w:pPr>
              </w:pPrChange>
            </w:pPr>
          </w:p>
        </w:tc>
      </w:tr>
      <w:tr w:rsidR="00827DF4" w:rsidDel="002169A1" w14:paraId="4509D8FC" w14:textId="3AF417E5" w:rsidTr="00540F86">
        <w:trPr>
          <w:trHeight w:val="234"/>
          <w:jc w:val="center"/>
          <w:del w:id="2758" w:author="Cuenta Microsoft" w:date="2025-09-30T13:41:00Z"/>
        </w:trPr>
        <w:tc>
          <w:tcPr>
            <w:tcW w:w="2717" w:type="dxa"/>
            <w:vMerge/>
            <w:shd w:val="clear" w:color="auto" w:fill="632423" w:themeFill="accent2" w:themeFillShade="80"/>
          </w:tcPr>
          <w:p w14:paraId="5C63C1DA" w14:textId="564E2760" w:rsidR="003C430B" w:rsidRPr="007562D2" w:rsidDel="002169A1" w:rsidRDefault="003C430B">
            <w:pPr>
              <w:rPr>
                <w:del w:id="2759" w:author="Cuenta Microsoft" w:date="2025-09-30T13:41:00Z"/>
                <w:b/>
              </w:rPr>
              <w:pPrChange w:id="2760" w:author="Cuenta Microsoft" w:date="2025-09-30T14:16:00Z">
                <w:pPr>
                  <w:jc w:val="center"/>
                </w:pPr>
              </w:pPrChange>
            </w:pPr>
          </w:p>
        </w:tc>
        <w:tc>
          <w:tcPr>
            <w:tcW w:w="0" w:type="auto"/>
            <w:vMerge/>
            <w:shd w:val="clear" w:color="auto" w:fill="632423" w:themeFill="accent2" w:themeFillShade="80"/>
          </w:tcPr>
          <w:p w14:paraId="7A10B284" w14:textId="0F4963BF" w:rsidR="003C430B" w:rsidRPr="007562D2" w:rsidDel="002169A1" w:rsidRDefault="003C430B">
            <w:pPr>
              <w:rPr>
                <w:del w:id="2761" w:author="Cuenta Microsoft" w:date="2025-09-30T13:41:00Z"/>
                <w:b/>
              </w:rPr>
              <w:pPrChange w:id="2762" w:author="Cuenta Microsoft" w:date="2025-09-30T14:16:00Z">
                <w:pPr>
                  <w:jc w:val="center"/>
                </w:pPr>
              </w:pPrChange>
            </w:pPr>
          </w:p>
        </w:tc>
        <w:tc>
          <w:tcPr>
            <w:tcW w:w="0" w:type="auto"/>
            <w:shd w:val="clear" w:color="auto" w:fill="632423" w:themeFill="accent2" w:themeFillShade="80"/>
          </w:tcPr>
          <w:p w14:paraId="6D9D687D" w14:textId="27FE2A5B" w:rsidR="003C430B" w:rsidRPr="007562D2" w:rsidDel="002169A1" w:rsidRDefault="003C430B">
            <w:pPr>
              <w:rPr>
                <w:del w:id="2763" w:author="Cuenta Microsoft" w:date="2025-09-30T13:41:00Z"/>
                <w:b/>
              </w:rPr>
              <w:pPrChange w:id="2764" w:author="Cuenta Microsoft" w:date="2025-09-30T14:16:00Z">
                <w:pPr>
                  <w:jc w:val="center"/>
                </w:pPr>
              </w:pPrChange>
            </w:pPr>
            <w:del w:id="2765" w:author="Cuenta Microsoft" w:date="2025-09-30T13:41:00Z">
              <w:r w:rsidRPr="007562D2" w:rsidDel="002169A1">
                <w:rPr>
                  <w:b/>
                </w:rPr>
                <w:delText>AGO</w:delText>
              </w:r>
            </w:del>
          </w:p>
        </w:tc>
        <w:tc>
          <w:tcPr>
            <w:tcW w:w="0" w:type="auto"/>
            <w:shd w:val="clear" w:color="auto" w:fill="632423" w:themeFill="accent2" w:themeFillShade="80"/>
          </w:tcPr>
          <w:p w14:paraId="4ABE6B09" w14:textId="3F10058B" w:rsidR="003C430B" w:rsidRPr="007562D2" w:rsidDel="002169A1" w:rsidRDefault="003C430B">
            <w:pPr>
              <w:rPr>
                <w:del w:id="2766" w:author="Cuenta Microsoft" w:date="2025-09-30T13:41:00Z"/>
                <w:b/>
              </w:rPr>
              <w:pPrChange w:id="2767" w:author="Cuenta Microsoft" w:date="2025-09-30T14:16:00Z">
                <w:pPr>
                  <w:jc w:val="center"/>
                </w:pPr>
              </w:pPrChange>
            </w:pPr>
            <w:del w:id="2768" w:author="Cuenta Microsoft" w:date="2025-09-30T13:41:00Z">
              <w:r w:rsidRPr="007562D2" w:rsidDel="002169A1">
                <w:rPr>
                  <w:b/>
                </w:rPr>
                <w:delText>SEP</w:delText>
              </w:r>
            </w:del>
          </w:p>
        </w:tc>
        <w:tc>
          <w:tcPr>
            <w:tcW w:w="0" w:type="auto"/>
            <w:shd w:val="clear" w:color="auto" w:fill="632423" w:themeFill="accent2" w:themeFillShade="80"/>
          </w:tcPr>
          <w:p w14:paraId="061D1A34" w14:textId="090A10EF" w:rsidR="003C430B" w:rsidRPr="007562D2" w:rsidDel="002169A1" w:rsidRDefault="003C430B">
            <w:pPr>
              <w:rPr>
                <w:del w:id="2769" w:author="Cuenta Microsoft" w:date="2025-09-30T13:41:00Z"/>
                <w:b/>
              </w:rPr>
              <w:pPrChange w:id="2770" w:author="Cuenta Microsoft" w:date="2025-09-30T14:16:00Z">
                <w:pPr>
                  <w:jc w:val="center"/>
                </w:pPr>
              </w:pPrChange>
            </w:pPr>
            <w:del w:id="2771" w:author="Cuenta Microsoft" w:date="2025-09-30T13:41:00Z">
              <w:r w:rsidRPr="007562D2" w:rsidDel="002169A1">
                <w:rPr>
                  <w:b/>
                </w:rPr>
                <w:delText>OCT</w:delText>
              </w:r>
            </w:del>
          </w:p>
        </w:tc>
        <w:tc>
          <w:tcPr>
            <w:tcW w:w="0" w:type="auto"/>
            <w:shd w:val="clear" w:color="auto" w:fill="632423" w:themeFill="accent2" w:themeFillShade="80"/>
          </w:tcPr>
          <w:p w14:paraId="2582FFE1" w14:textId="271AD33B" w:rsidR="003C430B" w:rsidRPr="007562D2" w:rsidDel="002169A1" w:rsidRDefault="003C430B">
            <w:pPr>
              <w:rPr>
                <w:del w:id="2772" w:author="Cuenta Microsoft" w:date="2025-09-30T13:41:00Z"/>
                <w:b/>
              </w:rPr>
              <w:pPrChange w:id="2773" w:author="Cuenta Microsoft" w:date="2025-09-30T14:16:00Z">
                <w:pPr>
                  <w:jc w:val="center"/>
                </w:pPr>
              </w:pPrChange>
            </w:pPr>
            <w:del w:id="2774" w:author="Cuenta Microsoft" w:date="2025-09-30T13:41:00Z">
              <w:r w:rsidRPr="007562D2" w:rsidDel="002169A1">
                <w:rPr>
                  <w:b/>
                </w:rPr>
                <w:delText>NOV</w:delText>
              </w:r>
            </w:del>
          </w:p>
        </w:tc>
        <w:tc>
          <w:tcPr>
            <w:tcW w:w="0" w:type="auto"/>
            <w:shd w:val="clear" w:color="auto" w:fill="632423" w:themeFill="accent2" w:themeFillShade="80"/>
          </w:tcPr>
          <w:p w14:paraId="2D9F1D0D" w14:textId="17381C93" w:rsidR="003C430B" w:rsidRPr="007562D2" w:rsidDel="002169A1" w:rsidRDefault="003C430B">
            <w:pPr>
              <w:rPr>
                <w:del w:id="2775" w:author="Cuenta Microsoft" w:date="2025-09-30T13:41:00Z"/>
                <w:b/>
              </w:rPr>
              <w:pPrChange w:id="2776" w:author="Cuenta Microsoft" w:date="2025-09-30T14:16:00Z">
                <w:pPr>
                  <w:jc w:val="center"/>
                </w:pPr>
              </w:pPrChange>
            </w:pPr>
            <w:del w:id="2777" w:author="Cuenta Microsoft" w:date="2025-09-30T13:41:00Z">
              <w:r w:rsidRPr="007562D2" w:rsidDel="002169A1">
                <w:rPr>
                  <w:b/>
                </w:rPr>
                <w:delText>DIC</w:delText>
              </w:r>
            </w:del>
          </w:p>
        </w:tc>
        <w:tc>
          <w:tcPr>
            <w:tcW w:w="0" w:type="auto"/>
            <w:shd w:val="clear" w:color="auto" w:fill="632423" w:themeFill="accent2" w:themeFillShade="80"/>
          </w:tcPr>
          <w:p w14:paraId="4C2A4C0C" w14:textId="2919A34F" w:rsidR="003C430B" w:rsidRPr="007562D2" w:rsidDel="002169A1" w:rsidRDefault="003C430B">
            <w:pPr>
              <w:rPr>
                <w:del w:id="2778" w:author="Cuenta Microsoft" w:date="2025-09-30T13:41:00Z"/>
                <w:b/>
              </w:rPr>
              <w:pPrChange w:id="2779" w:author="Cuenta Microsoft" w:date="2025-09-30T14:16:00Z">
                <w:pPr>
                  <w:jc w:val="center"/>
                </w:pPr>
              </w:pPrChange>
            </w:pPr>
            <w:del w:id="2780" w:author="Cuenta Microsoft" w:date="2025-09-30T13:41:00Z">
              <w:r w:rsidRPr="007562D2" w:rsidDel="002169A1">
                <w:rPr>
                  <w:b/>
                </w:rPr>
                <w:delText>ENE</w:delText>
              </w:r>
            </w:del>
          </w:p>
        </w:tc>
        <w:tc>
          <w:tcPr>
            <w:tcW w:w="799" w:type="dxa"/>
            <w:shd w:val="clear" w:color="auto" w:fill="632423" w:themeFill="accent2" w:themeFillShade="80"/>
          </w:tcPr>
          <w:p w14:paraId="0DB4376A" w14:textId="6BF3B356" w:rsidR="003C430B" w:rsidRPr="007562D2" w:rsidDel="002169A1" w:rsidRDefault="003C430B">
            <w:pPr>
              <w:rPr>
                <w:del w:id="2781" w:author="Cuenta Microsoft" w:date="2025-09-30T13:41:00Z"/>
                <w:b/>
              </w:rPr>
              <w:pPrChange w:id="2782" w:author="Cuenta Microsoft" w:date="2025-09-30T14:16:00Z">
                <w:pPr>
                  <w:jc w:val="center"/>
                </w:pPr>
              </w:pPrChange>
            </w:pPr>
            <w:del w:id="2783" w:author="Cuenta Microsoft" w:date="2025-09-30T13:41:00Z">
              <w:r w:rsidRPr="007562D2" w:rsidDel="002169A1">
                <w:rPr>
                  <w:b/>
                </w:rPr>
                <w:delText>FEB</w:delText>
              </w:r>
            </w:del>
          </w:p>
        </w:tc>
        <w:tc>
          <w:tcPr>
            <w:tcW w:w="709" w:type="dxa"/>
            <w:shd w:val="clear" w:color="auto" w:fill="632423" w:themeFill="accent2" w:themeFillShade="80"/>
          </w:tcPr>
          <w:p w14:paraId="55BE82D2" w14:textId="0628E3FE" w:rsidR="003C430B" w:rsidRPr="007562D2" w:rsidDel="002169A1" w:rsidRDefault="003C430B">
            <w:pPr>
              <w:rPr>
                <w:del w:id="2784" w:author="Cuenta Microsoft" w:date="2025-09-30T13:41:00Z"/>
                <w:b/>
              </w:rPr>
              <w:pPrChange w:id="2785" w:author="Cuenta Microsoft" w:date="2025-09-30T14:16:00Z">
                <w:pPr>
                  <w:jc w:val="center"/>
                </w:pPr>
              </w:pPrChange>
            </w:pPr>
            <w:del w:id="2786" w:author="Cuenta Microsoft" w:date="2025-09-30T13:41:00Z">
              <w:r w:rsidRPr="007562D2" w:rsidDel="002169A1">
                <w:rPr>
                  <w:b/>
                </w:rPr>
                <w:delText>MAR</w:delText>
              </w:r>
            </w:del>
          </w:p>
        </w:tc>
        <w:tc>
          <w:tcPr>
            <w:tcW w:w="709" w:type="dxa"/>
            <w:shd w:val="clear" w:color="auto" w:fill="632423" w:themeFill="accent2" w:themeFillShade="80"/>
          </w:tcPr>
          <w:p w14:paraId="08AD9DAA" w14:textId="6785B1B2" w:rsidR="003C430B" w:rsidRPr="007562D2" w:rsidDel="002169A1" w:rsidRDefault="003C430B">
            <w:pPr>
              <w:rPr>
                <w:del w:id="2787" w:author="Cuenta Microsoft" w:date="2025-09-30T13:41:00Z"/>
                <w:b/>
              </w:rPr>
              <w:pPrChange w:id="2788" w:author="Cuenta Microsoft" w:date="2025-09-30T14:16:00Z">
                <w:pPr>
                  <w:jc w:val="center"/>
                </w:pPr>
              </w:pPrChange>
            </w:pPr>
            <w:del w:id="2789" w:author="Cuenta Microsoft" w:date="2025-09-30T13:41:00Z">
              <w:r w:rsidRPr="007562D2" w:rsidDel="002169A1">
                <w:rPr>
                  <w:b/>
                </w:rPr>
                <w:delText>ABR</w:delText>
              </w:r>
            </w:del>
          </w:p>
        </w:tc>
        <w:tc>
          <w:tcPr>
            <w:tcW w:w="992" w:type="dxa"/>
            <w:shd w:val="clear" w:color="auto" w:fill="632423" w:themeFill="accent2" w:themeFillShade="80"/>
          </w:tcPr>
          <w:p w14:paraId="07864167" w14:textId="65FB545F" w:rsidR="003C430B" w:rsidRPr="007562D2" w:rsidDel="002169A1" w:rsidRDefault="003C430B">
            <w:pPr>
              <w:rPr>
                <w:del w:id="2790" w:author="Cuenta Microsoft" w:date="2025-09-30T13:41:00Z"/>
                <w:b/>
              </w:rPr>
              <w:pPrChange w:id="2791" w:author="Cuenta Microsoft" w:date="2025-09-30T14:16:00Z">
                <w:pPr>
                  <w:jc w:val="center"/>
                </w:pPr>
              </w:pPrChange>
            </w:pPr>
            <w:del w:id="2792" w:author="Cuenta Microsoft" w:date="2025-09-30T13:41:00Z">
              <w:r w:rsidRPr="007562D2" w:rsidDel="002169A1">
                <w:rPr>
                  <w:b/>
                </w:rPr>
                <w:delText>MAY</w:delText>
              </w:r>
            </w:del>
          </w:p>
        </w:tc>
        <w:tc>
          <w:tcPr>
            <w:tcW w:w="0" w:type="auto"/>
            <w:shd w:val="clear" w:color="auto" w:fill="632423" w:themeFill="accent2" w:themeFillShade="80"/>
          </w:tcPr>
          <w:p w14:paraId="4487BA33" w14:textId="47799EBE" w:rsidR="003C430B" w:rsidRPr="007562D2" w:rsidDel="002169A1" w:rsidRDefault="003C430B">
            <w:pPr>
              <w:rPr>
                <w:del w:id="2793" w:author="Cuenta Microsoft" w:date="2025-09-30T13:41:00Z"/>
                <w:b/>
              </w:rPr>
              <w:pPrChange w:id="2794" w:author="Cuenta Microsoft" w:date="2025-09-30T14:16:00Z">
                <w:pPr>
                  <w:jc w:val="center"/>
                </w:pPr>
              </w:pPrChange>
            </w:pPr>
            <w:del w:id="2795" w:author="Cuenta Microsoft" w:date="2025-09-30T13:41:00Z">
              <w:r w:rsidRPr="007562D2" w:rsidDel="002169A1">
                <w:rPr>
                  <w:b/>
                </w:rPr>
                <w:delText>JUN</w:delText>
              </w:r>
            </w:del>
          </w:p>
        </w:tc>
        <w:tc>
          <w:tcPr>
            <w:tcW w:w="887" w:type="dxa"/>
            <w:shd w:val="clear" w:color="auto" w:fill="632423" w:themeFill="accent2" w:themeFillShade="80"/>
          </w:tcPr>
          <w:p w14:paraId="25FF0FB2" w14:textId="65DBC3D1" w:rsidR="003C430B" w:rsidRPr="007562D2" w:rsidDel="002169A1" w:rsidRDefault="003C430B">
            <w:pPr>
              <w:rPr>
                <w:del w:id="2796" w:author="Cuenta Microsoft" w:date="2025-09-30T13:41:00Z"/>
                <w:b/>
              </w:rPr>
              <w:pPrChange w:id="2797" w:author="Cuenta Microsoft" w:date="2025-09-30T14:16:00Z">
                <w:pPr>
                  <w:jc w:val="center"/>
                </w:pPr>
              </w:pPrChange>
            </w:pPr>
            <w:del w:id="2798" w:author="Cuenta Microsoft" w:date="2025-09-30T13:41:00Z">
              <w:r w:rsidRPr="007562D2" w:rsidDel="002169A1">
                <w:rPr>
                  <w:b/>
                </w:rPr>
                <w:delText>JUL</w:delText>
              </w:r>
            </w:del>
          </w:p>
        </w:tc>
      </w:tr>
      <w:tr w:rsidR="00827DF4" w:rsidDel="002169A1" w14:paraId="1B3DB283" w14:textId="2CA22E15" w:rsidTr="00540F86">
        <w:trPr>
          <w:trHeight w:val="1605"/>
          <w:jc w:val="center"/>
          <w:del w:id="2799" w:author="Cuenta Microsoft" w:date="2025-09-30T13:41:00Z"/>
        </w:trPr>
        <w:tc>
          <w:tcPr>
            <w:tcW w:w="2717" w:type="dxa"/>
          </w:tcPr>
          <w:p w14:paraId="4CCEC9DF" w14:textId="6C4F04AD" w:rsidR="003C430B" w:rsidDel="002169A1" w:rsidRDefault="00827DF4">
            <w:pPr>
              <w:rPr>
                <w:del w:id="2800" w:author="Cuenta Microsoft" w:date="2025-09-30T13:41:00Z"/>
              </w:rPr>
            </w:pPr>
            <w:del w:id="2801" w:author="Cuenta Microsoft" w:date="2025-09-30T13:41:00Z">
              <w:r w:rsidDel="002169A1">
                <w:delText xml:space="preserve">Proporcionar las </w:delText>
              </w:r>
              <w:r w:rsidR="00DC15D8" w:rsidDel="002169A1">
                <w:delText xml:space="preserve"> ac</w:delText>
              </w:r>
              <w:r w:rsidDel="002169A1">
                <w:delText xml:space="preserve">tividades y tareas de todas las </w:delText>
              </w:r>
              <w:r w:rsidR="00FC73C0" w:rsidDel="002169A1">
                <w:delText>UACS</w:delText>
              </w:r>
            </w:del>
            <w:ins w:id="2802" w:author="BACHILLERATO GENERAL ALFONSO DE LA MADRID VIDAURRETA" w:date="2025-09-18T23:24:00Z">
              <w:del w:id="2803" w:author="Cuenta Microsoft" w:date="2025-09-30T13:41:00Z">
                <w:r w:rsidR="007A4D70" w:rsidDel="002169A1">
                  <w:delText xml:space="preserve"> y asignaturas</w:delText>
                </w:r>
              </w:del>
            </w:ins>
            <w:del w:id="2804" w:author="Cuenta Microsoft" w:date="2025-09-30T13:41:00Z">
              <w:r w:rsidR="00FC73C0" w:rsidDel="002169A1">
                <w:delText>, establecidas en el MCCEMS.</w:delText>
              </w:r>
            </w:del>
          </w:p>
        </w:tc>
        <w:tc>
          <w:tcPr>
            <w:tcW w:w="0" w:type="auto"/>
          </w:tcPr>
          <w:p w14:paraId="475C72CF" w14:textId="2E734C85" w:rsidR="003C430B" w:rsidDel="002169A1" w:rsidRDefault="003C430B">
            <w:pPr>
              <w:rPr>
                <w:del w:id="2805" w:author="Cuenta Microsoft" w:date="2025-09-30T13:41:00Z"/>
              </w:rPr>
              <w:pPrChange w:id="2806" w:author="Cuenta Microsoft" w:date="2025-09-30T14:16:00Z">
                <w:pPr>
                  <w:jc w:val="center"/>
                </w:pPr>
              </w:pPrChange>
            </w:pPr>
          </w:p>
          <w:p w14:paraId="0C1B2F16" w14:textId="1F6AE2EA" w:rsidR="003C430B" w:rsidDel="002169A1" w:rsidRDefault="00827DF4">
            <w:pPr>
              <w:rPr>
                <w:del w:id="2807" w:author="Cuenta Microsoft" w:date="2025-09-30T13:41:00Z"/>
              </w:rPr>
              <w:pPrChange w:id="2808" w:author="Cuenta Microsoft" w:date="2025-09-30T14:16:00Z">
                <w:pPr>
                  <w:jc w:val="center"/>
                </w:pPr>
              </w:pPrChange>
            </w:pPr>
            <w:del w:id="2809" w:author="Cuenta Microsoft" w:date="2025-09-30T13:41:00Z">
              <w:r w:rsidDel="002169A1">
                <w:delText>TODO EL PERSONAL DOCENTE</w:delText>
              </w:r>
            </w:del>
          </w:p>
        </w:tc>
        <w:tc>
          <w:tcPr>
            <w:tcW w:w="0" w:type="auto"/>
            <w:shd w:val="clear" w:color="auto" w:fill="4F6228" w:themeFill="accent3" w:themeFillShade="80"/>
          </w:tcPr>
          <w:p w14:paraId="09EA0A4E" w14:textId="628FDB2F" w:rsidR="003C430B" w:rsidDel="002169A1" w:rsidRDefault="003C430B">
            <w:pPr>
              <w:rPr>
                <w:del w:id="2810" w:author="Cuenta Microsoft" w:date="2025-09-30T13:41:00Z"/>
              </w:rPr>
              <w:pPrChange w:id="2811" w:author="Cuenta Microsoft" w:date="2025-09-30T14:16:00Z">
                <w:pPr>
                  <w:jc w:val="center"/>
                </w:pPr>
              </w:pPrChange>
            </w:pPr>
          </w:p>
        </w:tc>
        <w:tc>
          <w:tcPr>
            <w:tcW w:w="0" w:type="auto"/>
            <w:shd w:val="clear" w:color="auto" w:fill="4F6228" w:themeFill="accent3" w:themeFillShade="80"/>
          </w:tcPr>
          <w:p w14:paraId="729A055C" w14:textId="43D89269" w:rsidR="003C430B" w:rsidDel="002169A1" w:rsidRDefault="003C430B">
            <w:pPr>
              <w:rPr>
                <w:del w:id="2812" w:author="Cuenta Microsoft" w:date="2025-09-30T13:41:00Z"/>
              </w:rPr>
              <w:pPrChange w:id="2813" w:author="Cuenta Microsoft" w:date="2025-09-30T14:16:00Z">
                <w:pPr>
                  <w:jc w:val="center"/>
                </w:pPr>
              </w:pPrChange>
            </w:pPr>
          </w:p>
        </w:tc>
        <w:tc>
          <w:tcPr>
            <w:tcW w:w="0" w:type="auto"/>
            <w:shd w:val="clear" w:color="auto" w:fill="4F6228" w:themeFill="accent3" w:themeFillShade="80"/>
          </w:tcPr>
          <w:p w14:paraId="19CC8F03" w14:textId="6675950B" w:rsidR="003C430B" w:rsidDel="002169A1" w:rsidRDefault="003C430B">
            <w:pPr>
              <w:rPr>
                <w:del w:id="2814" w:author="Cuenta Microsoft" w:date="2025-09-30T13:41:00Z"/>
              </w:rPr>
              <w:pPrChange w:id="2815" w:author="Cuenta Microsoft" w:date="2025-09-30T14:16:00Z">
                <w:pPr>
                  <w:jc w:val="center"/>
                </w:pPr>
              </w:pPrChange>
            </w:pPr>
          </w:p>
        </w:tc>
        <w:tc>
          <w:tcPr>
            <w:tcW w:w="0" w:type="auto"/>
            <w:shd w:val="clear" w:color="auto" w:fill="4F6228" w:themeFill="accent3" w:themeFillShade="80"/>
          </w:tcPr>
          <w:p w14:paraId="579731D7" w14:textId="47E3AB1A" w:rsidR="003C430B" w:rsidDel="002169A1" w:rsidRDefault="003C430B">
            <w:pPr>
              <w:rPr>
                <w:del w:id="2816" w:author="Cuenta Microsoft" w:date="2025-09-30T13:41:00Z"/>
              </w:rPr>
              <w:pPrChange w:id="2817" w:author="Cuenta Microsoft" w:date="2025-09-30T14:16:00Z">
                <w:pPr>
                  <w:jc w:val="center"/>
                </w:pPr>
              </w:pPrChange>
            </w:pPr>
          </w:p>
        </w:tc>
        <w:tc>
          <w:tcPr>
            <w:tcW w:w="0" w:type="auto"/>
            <w:shd w:val="clear" w:color="auto" w:fill="4F6228" w:themeFill="accent3" w:themeFillShade="80"/>
          </w:tcPr>
          <w:p w14:paraId="5E5FF772" w14:textId="0427D1B3" w:rsidR="003C430B" w:rsidDel="002169A1" w:rsidRDefault="003C430B">
            <w:pPr>
              <w:rPr>
                <w:del w:id="2818" w:author="Cuenta Microsoft" w:date="2025-09-30T13:41:00Z"/>
              </w:rPr>
              <w:pPrChange w:id="2819" w:author="Cuenta Microsoft" w:date="2025-09-30T14:16:00Z">
                <w:pPr>
                  <w:jc w:val="center"/>
                </w:pPr>
              </w:pPrChange>
            </w:pPr>
          </w:p>
        </w:tc>
        <w:tc>
          <w:tcPr>
            <w:tcW w:w="0" w:type="auto"/>
            <w:shd w:val="clear" w:color="auto" w:fill="4F6228" w:themeFill="accent3" w:themeFillShade="80"/>
          </w:tcPr>
          <w:p w14:paraId="22A4B14C" w14:textId="06A47DEC" w:rsidR="003C430B" w:rsidDel="002169A1" w:rsidRDefault="003C430B">
            <w:pPr>
              <w:rPr>
                <w:del w:id="2820" w:author="Cuenta Microsoft" w:date="2025-09-30T13:41:00Z"/>
              </w:rPr>
              <w:pPrChange w:id="2821" w:author="Cuenta Microsoft" w:date="2025-09-30T14:16:00Z">
                <w:pPr>
                  <w:jc w:val="center"/>
                </w:pPr>
              </w:pPrChange>
            </w:pPr>
          </w:p>
        </w:tc>
        <w:tc>
          <w:tcPr>
            <w:tcW w:w="799" w:type="dxa"/>
            <w:shd w:val="clear" w:color="auto" w:fill="76923C" w:themeFill="accent3" w:themeFillShade="BF"/>
          </w:tcPr>
          <w:p w14:paraId="23328521" w14:textId="6F7F7B8E" w:rsidR="003C430B" w:rsidDel="002169A1" w:rsidRDefault="003C430B">
            <w:pPr>
              <w:rPr>
                <w:del w:id="2822" w:author="Cuenta Microsoft" w:date="2025-09-30T13:41:00Z"/>
              </w:rPr>
              <w:pPrChange w:id="2823" w:author="Cuenta Microsoft" w:date="2025-09-30T14:16:00Z">
                <w:pPr>
                  <w:jc w:val="center"/>
                </w:pPr>
              </w:pPrChange>
            </w:pPr>
          </w:p>
        </w:tc>
        <w:tc>
          <w:tcPr>
            <w:tcW w:w="709" w:type="dxa"/>
            <w:shd w:val="clear" w:color="auto" w:fill="4F6228" w:themeFill="accent3" w:themeFillShade="80"/>
          </w:tcPr>
          <w:p w14:paraId="642A18A1" w14:textId="08B3F8F7" w:rsidR="003C430B" w:rsidDel="002169A1" w:rsidRDefault="003C430B">
            <w:pPr>
              <w:rPr>
                <w:del w:id="2824" w:author="Cuenta Microsoft" w:date="2025-09-30T13:41:00Z"/>
              </w:rPr>
              <w:pPrChange w:id="2825" w:author="Cuenta Microsoft" w:date="2025-09-30T14:16:00Z">
                <w:pPr>
                  <w:jc w:val="center"/>
                </w:pPr>
              </w:pPrChange>
            </w:pPr>
          </w:p>
        </w:tc>
        <w:tc>
          <w:tcPr>
            <w:tcW w:w="709" w:type="dxa"/>
            <w:shd w:val="clear" w:color="auto" w:fill="76923C" w:themeFill="accent3" w:themeFillShade="BF"/>
          </w:tcPr>
          <w:p w14:paraId="3DFFC9EE" w14:textId="7B62D14D" w:rsidR="003C430B" w:rsidDel="002169A1" w:rsidRDefault="003C430B">
            <w:pPr>
              <w:rPr>
                <w:del w:id="2826" w:author="Cuenta Microsoft" w:date="2025-09-30T13:41:00Z"/>
              </w:rPr>
              <w:pPrChange w:id="2827" w:author="Cuenta Microsoft" w:date="2025-09-30T14:16:00Z">
                <w:pPr>
                  <w:jc w:val="center"/>
                </w:pPr>
              </w:pPrChange>
            </w:pPr>
          </w:p>
        </w:tc>
        <w:tc>
          <w:tcPr>
            <w:tcW w:w="992" w:type="dxa"/>
            <w:shd w:val="clear" w:color="auto" w:fill="4F6228" w:themeFill="accent3" w:themeFillShade="80"/>
          </w:tcPr>
          <w:p w14:paraId="18F28974" w14:textId="1904724F" w:rsidR="003C430B" w:rsidDel="002169A1" w:rsidRDefault="003C430B">
            <w:pPr>
              <w:rPr>
                <w:del w:id="2828" w:author="Cuenta Microsoft" w:date="2025-09-30T13:41:00Z"/>
              </w:rPr>
              <w:pPrChange w:id="2829" w:author="Cuenta Microsoft" w:date="2025-09-30T14:16:00Z">
                <w:pPr>
                  <w:jc w:val="center"/>
                </w:pPr>
              </w:pPrChange>
            </w:pPr>
          </w:p>
        </w:tc>
        <w:tc>
          <w:tcPr>
            <w:tcW w:w="0" w:type="auto"/>
            <w:shd w:val="clear" w:color="auto" w:fill="76923C" w:themeFill="accent3" w:themeFillShade="BF"/>
          </w:tcPr>
          <w:p w14:paraId="2B8FE063" w14:textId="5AA1F393" w:rsidR="003C430B" w:rsidDel="002169A1" w:rsidRDefault="003C430B">
            <w:pPr>
              <w:rPr>
                <w:del w:id="2830" w:author="Cuenta Microsoft" w:date="2025-09-30T13:41:00Z"/>
              </w:rPr>
              <w:pPrChange w:id="2831" w:author="Cuenta Microsoft" w:date="2025-09-30T14:16:00Z">
                <w:pPr>
                  <w:jc w:val="center"/>
                </w:pPr>
              </w:pPrChange>
            </w:pPr>
          </w:p>
        </w:tc>
        <w:tc>
          <w:tcPr>
            <w:tcW w:w="887" w:type="dxa"/>
            <w:shd w:val="clear" w:color="auto" w:fill="76923C" w:themeFill="accent3" w:themeFillShade="BF"/>
          </w:tcPr>
          <w:p w14:paraId="49A0071D" w14:textId="120A350F" w:rsidR="003C430B" w:rsidDel="002169A1" w:rsidRDefault="003C430B">
            <w:pPr>
              <w:rPr>
                <w:del w:id="2832" w:author="Cuenta Microsoft" w:date="2025-09-30T13:41:00Z"/>
              </w:rPr>
              <w:pPrChange w:id="2833" w:author="Cuenta Microsoft" w:date="2025-09-30T14:16:00Z">
                <w:pPr>
                  <w:jc w:val="center"/>
                </w:pPr>
              </w:pPrChange>
            </w:pPr>
          </w:p>
        </w:tc>
      </w:tr>
    </w:tbl>
    <w:p w14:paraId="6E0160DD" w14:textId="64CEA6DB" w:rsidR="001D2B54" w:rsidDel="002169A1" w:rsidRDefault="001D2B54">
      <w:pPr>
        <w:rPr>
          <w:del w:id="2834" w:author="Cuenta Microsoft" w:date="2025-09-30T13:41:00Z"/>
        </w:rPr>
      </w:pPr>
    </w:p>
    <w:p w14:paraId="64E8A3DF" w14:textId="2FF4603F" w:rsidR="003C430B" w:rsidDel="002169A1" w:rsidRDefault="009B2B08">
      <w:pPr>
        <w:rPr>
          <w:del w:id="2835" w:author="Cuenta Microsoft" w:date="2025-09-30T13:41:00Z"/>
        </w:rPr>
      </w:pPr>
      <w:del w:id="2836" w:author="Cuenta Microsoft" w:date="2025-09-30T13:41:00Z">
        <w:r w:rsidDel="002169A1">
          <w:delText xml:space="preserve">Categoría: </w:delText>
        </w:r>
        <w:r w:rsidRPr="00684925" w:rsidDel="002169A1">
          <w:rPr>
            <w:b/>
          </w:rPr>
          <w:delText>INDICA</w:delText>
        </w:r>
        <w:r w:rsidR="00F2542B" w:rsidDel="002169A1">
          <w:rPr>
            <w:b/>
          </w:rPr>
          <w:delText>DORE</w:delText>
        </w:r>
        <w:r w:rsidRPr="00684925" w:rsidDel="002169A1">
          <w:rPr>
            <w:b/>
          </w:rPr>
          <w:delText>S ACAD</w:delText>
        </w:r>
        <w:r w:rsidR="007453ED" w:rsidDel="002169A1">
          <w:rPr>
            <w:b/>
          </w:rPr>
          <w:delText>É</w:delText>
        </w:r>
        <w:r w:rsidRPr="00684925" w:rsidDel="002169A1">
          <w:rPr>
            <w:b/>
          </w:rPr>
          <w:delText>MICOS</w:delText>
        </w:r>
      </w:del>
    </w:p>
    <w:p w14:paraId="4BE384C4" w14:textId="3E25C4FA" w:rsidR="009B2B08" w:rsidDel="002169A1" w:rsidRDefault="00B42783">
      <w:pPr>
        <w:rPr>
          <w:del w:id="2837" w:author="Cuenta Microsoft" w:date="2025-09-30T13:41:00Z"/>
        </w:rPr>
      </w:pPr>
      <w:del w:id="2838" w:author="Cuenta Microsoft" w:date="2025-09-30T13:41:00Z">
        <w:r w:rsidDel="002169A1">
          <w:delText xml:space="preserve">Línea de acción: implementar entre los estudiantes el Plan de </w:delText>
        </w:r>
        <w:r w:rsidR="003A20F8" w:rsidDel="002169A1">
          <w:delText>asesoría</w:delText>
        </w:r>
        <w:r w:rsidDel="002169A1">
          <w:delText xml:space="preserve"> grupal.</w:delText>
        </w:r>
      </w:del>
    </w:p>
    <w:tbl>
      <w:tblPr>
        <w:tblStyle w:val="Tablaconcuadrcula"/>
        <w:tblW w:w="12896" w:type="dxa"/>
        <w:jc w:val="center"/>
        <w:tblLook w:val="04A0" w:firstRow="1" w:lastRow="0" w:firstColumn="1" w:lastColumn="0" w:noHBand="0" w:noVBand="1"/>
      </w:tblPr>
      <w:tblGrid>
        <w:gridCol w:w="4080"/>
        <w:gridCol w:w="1724"/>
        <w:gridCol w:w="639"/>
        <w:gridCol w:w="545"/>
        <w:gridCol w:w="591"/>
        <w:gridCol w:w="640"/>
        <w:gridCol w:w="530"/>
        <w:gridCol w:w="576"/>
        <w:gridCol w:w="548"/>
        <w:gridCol w:w="666"/>
        <w:gridCol w:w="597"/>
        <w:gridCol w:w="656"/>
        <w:gridCol w:w="578"/>
        <w:gridCol w:w="526"/>
      </w:tblGrid>
      <w:tr w:rsidR="00ED0C7E" w:rsidDel="002169A1" w14:paraId="021AFE24" w14:textId="77129311" w:rsidTr="001248A8">
        <w:trPr>
          <w:trHeight w:val="288"/>
          <w:jc w:val="center"/>
          <w:del w:id="2839" w:author="Cuenta Microsoft" w:date="2025-09-30T13:41:00Z"/>
        </w:trPr>
        <w:tc>
          <w:tcPr>
            <w:tcW w:w="0" w:type="auto"/>
            <w:vMerge w:val="restart"/>
            <w:shd w:val="clear" w:color="auto" w:fill="632423" w:themeFill="accent2" w:themeFillShade="80"/>
          </w:tcPr>
          <w:p w14:paraId="4A41F607" w14:textId="4A02887B" w:rsidR="00B42783" w:rsidDel="002169A1" w:rsidRDefault="00B42783">
            <w:pPr>
              <w:rPr>
                <w:del w:id="2840" w:author="Cuenta Microsoft" w:date="2025-09-30T13:41:00Z"/>
                <w:b/>
              </w:rPr>
              <w:pPrChange w:id="2841" w:author="Cuenta Microsoft" w:date="2025-09-30T14:16:00Z">
                <w:pPr>
                  <w:jc w:val="center"/>
                </w:pPr>
              </w:pPrChange>
            </w:pPr>
          </w:p>
          <w:p w14:paraId="5F883EFC" w14:textId="0CDD92FE" w:rsidR="00B42783" w:rsidRPr="007562D2" w:rsidDel="002169A1" w:rsidRDefault="00B42783">
            <w:pPr>
              <w:rPr>
                <w:del w:id="2842" w:author="Cuenta Microsoft" w:date="2025-09-30T13:41:00Z"/>
                <w:b/>
              </w:rPr>
              <w:pPrChange w:id="2843" w:author="Cuenta Microsoft" w:date="2025-09-30T14:16:00Z">
                <w:pPr>
                  <w:jc w:val="center"/>
                </w:pPr>
              </w:pPrChange>
            </w:pPr>
            <w:del w:id="2844" w:author="Cuenta Microsoft" w:date="2025-09-30T13:41:00Z">
              <w:r w:rsidRPr="007562D2" w:rsidDel="002169A1">
                <w:rPr>
                  <w:b/>
                </w:rPr>
                <w:delText>ACTIVIDADES</w:delText>
              </w:r>
            </w:del>
          </w:p>
        </w:tc>
        <w:tc>
          <w:tcPr>
            <w:tcW w:w="0" w:type="auto"/>
            <w:vMerge w:val="restart"/>
            <w:shd w:val="clear" w:color="auto" w:fill="632423" w:themeFill="accent2" w:themeFillShade="80"/>
          </w:tcPr>
          <w:p w14:paraId="08E53E97" w14:textId="2B5CD53E" w:rsidR="00B42783" w:rsidDel="002169A1" w:rsidRDefault="00B42783">
            <w:pPr>
              <w:rPr>
                <w:del w:id="2845" w:author="Cuenta Microsoft" w:date="2025-09-30T13:41:00Z"/>
                <w:b/>
              </w:rPr>
              <w:pPrChange w:id="2846" w:author="Cuenta Microsoft" w:date="2025-09-30T14:16:00Z">
                <w:pPr>
                  <w:jc w:val="center"/>
                </w:pPr>
              </w:pPrChange>
            </w:pPr>
          </w:p>
          <w:p w14:paraId="5D9ECFB1" w14:textId="3B5A35B1" w:rsidR="00B42783" w:rsidRPr="007562D2" w:rsidDel="002169A1" w:rsidRDefault="00B42783">
            <w:pPr>
              <w:rPr>
                <w:del w:id="2847" w:author="Cuenta Microsoft" w:date="2025-09-30T13:41:00Z"/>
                <w:b/>
              </w:rPr>
              <w:pPrChange w:id="2848" w:author="Cuenta Microsoft" w:date="2025-09-30T14:16:00Z">
                <w:pPr>
                  <w:jc w:val="center"/>
                </w:pPr>
              </w:pPrChange>
            </w:pPr>
            <w:del w:id="2849" w:author="Cuenta Microsoft" w:date="2025-09-30T13:41:00Z">
              <w:r w:rsidRPr="007562D2" w:rsidDel="002169A1">
                <w:rPr>
                  <w:b/>
                </w:rPr>
                <w:delText>RESPONSABLE</w:delText>
              </w:r>
            </w:del>
          </w:p>
        </w:tc>
        <w:tc>
          <w:tcPr>
            <w:tcW w:w="0" w:type="auto"/>
            <w:gridSpan w:val="12"/>
            <w:shd w:val="clear" w:color="auto" w:fill="632423" w:themeFill="accent2" w:themeFillShade="80"/>
          </w:tcPr>
          <w:p w14:paraId="309292EB" w14:textId="5DB4AB0A" w:rsidR="00B42783" w:rsidRPr="007562D2" w:rsidDel="002169A1" w:rsidRDefault="00E96ED9">
            <w:pPr>
              <w:rPr>
                <w:del w:id="2850" w:author="Cuenta Microsoft" w:date="2025-09-30T13:41:00Z"/>
                <w:b/>
              </w:rPr>
              <w:pPrChange w:id="2851" w:author="Cuenta Microsoft" w:date="2025-09-30T14:16:00Z">
                <w:pPr>
                  <w:jc w:val="center"/>
                </w:pPr>
              </w:pPrChange>
            </w:pPr>
            <w:del w:id="2852" w:author="Cuenta Microsoft" w:date="2025-09-30T13:41:00Z">
              <w:r w:rsidDel="002169A1">
                <w:rPr>
                  <w:b/>
                </w:rPr>
                <w:delText>CICLO ESCOLAR 202</w:delText>
              </w:r>
            </w:del>
            <w:ins w:id="2853" w:author="BACHILLERATO GENERAL ALFONSO DE LA MADRID VIDAURRETA" w:date="2025-09-18T23:25:00Z">
              <w:del w:id="2854" w:author="Cuenta Microsoft" w:date="2025-09-30T13:41:00Z">
                <w:r w:rsidR="007A4D70" w:rsidDel="002169A1">
                  <w:rPr>
                    <w:b/>
                  </w:rPr>
                  <w:delText>5</w:delText>
                </w:r>
              </w:del>
            </w:ins>
            <w:del w:id="2855" w:author="Cuenta Microsoft" w:date="2025-09-30T13:41:00Z">
              <w:r w:rsidR="00D57E0C" w:rsidDel="002169A1">
                <w:rPr>
                  <w:b/>
                </w:rPr>
                <w:delText>4</w:delText>
              </w:r>
              <w:r w:rsidDel="002169A1">
                <w:rPr>
                  <w:b/>
                </w:rPr>
                <w:delText>-202</w:delText>
              </w:r>
            </w:del>
            <w:ins w:id="2856" w:author="BACHILLERATO GENERAL ALFONSO DE LA MADRID VIDAURRETA" w:date="2025-09-18T23:25:00Z">
              <w:del w:id="2857" w:author="Cuenta Microsoft" w:date="2025-09-30T13:41:00Z">
                <w:r w:rsidR="007A4D70" w:rsidDel="002169A1">
                  <w:rPr>
                    <w:b/>
                  </w:rPr>
                  <w:delText>6</w:delText>
                </w:r>
              </w:del>
            </w:ins>
            <w:del w:id="2858" w:author="Cuenta Microsoft" w:date="2025-09-30T13:41:00Z">
              <w:r w:rsidR="00D57E0C" w:rsidDel="002169A1">
                <w:rPr>
                  <w:b/>
                </w:rPr>
                <w:delText>5</w:delText>
              </w:r>
            </w:del>
          </w:p>
        </w:tc>
      </w:tr>
      <w:tr w:rsidR="00ED0C7E" w:rsidDel="002169A1" w14:paraId="0C03ACCF" w14:textId="4E5A4219" w:rsidTr="001248A8">
        <w:trPr>
          <w:trHeight w:val="154"/>
          <w:jc w:val="center"/>
          <w:del w:id="2859" w:author="Cuenta Microsoft" w:date="2025-09-30T13:41:00Z"/>
        </w:trPr>
        <w:tc>
          <w:tcPr>
            <w:tcW w:w="0" w:type="auto"/>
            <w:vMerge/>
            <w:shd w:val="clear" w:color="auto" w:fill="632423" w:themeFill="accent2" w:themeFillShade="80"/>
          </w:tcPr>
          <w:p w14:paraId="60946A77" w14:textId="1EA0FDB8" w:rsidR="00B42783" w:rsidRPr="007562D2" w:rsidDel="002169A1" w:rsidRDefault="00B42783">
            <w:pPr>
              <w:rPr>
                <w:del w:id="2860" w:author="Cuenta Microsoft" w:date="2025-09-30T13:41:00Z"/>
                <w:b/>
              </w:rPr>
              <w:pPrChange w:id="2861" w:author="Cuenta Microsoft" w:date="2025-09-30T14:16:00Z">
                <w:pPr>
                  <w:jc w:val="center"/>
                </w:pPr>
              </w:pPrChange>
            </w:pPr>
          </w:p>
        </w:tc>
        <w:tc>
          <w:tcPr>
            <w:tcW w:w="0" w:type="auto"/>
            <w:vMerge/>
            <w:shd w:val="clear" w:color="auto" w:fill="632423" w:themeFill="accent2" w:themeFillShade="80"/>
          </w:tcPr>
          <w:p w14:paraId="38C54AB3" w14:textId="21325024" w:rsidR="00B42783" w:rsidRPr="007562D2" w:rsidDel="002169A1" w:rsidRDefault="00B42783">
            <w:pPr>
              <w:rPr>
                <w:del w:id="2862" w:author="Cuenta Microsoft" w:date="2025-09-30T13:41:00Z"/>
                <w:b/>
              </w:rPr>
              <w:pPrChange w:id="2863" w:author="Cuenta Microsoft" w:date="2025-09-30T14:16:00Z">
                <w:pPr>
                  <w:jc w:val="center"/>
                </w:pPr>
              </w:pPrChange>
            </w:pPr>
          </w:p>
        </w:tc>
        <w:tc>
          <w:tcPr>
            <w:tcW w:w="0" w:type="auto"/>
            <w:shd w:val="clear" w:color="auto" w:fill="632423" w:themeFill="accent2" w:themeFillShade="80"/>
          </w:tcPr>
          <w:p w14:paraId="03CF7BFD" w14:textId="07D26A5F" w:rsidR="00B42783" w:rsidRPr="007562D2" w:rsidDel="002169A1" w:rsidRDefault="00B42783">
            <w:pPr>
              <w:rPr>
                <w:del w:id="2864" w:author="Cuenta Microsoft" w:date="2025-09-30T13:41:00Z"/>
                <w:b/>
              </w:rPr>
              <w:pPrChange w:id="2865" w:author="Cuenta Microsoft" w:date="2025-09-30T14:16:00Z">
                <w:pPr>
                  <w:jc w:val="center"/>
                </w:pPr>
              </w:pPrChange>
            </w:pPr>
            <w:del w:id="2866" w:author="Cuenta Microsoft" w:date="2025-09-30T13:41:00Z">
              <w:r w:rsidRPr="007562D2" w:rsidDel="002169A1">
                <w:rPr>
                  <w:b/>
                </w:rPr>
                <w:delText>AGO</w:delText>
              </w:r>
            </w:del>
          </w:p>
        </w:tc>
        <w:tc>
          <w:tcPr>
            <w:tcW w:w="0" w:type="auto"/>
            <w:shd w:val="clear" w:color="auto" w:fill="632423" w:themeFill="accent2" w:themeFillShade="80"/>
          </w:tcPr>
          <w:p w14:paraId="49D44CE9" w14:textId="05C76A44" w:rsidR="00B42783" w:rsidRPr="007562D2" w:rsidDel="002169A1" w:rsidRDefault="00B42783">
            <w:pPr>
              <w:rPr>
                <w:del w:id="2867" w:author="Cuenta Microsoft" w:date="2025-09-30T13:41:00Z"/>
                <w:b/>
              </w:rPr>
              <w:pPrChange w:id="2868" w:author="Cuenta Microsoft" w:date="2025-09-30T14:16:00Z">
                <w:pPr>
                  <w:jc w:val="center"/>
                </w:pPr>
              </w:pPrChange>
            </w:pPr>
            <w:del w:id="2869" w:author="Cuenta Microsoft" w:date="2025-09-30T13:41:00Z">
              <w:r w:rsidRPr="007562D2" w:rsidDel="002169A1">
                <w:rPr>
                  <w:b/>
                </w:rPr>
                <w:delText>SEP</w:delText>
              </w:r>
            </w:del>
          </w:p>
        </w:tc>
        <w:tc>
          <w:tcPr>
            <w:tcW w:w="0" w:type="auto"/>
            <w:shd w:val="clear" w:color="auto" w:fill="632423" w:themeFill="accent2" w:themeFillShade="80"/>
          </w:tcPr>
          <w:p w14:paraId="709762BB" w14:textId="33470AE8" w:rsidR="00B42783" w:rsidRPr="007562D2" w:rsidDel="002169A1" w:rsidRDefault="00B42783">
            <w:pPr>
              <w:rPr>
                <w:del w:id="2870" w:author="Cuenta Microsoft" w:date="2025-09-30T13:41:00Z"/>
                <w:b/>
              </w:rPr>
              <w:pPrChange w:id="2871" w:author="Cuenta Microsoft" w:date="2025-09-30T14:16:00Z">
                <w:pPr>
                  <w:jc w:val="center"/>
                </w:pPr>
              </w:pPrChange>
            </w:pPr>
            <w:del w:id="2872" w:author="Cuenta Microsoft" w:date="2025-09-30T13:41:00Z">
              <w:r w:rsidRPr="007562D2" w:rsidDel="002169A1">
                <w:rPr>
                  <w:b/>
                </w:rPr>
                <w:delText>OCT</w:delText>
              </w:r>
            </w:del>
          </w:p>
        </w:tc>
        <w:tc>
          <w:tcPr>
            <w:tcW w:w="0" w:type="auto"/>
            <w:shd w:val="clear" w:color="auto" w:fill="632423" w:themeFill="accent2" w:themeFillShade="80"/>
          </w:tcPr>
          <w:p w14:paraId="7AB382D6" w14:textId="36FAE272" w:rsidR="00B42783" w:rsidRPr="007562D2" w:rsidDel="002169A1" w:rsidRDefault="00B42783">
            <w:pPr>
              <w:rPr>
                <w:del w:id="2873" w:author="Cuenta Microsoft" w:date="2025-09-30T13:41:00Z"/>
                <w:b/>
              </w:rPr>
              <w:pPrChange w:id="2874" w:author="Cuenta Microsoft" w:date="2025-09-30T14:16:00Z">
                <w:pPr>
                  <w:jc w:val="center"/>
                </w:pPr>
              </w:pPrChange>
            </w:pPr>
            <w:del w:id="2875" w:author="Cuenta Microsoft" w:date="2025-09-30T13:41:00Z">
              <w:r w:rsidRPr="007562D2" w:rsidDel="002169A1">
                <w:rPr>
                  <w:b/>
                </w:rPr>
                <w:delText>NOV</w:delText>
              </w:r>
            </w:del>
          </w:p>
        </w:tc>
        <w:tc>
          <w:tcPr>
            <w:tcW w:w="0" w:type="auto"/>
            <w:shd w:val="clear" w:color="auto" w:fill="632423" w:themeFill="accent2" w:themeFillShade="80"/>
          </w:tcPr>
          <w:p w14:paraId="53AF42F4" w14:textId="65ADD228" w:rsidR="00B42783" w:rsidRPr="007562D2" w:rsidDel="002169A1" w:rsidRDefault="00B42783">
            <w:pPr>
              <w:rPr>
                <w:del w:id="2876" w:author="Cuenta Microsoft" w:date="2025-09-30T13:41:00Z"/>
                <w:b/>
              </w:rPr>
              <w:pPrChange w:id="2877" w:author="Cuenta Microsoft" w:date="2025-09-30T14:16:00Z">
                <w:pPr>
                  <w:jc w:val="center"/>
                </w:pPr>
              </w:pPrChange>
            </w:pPr>
            <w:del w:id="2878" w:author="Cuenta Microsoft" w:date="2025-09-30T13:41:00Z">
              <w:r w:rsidRPr="007562D2" w:rsidDel="002169A1">
                <w:rPr>
                  <w:b/>
                </w:rPr>
                <w:delText>DIC</w:delText>
              </w:r>
            </w:del>
          </w:p>
        </w:tc>
        <w:tc>
          <w:tcPr>
            <w:tcW w:w="0" w:type="auto"/>
            <w:shd w:val="clear" w:color="auto" w:fill="632423" w:themeFill="accent2" w:themeFillShade="80"/>
          </w:tcPr>
          <w:p w14:paraId="05A8642F" w14:textId="1924D309" w:rsidR="00B42783" w:rsidRPr="007562D2" w:rsidDel="002169A1" w:rsidRDefault="00B42783">
            <w:pPr>
              <w:rPr>
                <w:del w:id="2879" w:author="Cuenta Microsoft" w:date="2025-09-30T13:41:00Z"/>
                <w:b/>
              </w:rPr>
              <w:pPrChange w:id="2880" w:author="Cuenta Microsoft" w:date="2025-09-30T14:16:00Z">
                <w:pPr>
                  <w:jc w:val="center"/>
                </w:pPr>
              </w:pPrChange>
            </w:pPr>
            <w:del w:id="2881" w:author="Cuenta Microsoft" w:date="2025-09-30T13:41:00Z">
              <w:r w:rsidRPr="007562D2" w:rsidDel="002169A1">
                <w:rPr>
                  <w:b/>
                </w:rPr>
                <w:delText>ENE</w:delText>
              </w:r>
            </w:del>
          </w:p>
        </w:tc>
        <w:tc>
          <w:tcPr>
            <w:tcW w:w="0" w:type="auto"/>
            <w:shd w:val="clear" w:color="auto" w:fill="632423" w:themeFill="accent2" w:themeFillShade="80"/>
          </w:tcPr>
          <w:p w14:paraId="281814E0" w14:textId="5ECDE2CB" w:rsidR="00B42783" w:rsidRPr="007562D2" w:rsidDel="002169A1" w:rsidRDefault="00B42783">
            <w:pPr>
              <w:rPr>
                <w:del w:id="2882" w:author="Cuenta Microsoft" w:date="2025-09-30T13:41:00Z"/>
                <w:b/>
              </w:rPr>
              <w:pPrChange w:id="2883" w:author="Cuenta Microsoft" w:date="2025-09-30T14:16:00Z">
                <w:pPr>
                  <w:jc w:val="center"/>
                </w:pPr>
              </w:pPrChange>
            </w:pPr>
            <w:del w:id="2884" w:author="Cuenta Microsoft" w:date="2025-09-30T13:41:00Z">
              <w:r w:rsidRPr="007562D2" w:rsidDel="002169A1">
                <w:rPr>
                  <w:b/>
                </w:rPr>
                <w:delText>FEB</w:delText>
              </w:r>
            </w:del>
          </w:p>
        </w:tc>
        <w:tc>
          <w:tcPr>
            <w:tcW w:w="0" w:type="auto"/>
            <w:shd w:val="clear" w:color="auto" w:fill="632423" w:themeFill="accent2" w:themeFillShade="80"/>
          </w:tcPr>
          <w:p w14:paraId="3EE598E3" w14:textId="730CF580" w:rsidR="00B42783" w:rsidRPr="007562D2" w:rsidDel="002169A1" w:rsidRDefault="00B42783">
            <w:pPr>
              <w:rPr>
                <w:del w:id="2885" w:author="Cuenta Microsoft" w:date="2025-09-30T13:41:00Z"/>
                <w:b/>
              </w:rPr>
              <w:pPrChange w:id="2886" w:author="Cuenta Microsoft" w:date="2025-09-30T14:16:00Z">
                <w:pPr>
                  <w:jc w:val="center"/>
                </w:pPr>
              </w:pPrChange>
            </w:pPr>
            <w:del w:id="2887" w:author="Cuenta Microsoft" w:date="2025-09-30T13:41:00Z">
              <w:r w:rsidRPr="007562D2" w:rsidDel="002169A1">
                <w:rPr>
                  <w:b/>
                </w:rPr>
                <w:delText>MAR</w:delText>
              </w:r>
            </w:del>
          </w:p>
        </w:tc>
        <w:tc>
          <w:tcPr>
            <w:tcW w:w="0" w:type="auto"/>
            <w:shd w:val="clear" w:color="auto" w:fill="632423" w:themeFill="accent2" w:themeFillShade="80"/>
          </w:tcPr>
          <w:p w14:paraId="09270932" w14:textId="696CEF98" w:rsidR="00B42783" w:rsidRPr="007562D2" w:rsidDel="002169A1" w:rsidRDefault="00B42783">
            <w:pPr>
              <w:rPr>
                <w:del w:id="2888" w:author="Cuenta Microsoft" w:date="2025-09-30T13:41:00Z"/>
                <w:b/>
              </w:rPr>
              <w:pPrChange w:id="2889" w:author="Cuenta Microsoft" w:date="2025-09-30T14:16:00Z">
                <w:pPr>
                  <w:jc w:val="center"/>
                </w:pPr>
              </w:pPrChange>
            </w:pPr>
            <w:del w:id="2890" w:author="Cuenta Microsoft" w:date="2025-09-30T13:41:00Z">
              <w:r w:rsidRPr="007562D2" w:rsidDel="002169A1">
                <w:rPr>
                  <w:b/>
                </w:rPr>
                <w:delText>ABR</w:delText>
              </w:r>
            </w:del>
          </w:p>
        </w:tc>
        <w:tc>
          <w:tcPr>
            <w:tcW w:w="0" w:type="auto"/>
            <w:shd w:val="clear" w:color="auto" w:fill="632423" w:themeFill="accent2" w:themeFillShade="80"/>
          </w:tcPr>
          <w:p w14:paraId="399876A4" w14:textId="45A1CC75" w:rsidR="00B42783" w:rsidRPr="007562D2" w:rsidDel="002169A1" w:rsidRDefault="00B42783">
            <w:pPr>
              <w:rPr>
                <w:del w:id="2891" w:author="Cuenta Microsoft" w:date="2025-09-30T13:41:00Z"/>
                <w:b/>
              </w:rPr>
              <w:pPrChange w:id="2892" w:author="Cuenta Microsoft" w:date="2025-09-30T14:16:00Z">
                <w:pPr>
                  <w:jc w:val="center"/>
                </w:pPr>
              </w:pPrChange>
            </w:pPr>
            <w:del w:id="2893" w:author="Cuenta Microsoft" w:date="2025-09-30T13:41:00Z">
              <w:r w:rsidRPr="007562D2" w:rsidDel="002169A1">
                <w:rPr>
                  <w:b/>
                </w:rPr>
                <w:delText>MAY</w:delText>
              </w:r>
            </w:del>
          </w:p>
        </w:tc>
        <w:tc>
          <w:tcPr>
            <w:tcW w:w="0" w:type="auto"/>
            <w:shd w:val="clear" w:color="auto" w:fill="632423" w:themeFill="accent2" w:themeFillShade="80"/>
          </w:tcPr>
          <w:p w14:paraId="290C4340" w14:textId="4A21357A" w:rsidR="00B42783" w:rsidRPr="007562D2" w:rsidDel="002169A1" w:rsidRDefault="00B42783">
            <w:pPr>
              <w:rPr>
                <w:del w:id="2894" w:author="Cuenta Microsoft" w:date="2025-09-30T13:41:00Z"/>
                <w:b/>
              </w:rPr>
              <w:pPrChange w:id="2895" w:author="Cuenta Microsoft" w:date="2025-09-30T14:16:00Z">
                <w:pPr>
                  <w:jc w:val="center"/>
                </w:pPr>
              </w:pPrChange>
            </w:pPr>
            <w:del w:id="2896" w:author="Cuenta Microsoft" w:date="2025-09-30T13:41:00Z">
              <w:r w:rsidRPr="007562D2" w:rsidDel="002169A1">
                <w:rPr>
                  <w:b/>
                </w:rPr>
                <w:delText>JUN</w:delText>
              </w:r>
            </w:del>
          </w:p>
        </w:tc>
        <w:tc>
          <w:tcPr>
            <w:tcW w:w="0" w:type="auto"/>
            <w:shd w:val="clear" w:color="auto" w:fill="632423" w:themeFill="accent2" w:themeFillShade="80"/>
          </w:tcPr>
          <w:p w14:paraId="567CC7A3" w14:textId="5A6ACD7E" w:rsidR="00B42783" w:rsidRPr="007562D2" w:rsidDel="002169A1" w:rsidRDefault="00B42783">
            <w:pPr>
              <w:rPr>
                <w:del w:id="2897" w:author="Cuenta Microsoft" w:date="2025-09-30T13:41:00Z"/>
                <w:b/>
              </w:rPr>
              <w:pPrChange w:id="2898" w:author="Cuenta Microsoft" w:date="2025-09-30T14:16:00Z">
                <w:pPr>
                  <w:jc w:val="center"/>
                </w:pPr>
              </w:pPrChange>
            </w:pPr>
            <w:del w:id="2899" w:author="Cuenta Microsoft" w:date="2025-09-30T13:41:00Z">
              <w:r w:rsidRPr="007562D2" w:rsidDel="002169A1">
                <w:rPr>
                  <w:b/>
                </w:rPr>
                <w:delText>JUL</w:delText>
              </w:r>
            </w:del>
          </w:p>
        </w:tc>
      </w:tr>
      <w:tr w:rsidR="00ED0C7E" w:rsidDel="002169A1" w14:paraId="4FF5899D" w14:textId="28B68839" w:rsidTr="00ED0C7E">
        <w:trPr>
          <w:trHeight w:val="1442"/>
          <w:jc w:val="center"/>
          <w:del w:id="2900" w:author="Cuenta Microsoft" w:date="2025-09-30T13:41:00Z"/>
        </w:trPr>
        <w:tc>
          <w:tcPr>
            <w:tcW w:w="0" w:type="auto"/>
          </w:tcPr>
          <w:p w14:paraId="04092698" w14:textId="77A6A56D" w:rsidR="00B42783" w:rsidDel="002169A1" w:rsidRDefault="00B42783">
            <w:pPr>
              <w:rPr>
                <w:del w:id="2901" w:author="Cuenta Microsoft" w:date="2025-09-30T13:41:00Z"/>
              </w:rPr>
              <w:pPrChange w:id="2902" w:author="Cuenta Microsoft" w:date="2025-09-30T14:16:00Z">
                <w:pPr>
                  <w:jc w:val="center"/>
                </w:pPr>
              </w:pPrChange>
            </w:pPr>
          </w:p>
          <w:p w14:paraId="360E84EF" w14:textId="1CD62796" w:rsidR="00B42783" w:rsidDel="002169A1" w:rsidRDefault="00827DF4">
            <w:pPr>
              <w:rPr>
                <w:del w:id="2903" w:author="Cuenta Microsoft" w:date="2025-09-30T13:41:00Z"/>
              </w:rPr>
            </w:pPr>
            <w:del w:id="2904" w:author="Cuenta Microsoft" w:date="2025-09-30T13:41:00Z">
              <w:r w:rsidDel="002169A1">
                <w:delText>Digitalizar e i</w:delText>
              </w:r>
              <w:r w:rsidR="00B42783" w:rsidDel="002169A1">
                <w:delText>mprimir materiales de</w:delText>
              </w:r>
              <w:r w:rsidR="00DC15D8" w:rsidDel="002169A1">
                <w:delText xml:space="preserve"> </w:delText>
              </w:r>
              <w:r w:rsidR="00B42783" w:rsidDel="002169A1">
                <w:delText>apoyo para la Acción tutorial</w:delText>
              </w:r>
            </w:del>
          </w:p>
        </w:tc>
        <w:tc>
          <w:tcPr>
            <w:tcW w:w="0" w:type="auto"/>
          </w:tcPr>
          <w:p w14:paraId="660EA182" w14:textId="5EB95ED0" w:rsidR="00B42783" w:rsidDel="002169A1" w:rsidRDefault="00B42783">
            <w:pPr>
              <w:rPr>
                <w:del w:id="2905" w:author="Cuenta Microsoft" w:date="2025-09-30T13:41:00Z"/>
              </w:rPr>
              <w:pPrChange w:id="2906" w:author="Cuenta Microsoft" w:date="2025-09-30T14:16:00Z">
                <w:pPr>
                  <w:jc w:val="center"/>
                </w:pPr>
              </w:pPrChange>
            </w:pPr>
          </w:p>
          <w:p w14:paraId="5A56EC84" w14:textId="087729AF" w:rsidR="00B42783" w:rsidDel="002169A1" w:rsidRDefault="00B42783">
            <w:pPr>
              <w:rPr>
                <w:del w:id="2907" w:author="Cuenta Microsoft" w:date="2025-09-30T13:41:00Z"/>
              </w:rPr>
              <w:pPrChange w:id="2908" w:author="Cuenta Microsoft" w:date="2025-09-30T14:16:00Z">
                <w:pPr>
                  <w:jc w:val="center"/>
                </w:pPr>
              </w:pPrChange>
            </w:pPr>
          </w:p>
          <w:p w14:paraId="53BC5A32" w14:textId="72F62842" w:rsidR="00B42783" w:rsidDel="002169A1" w:rsidRDefault="00ED0C7E">
            <w:pPr>
              <w:rPr>
                <w:del w:id="2909" w:author="Cuenta Microsoft" w:date="2025-09-30T13:41:00Z"/>
              </w:rPr>
              <w:pPrChange w:id="2910" w:author="Cuenta Microsoft" w:date="2025-09-30T14:16:00Z">
                <w:pPr>
                  <w:jc w:val="center"/>
                </w:pPr>
              </w:pPrChange>
            </w:pPr>
            <w:del w:id="2911" w:author="Cuenta Microsoft" w:date="2025-09-30T13:41:00Z">
              <w:r w:rsidDel="002169A1">
                <w:delText>Administrativo</w:delText>
              </w:r>
            </w:del>
          </w:p>
          <w:p w14:paraId="7BDD0C9F" w14:textId="2C01D561" w:rsidR="00ED0C7E" w:rsidDel="002169A1" w:rsidRDefault="00ED0C7E">
            <w:pPr>
              <w:rPr>
                <w:del w:id="2912" w:author="Cuenta Microsoft" w:date="2025-09-30T13:41:00Z"/>
              </w:rPr>
              <w:pPrChange w:id="2913" w:author="Cuenta Microsoft" w:date="2025-09-30T14:16:00Z">
                <w:pPr>
                  <w:jc w:val="center"/>
                </w:pPr>
              </w:pPrChange>
            </w:pPr>
            <w:del w:id="2914" w:author="Cuenta Microsoft" w:date="2025-09-30T13:41:00Z">
              <w:r w:rsidDel="002169A1">
                <w:delText xml:space="preserve">Tutor escolar </w:delText>
              </w:r>
            </w:del>
          </w:p>
        </w:tc>
        <w:tc>
          <w:tcPr>
            <w:tcW w:w="0" w:type="auto"/>
          </w:tcPr>
          <w:p w14:paraId="6A3A3582" w14:textId="5D63A462" w:rsidR="00B42783" w:rsidDel="002169A1" w:rsidRDefault="00B42783">
            <w:pPr>
              <w:rPr>
                <w:del w:id="2915" w:author="Cuenta Microsoft" w:date="2025-09-30T13:41:00Z"/>
              </w:rPr>
              <w:pPrChange w:id="2916" w:author="Cuenta Microsoft" w:date="2025-09-30T14:16:00Z">
                <w:pPr>
                  <w:jc w:val="center"/>
                </w:pPr>
              </w:pPrChange>
            </w:pPr>
          </w:p>
        </w:tc>
        <w:tc>
          <w:tcPr>
            <w:tcW w:w="0" w:type="auto"/>
            <w:shd w:val="clear" w:color="auto" w:fill="4F6228" w:themeFill="accent3" w:themeFillShade="80"/>
          </w:tcPr>
          <w:p w14:paraId="56239EE8" w14:textId="52A61BA4" w:rsidR="00B42783" w:rsidDel="002169A1" w:rsidRDefault="00B42783">
            <w:pPr>
              <w:rPr>
                <w:del w:id="2917" w:author="Cuenta Microsoft" w:date="2025-09-30T13:41:00Z"/>
              </w:rPr>
              <w:pPrChange w:id="2918" w:author="Cuenta Microsoft" w:date="2025-09-30T14:16:00Z">
                <w:pPr>
                  <w:jc w:val="center"/>
                </w:pPr>
              </w:pPrChange>
            </w:pPr>
          </w:p>
        </w:tc>
        <w:tc>
          <w:tcPr>
            <w:tcW w:w="0" w:type="auto"/>
            <w:shd w:val="clear" w:color="auto" w:fill="4F6228" w:themeFill="accent3" w:themeFillShade="80"/>
          </w:tcPr>
          <w:p w14:paraId="2F940C97" w14:textId="497F4CD4" w:rsidR="00B42783" w:rsidDel="002169A1" w:rsidRDefault="00B42783">
            <w:pPr>
              <w:rPr>
                <w:del w:id="2919" w:author="Cuenta Microsoft" w:date="2025-09-30T13:41:00Z"/>
              </w:rPr>
              <w:pPrChange w:id="2920" w:author="Cuenta Microsoft" w:date="2025-09-30T14:16:00Z">
                <w:pPr>
                  <w:jc w:val="center"/>
                </w:pPr>
              </w:pPrChange>
            </w:pPr>
          </w:p>
        </w:tc>
        <w:tc>
          <w:tcPr>
            <w:tcW w:w="0" w:type="auto"/>
            <w:shd w:val="clear" w:color="auto" w:fill="4F6228" w:themeFill="accent3" w:themeFillShade="80"/>
          </w:tcPr>
          <w:p w14:paraId="5DB3BC51" w14:textId="33B32A39" w:rsidR="00B42783" w:rsidDel="002169A1" w:rsidRDefault="00B42783">
            <w:pPr>
              <w:rPr>
                <w:del w:id="2921" w:author="Cuenta Microsoft" w:date="2025-09-30T13:41:00Z"/>
              </w:rPr>
              <w:pPrChange w:id="2922" w:author="Cuenta Microsoft" w:date="2025-09-30T14:16:00Z">
                <w:pPr>
                  <w:jc w:val="center"/>
                </w:pPr>
              </w:pPrChange>
            </w:pPr>
          </w:p>
        </w:tc>
        <w:tc>
          <w:tcPr>
            <w:tcW w:w="0" w:type="auto"/>
            <w:shd w:val="clear" w:color="auto" w:fill="4F6228" w:themeFill="accent3" w:themeFillShade="80"/>
          </w:tcPr>
          <w:p w14:paraId="534C69DC" w14:textId="7B6791F0" w:rsidR="00B42783" w:rsidDel="002169A1" w:rsidRDefault="00B42783">
            <w:pPr>
              <w:rPr>
                <w:del w:id="2923" w:author="Cuenta Microsoft" w:date="2025-09-30T13:41:00Z"/>
              </w:rPr>
              <w:pPrChange w:id="2924" w:author="Cuenta Microsoft" w:date="2025-09-30T14:16:00Z">
                <w:pPr>
                  <w:jc w:val="center"/>
                </w:pPr>
              </w:pPrChange>
            </w:pPr>
          </w:p>
        </w:tc>
        <w:tc>
          <w:tcPr>
            <w:tcW w:w="0" w:type="auto"/>
            <w:shd w:val="clear" w:color="auto" w:fill="4F6228" w:themeFill="accent3" w:themeFillShade="80"/>
          </w:tcPr>
          <w:p w14:paraId="3585EF1F" w14:textId="4F569E18" w:rsidR="00B42783" w:rsidDel="002169A1" w:rsidRDefault="00B42783">
            <w:pPr>
              <w:rPr>
                <w:del w:id="2925" w:author="Cuenta Microsoft" w:date="2025-09-30T13:41:00Z"/>
              </w:rPr>
              <w:pPrChange w:id="2926" w:author="Cuenta Microsoft" w:date="2025-09-30T14:16:00Z">
                <w:pPr>
                  <w:jc w:val="center"/>
                </w:pPr>
              </w:pPrChange>
            </w:pPr>
          </w:p>
        </w:tc>
        <w:tc>
          <w:tcPr>
            <w:tcW w:w="0" w:type="auto"/>
            <w:shd w:val="clear" w:color="auto" w:fill="4F6228" w:themeFill="accent3" w:themeFillShade="80"/>
          </w:tcPr>
          <w:p w14:paraId="6E3335B3" w14:textId="48FBECF0" w:rsidR="00B42783" w:rsidDel="002169A1" w:rsidRDefault="00B42783">
            <w:pPr>
              <w:rPr>
                <w:del w:id="2927" w:author="Cuenta Microsoft" w:date="2025-09-30T13:41:00Z"/>
              </w:rPr>
              <w:pPrChange w:id="2928" w:author="Cuenta Microsoft" w:date="2025-09-30T14:16:00Z">
                <w:pPr>
                  <w:jc w:val="center"/>
                </w:pPr>
              </w:pPrChange>
            </w:pPr>
          </w:p>
        </w:tc>
        <w:tc>
          <w:tcPr>
            <w:tcW w:w="0" w:type="auto"/>
            <w:shd w:val="clear" w:color="auto" w:fill="4F6228" w:themeFill="accent3" w:themeFillShade="80"/>
          </w:tcPr>
          <w:p w14:paraId="3DA01222" w14:textId="03BD9473" w:rsidR="00B42783" w:rsidDel="002169A1" w:rsidRDefault="00B42783">
            <w:pPr>
              <w:rPr>
                <w:del w:id="2929" w:author="Cuenta Microsoft" w:date="2025-09-30T13:41:00Z"/>
              </w:rPr>
              <w:pPrChange w:id="2930" w:author="Cuenta Microsoft" w:date="2025-09-30T14:16:00Z">
                <w:pPr>
                  <w:jc w:val="center"/>
                </w:pPr>
              </w:pPrChange>
            </w:pPr>
          </w:p>
        </w:tc>
        <w:tc>
          <w:tcPr>
            <w:tcW w:w="0" w:type="auto"/>
            <w:shd w:val="clear" w:color="auto" w:fill="4F6228" w:themeFill="accent3" w:themeFillShade="80"/>
          </w:tcPr>
          <w:p w14:paraId="40E470CD" w14:textId="1AF4AA6A" w:rsidR="00B42783" w:rsidDel="002169A1" w:rsidRDefault="00B42783">
            <w:pPr>
              <w:rPr>
                <w:del w:id="2931" w:author="Cuenta Microsoft" w:date="2025-09-30T13:41:00Z"/>
              </w:rPr>
              <w:pPrChange w:id="2932" w:author="Cuenta Microsoft" w:date="2025-09-30T14:16:00Z">
                <w:pPr>
                  <w:jc w:val="center"/>
                </w:pPr>
              </w:pPrChange>
            </w:pPr>
          </w:p>
        </w:tc>
        <w:tc>
          <w:tcPr>
            <w:tcW w:w="0" w:type="auto"/>
            <w:shd w:val="clear" w:color="auto" w:fill="4F6228" w:themeFill="accent3" w:themeFillShade="80"/>
          </w:tcPr>
          <w:p w14:paraId="16C84922" w14:textId="373A658C" w:rsidR="00B42783" w:rsidDel="002169A1" w:rsidRDefault="00B42783">
            <w:pPr>
              <w:rPr>
                <w:del w:id="2933" w:author="Cuenta Microsoft" w:date="2025-09-30T13:41:00Z"/>
              </w:rPr>
              <w:pPrChange w:id="2934" w:author="Cuenta Microsoft" w:date="2025-09-30T14:16:00Z">
                <w:pPr>
                  <w:jc w:val="center"/>
                </w:pPr>
              </w:pPrChange>
            </w:pPr>
          </w:p>
        </w:tc>
        <w:tc>
          <w:tcPr>
            <w:tcW w:w="0" w:type="auto"/>
            <w:shd w:val="clear" w:color="auto" w:fill="4F6228" w:themeFill="accent3" w:themeFillShade="80"/>
          </w:tcPr>
          <w:p w14:paraId="1CAA5CF8" w14:textId="565678CF" w:rsidR="00B42783" w:rsidDel="002169A1" w:rsidRDefault="00B42783">
            <w:pPr>
              <w:rPr>
                <w:del w:id="2935" w:author="Cuenta Microsoft" w:date="2025-09-30T13:41:00Z"/>
              </w:rPr>
              <w:pPrChange w:id="2936" w:author="Cuenta Microsoft" w:date="2025-09-30T14:16:00Z">
                <w:pPr>
                  <w:jc w:val="center"/>
                </w:pPr>
              </w:pPrChange>
            </w:pPr>
          </w:p>
        </w:tc>
        <w:tc>
          <w:tcPr>
            <w:tcW w:w="0" w:type="auto"/>
            <w:shd w:val="clear" w:color="auto" w:fill="auto"/>
          </w:tcPr>
          <w:p w14:paraId="4EBD51BC" w14:textId="4E658BF1" w:rsidR="00B42783" w:rsidDel="002169A1" w:rsidRDefault="00B42783">
            <w:pPr>
              <w:rPr>
                <w:del w:id="2937" w:author="Cuenta Microsoft" w:date="2025-09-30T13:41:00Z"/>
              </w:rPr>
              <w:pPrChange w:id="2938" w:author="Cuenta Microsoft" w:date="2025-09-30T14:16:00Z">
                <w:pPr>
                  <w:jc w:val="center"/>
                </w:pPr>
              </w:pPrChange>
            </w:pPr>
          </w:p>
        </w:tc>
      </w:tr>
      <w:tr w:rsidR="00ED0C7E" w:rsidDel="002169A1" w14:paraId="72475F8A" w14:textId="1054A27B" w:rsidTr="00B42783">
        <w:trPr>
          <w:trHeight w:val="1137"/>
          <w:jc w:val="center"/>
          <w:del w:id="2939" w:author="Cuenta Microsoft" w:date="2025-09-30T13:41:00Z"/>
        </w:trPr>
        <w:tc>
          <w:tcPr>
            <w:tcW w:w="0" w:type="auto"/>
          </w:tcPr>
          <w:p w14:paraId="242DE18E" w14:textId="039A3BE4" w:rsidR="00B42783" w:rsidDel="002169A1" w:rsidRDefault="00B42783">
            <w:pPr>
              <w:rPr>
                <w:del w:id="2940" w:author="Cuenta Microsoft" w:date="2025-09-30T13:41:00Z"/>
              </w:rPr>
            </w:pPr>
            <w:del w:id="2941" w:author="Cuenta Microsoft" w:date="2025-09-30T13:41:00Z">
              <w:r w:rsidDel="002169A1">
                <w:delText xml:space="preserve">Elaborar </w:delText>
              </w:r>
              <w:r w:rsidR="00ED0C7E" w:rsidDel="002169A1">
                <w:delText xml:space="preserve">diagnóstico de estudiantes en riesgo de deserción y reprobación </w:delText>
              </w:r>
            </w:del>
          </w:p>
        </w:tc>
        <w:tc>
          <w:tcPr>
            <w:tcW w:w="0" w:type="auto"/>
          </w:tcPr>
          <w:p w14:paraId="0F32D01E" w14:textId="4EF84C08" w:rsidR="00B42783" w:rsidDel="002169A1" w:rsidRDefault="00B42783">
            <w:pPr>
              <w:rPr>
                <w:del w:id="2942" w:author="Cuenta Microsoft" w:date="2025-09-30T13:41:00Z"/>
              </w:rPr>
              <w:pPrChange w:id="2943" w:author="Cuenta Microsoft" w:date="2025-09-30T14:16:00Z">
                <w:pPr>
                  <w:jc w:val="center"/>
                </w:pPr>
              </w:pPrChange>
            </w:pPr>
          </w:p>
          <w:p w14:paraId="2B66C5F9" w14:textId="04A45AAE" w:rsidR="00B42783" w:rsidDel="002169A1" w:rsidRDefault="00B42783">
            <w:pPr>
              <w:rPr>
                <w:del w:id="2944" w:author="Cuenta Microsoft" w:date="2025-09-30T13:41:00Z"/>
              </w:rPr>
              <w:pPrChange w:id="2945" w:author="Cuenta Microsoft" w:date="2025-09-30T14:16:00Z">
                <w:pPr>
                  <w:jc w:val="center"/>
                </w:pPr>
              </w:pPrChange>
            </w:pPr>
            <w:del w:id="2946" w:author="Cuenta Microsoft" w:date="2025-09-30T13:41:00Z">
              <w:r w:rsidDel="002169A1">
                <w:delText>Tutores</w:delText>
              </w:r>
              <w:r w:rsidR="00E96ED9" w:rsidDel="002169A1">
                <w:delText xml:space="preserve"> y docentes</w:delText>
              </w:r>
            </w:del>
          </w:p>
        </w:tc>
        <w:tc>
          <w:tcPr>
            <w:tcW w:w="0" w:type="auto"/>
          </w:tcPr>
          <w:p w14:paraId="20C5A857" w14:textId="3037801B" w:rsidR="00B42783" w:rsidDel="002169A1" w:rsidRDefault="00B42783">
            <w:pPr>
              <w:rPr>
                <w:del w:id="2947" w:author="Cuenta Microsoft" w:date="2025-09-30T13:41:00Z"/>
              </w:rPr>
              <w:pPrChange w:id="2948" w:author="Cuenta Microsoft" w:date="2025-09-30T14:16:00Z">
                <w:pPr>
                  <w:jc w:val="center"/>
                </w:pPr>
              </w:pPrChange>
            </w:pPr>
          </w:p>
        </w:tc>
        <w:tc>
          <w:tcPr>
            <w:tcW w:w="0" w:type="auto"/>
            <w:shd w:val="clear" w:color="auto" w:fill="948A54" w:themeFill="background2" w:themeFillShade="80"/>
          </w:tcPr>
          <w:p w14:paraId="59D7E500" w14:textId="5C3A5CCE" w:rsidR="00B42783" w:rsidDel="002169A1" w:rsidRDefault="00B42783">
            <w:pPr>
              <w:rPr>
                <w:del w:id="2949" w:author="Cuenta Microsoft" w:date="2025-09-30T13:41:00Z"/>
              </w:rPr>
              <w:pPrChange w:id="2950" w:author="Cuenta Microsoft" w:date="2025-09-30T14:16:00Z">
                <w:pPr>
                  <w:jc w:val="center"/>
                </w:pPr>
              </w:pPrChange>
            </w:pPr>
          </w:p>
        </w:tc>
        <w:tc>
          <w:tcPr>
            <w:tcW w:w="0" w:type="auto"/>
            <w:shd w:val="clear" w:color="auto" w:fill="948A54" w:themeFill="background2" w:themeFillShade="80"/>
          </w:tcPr>
          <w:p w14:paraId="4A791135" w14:textId="4607323D" w:rsidR="00B42783" w:rsidDel="002169A1" w:rsidRDefault="00B42783">
            <w:pPr>
              <w:rPr>
                <w:del w:id="2951" w:author="Cuenta Microsoft" w:date="2025-09-30T13:41:00Z"/>
              </w:rPr>
              <w:pPrChange w:id="2952" w:author="Cuenta Microsoft" w:date="2025-09-30T14:16:00Z">
                <w:pPr>
                  <w:jc w:val="center"/>
                </w:pPr>
              </w:pPrChange>
            </w:pPr>
          </w:p>
        </w:tc>
        <w:tc>
          <w:tcPr>
            <w:tcW w:w="0" w:type="auto"/>
            <w:shd w:val="clear" w:color="auto" w:fill="948A54" w:themeFill="background2" w:themeFillShade="80"/>
          </w:tcPr>
          <w:p w14:paraId="219600C9" w14:textId="1D1F1B1D" w:rsidR="00B42783" w:rsidDel="002169A1" w:rsidRDefault="00B42783">
            <w:pPr>
              <w:rPr>
                <w:del w:id="2953" w:author="Cuenta Microsoft" w:date="2025-09-30T13:41:00Z"/>
              </w:rPr>
              <w:pPrChange w:id="2954" w:author="Cuenta Microsoft" w:date="2025-09-30T14:16:00Z">
                <w:pPr>
                  <w:jc w:val="center"/>
                </w:pPr>
              </w:pPrChange>
            </w:pPr>
          </w:p>
        </w:tc>
        <w:tc>
          <w:tcPr>
            <w:tcW w:w="0" w:type="auto"/>
            <w:shd w:val="clear" w:color="auto" w:fill="948A54" w:themeFill="background2" w:themeFillShade="80"/>
          </w:tcPr>
          <w:p w14:paraId="12A8F364" w14:textId="4D5FEFEA" w:rsidR="00B42783" w:rsidDel="002169A1" w:rsidRDefault="00B42783">
            <w:pPr>
              <w:rPr>
                <w:del w:id="2955" w:author="Cuenta Microsoft" w:date="2025-09-30T13:41:00Z"/>
              </w:rPr>
              <w:pPrChange w:id="2956" w:author="Cuenta Microsoft" w:date="2025-09-30T14:16:00Z">
                <w:pPr>
                  <w:jc w:val="center"/>
                </w:pPr>
              </w:pPrChange>
            </w:pPr>
          </w:p>
        </w:tc>
        <w:tc>
          <w:tcPr>
            <w:tcW w:w="0" w:type="auto"/>
            <w:shd w:val="clear" w:color="auto" w:fill="948A54" w:themeFill="background2" w:themeFillShade="80"/>
          </w:tcPr>
          <w:p w14:paraId="768E0B08" w14:textId="7483CFAD" w:rsidR="00B42783" w:rsidDel="002169A1" w:rsidRDefault="00B42783">
            <w:pPr>
              <w:rPr>
                <w:del w:id="2957" w:author="Cuenta Microsoft" w:date="2025-09-30T13:41:00Z"/>
              </w:rPr>
              <w:pPrChange w:id="2958" w:author="Cuenta Microsoft" w:date="2025-09-30T14:16:00Z">
                <w:pPr>
                  <w:jc w:val="center"/>
                </w:pPr>
              </w:pPrChange>
            </w:pPr>
          </w:p>
        </w:tc>
        <w:tc>
          <w:tcPr>
            <w:tcW w:w="0" w:type="auto"/>
            <w:shd w:val="clear" w:color="auto" w:fill="948A54" w:themeFill="background2" w:themeFillShade="80"/>
          </w:tcPr>
          <w:p w14:paraId="424A2B97" w14:textId="7FC320B9" w:rsidR="00B42783" w:rsidDel="002169A1" w:rsidRDefault="00B42783">
            <w:pPr>
              <w:rPr>
                <w:del w:id="2959" w:author="Cuenta Microsoft" w:date="2025-09-30T13:41:00Z"/>
              </w:rPr>
              <w:pPrChange w:id="2960" w:author="Cuenta Microsoft" w:date="2025-09-30T14:16:00Z">
                <w:pPr>
                  <w:jc w:val="center"/>
                </w:pPr>
              </w:pPrChange>
            </w:pPr>
          </w:p>
        </w:tc>
        <w:tc>
          <w:tcPr>
            <w:tcW w:w="0" w:type="auto"/>
            <w:shd w:val="clear" w:color="auto" w:fill="948A54" w:themeFill="background2" w:themeFillShade="80"/>
          </w:tcPr>
          <w:p w14:paraId="32771919" w14:textId="7BCB433A" w:rsidR="00B42783" w:rsidDel="002169A1" w:rsidRDefault="00B42783">
            <w:pPr>
              <w:rPr>
                <w:del w:id="2961" w:author="Cuenta Microsoft" w:date="2025-09-30T13:41:00Z"/>
              </w:rPr>
              <w:pPrChange w:id="2962" w:author="Cuenta Microsoft" w:date="2025-09-30T14:16:00Z">
                <w:pPr>
                  <w:jc w:val="center"/>
                </w:pPr>
              </w:pPrChange>
            </w:pPr>
          </w:p>
        </w:tc>
        <w:tc>
          <w:tcPr>
            <w:tcW w:w="0" w:type="auto"/>
            <w:shd w:val="clear" w:color="auto" w:fill="948A54" w:themeFill="background2" w:themeFillShade="80"/>
          </w:tcPr>
          <w:p w14:paraId="1E0A945F" w14:textId="3FDF092C" w:rsidR="00B42783" w:rsidDel="002169A1" w:rsidRDefault="00B42783">
            <w:pPr>
              <w:rPr>
                <w:del w:id="2963" w:author="Cuenta Microsoft" w:date="2025-09-30T13:41:00Z"/>
              </w:rPr>
              <w:pPrChange w:id="2964" w:author="Cuenta Microsoft" w:date="2025-09-30T14:16:00Z">
                <w:pPr>
                  <w:jc w:val="center"/>
                </w:pPr>
              </w:pPrChange>
            </w:pPr>
          </w:p>
        </w:tc>
        <w:tc>
          <w:tcPr>
            <w:tcW w:w="0" w:type="auto"/>
            <w:shd w:val="clear" w:color="auto" w:fill="948A54" w:themeFill="background2" w:themeFillShade="80"/>
          </w:tcPr>
          <w:p w14:paraId="16EAD482" w14:textId="6A6FB59F" w:rsidR="00B42783" w:rsidDel="002169A1" w:rsidRDefault="00B42783">
            <w:pPr>
              <w:rPr>
                <w:del w:id="2965" w:author="Cuenta Microsoft" w:date="2025-09-30T13:41:00Z"/>
              </w:rPr>
              <w:pPrChange w:id="2966" w:author="Cuenta Microsoft" w:date="2025-09-30T14:16:00Z">
                <w:pPr>
                  <w:jc w:val="center"/>
                </w:pPr>
              </w:pPrChange>
            </w:pPr>
          </w:p>
        </w:tc>
        <w:tc>
          <w:tcPr>
            <w:tcW w:w="0" w:type="auto"/>
            <w:shd w:val="clear" w:color="auto" w:fill="948A54" w:themeFill="background2" w:themeFillShade="80"/>
          </w:tcPr>
          <w:p w14:paraId="49E74A74" w14:textId="5A979064" w:rsidR="00B42783" w:rsidDel="002169A1" w:rsidRDefault="00B42783">
            <w:pPr>
              <w:rPr>
                <w:del w:id="2967" w:author="Cuenta Microsoft" w:date="2025-09-30T13:41:00Z"/>
              </w:rPr>
              <w:pPrChange w:id="2968" w:author="Cuenta Microsoft" w:date="2025-09-30T14:16:00Z">
                <w:pPr>
                  <w:jc w:val="center"/>
                </w:pPr>
              </w:pPrChange>
            </w:pPr>
          </w:p>
        </w:tc>
        <w:tc>
          <w:tcPr>
            <w:tcW w:w="0" w:type="auto"/>
            <w:shd w:val="clear" w:color="auto" w:fill="auto"/>
          </w:tcPr>
          <w:p w14:paraId="49202C11" w14:textId="038B414C" w:rsidR="00B42783" w:rsidDel="002169A1" w:rsidRDefault="00B42783">
            <w:pPr>
              <w:rPr>
                <w:del w:id="2969" w:author="Cuenta Microsoft" w:date="2025-09-30T13:41:00Z"/>
              </w:rPr>
              <w:pPrChange w:id="2970" w:author="Cuenta Microsoft" w:date="2025-09-30T14:16:00Z">
                <w:pPr>
                  <w:jc w:val="center"/>
                </w:pPr>
              </w:pPrChange>
            </w:pPr>
          </w:p>
        </w:tc>
      </w:tr>
    </w:tbl>
    <w:p w14:paraId="37292965" w14:textId="19EA000F" w:rsidR="004F45B5" w:rsidDel="002169A1" w:rsidRDefault="004F45B5">
      <w:pPr>
        <w:rPr>
          <w:del w:id="2971" w:author="Cuenta Microsoft" w:date="2025-09-30T13:41:00Z"/>
        </w:rPr>
      </w:pPr>
    </w:p>
    <w:p w14:paraId="1A27E042" w14:textId="4110FBD7" w:rsidR="00DB6E6B" w:rsidDel="002169A1" w:rsidRDefault="00DB6E6B">
      <w:pPr>
        <w:rPr>
          <w:del w:id="2972" w:author="Cuenta Microsoft" w:date="2025-09-30T13:41:00Z"/>
        </w:rPr>
      </w:pPr>
    </w:p>
    <w:p w14:paraId="6E21E9C3" w14:textId="7E120047" w:rsidR="003C430B" w:rsidDel="002169A1" w:rsidRDefault="00B42783">
      <w:pPr>
        <w:rPr>
          <w:del w:id="2973" w:author="Cuenta Microsoft" w:date="2025-09-30T13:41:00Z"/>
        </w:rPr>
      </w:pPr>
      <w:del w:id="2974" w:author="Cuenta Microsoft" w:date="2025-09-30T13:41:00Z">
        <w:r w:rsidDel="002169A1">
          <w:delText xml:space="preserve">Categoría: </w:delText>
        </w:r>
        <w:r w:rsidRPr="00684925" w:rsidDel="002169A1">
          <w:rPr>
            <w:b/>
          </w:rPr>
          <w:delText>INDICADORES ACAD</w:delText>
        </w:r>
        <w:r w:rsidR="007453ED" w:rsidDel="002169A1">
          <w:rPr>
            <w:b/>
          </w:rPr>
          <w:delText>É</w:delText>
        </w:r>
        <w:r w:rsidRPr="00684925" w:rsidDel="002169A1">
          <w:rPr>
            <w:b/>
          </w:rPr>
          <w:delText>MICOS</w:delText>
        </w:r>
      </w:del>
    </w:p>
    <w:p w14:paraId="2611E1DE" w14:textId="213F556B" w:rsidR="00B42783" w:rsidDel="002169A1" w:rsidRDefault="00DF0C31">
      <w:pPr>
        <w:rPr>
          <w:del w:id="2975" w:author="Cuenta Microsoft" w:date="2025-09-30T13:41:00Z"/>
        </w:rPr>
      </w:pPr>
      <w:del w:id="2976" w:author="Cuenta Microsoft" w:date="2025-09-30T13:41:00Z">
        <w:r w:rsidDel="002169A1">
          <w:delText>Línea</w:delText>
        </w:r>
        <w:r w:rsidR="00B42783" w:rsidDel="002169A1">
          <w:delText xml:space="preserve"> de acción: brindar tutorías personalizadas a los estudiantes en riesgo de reprobación.</w:delText>
        </w:r>
      </w:del>
    </w:p>
    <w:tbl>
      <w:tblPr>
        <w:tblStyle w:val="Tablaconcuadrcula"/>
        <w:tblW w:w="12250" w:type="dxa"/>
        <w:jc w:val="center"/>
        <w:tblLook w:val="04A0" w:firstRow="1" w:lastRow="0" w:firstColumn="1" w:lastColumn="0" w:noHBand="0" w:noVBand="1"/>
      </w:tblPr>
      <w:tblGrid>
        <w:gridCol w:w="3635"/>
        <w:gridCol w:w="1523"/>
        <w:gridCol w:w="639"/>
        <w:gridCol w:w="545"/>
        <w:gridCol w:w="591"/>
        <w:gridCol w:w="640"/>
        <w:gridCol w:w="530"/>
        <w:gridCol w:w="576"/>
        <w:gridCol w:w="548"/>
        <w:gridCol w:w="666"/>
        <w:gridCol w:w="597"/>
        <w:gridCol w:w="656"/>
        <w:gridCol w:w="578"/>
        <w:gridCol w:w="526"/>
      </w:tblGrid>
      <w:tr w:rsidR="00B42783" w:rsidDel="002169A1" w14:paraId="4E864BD4" w14:textId="409E246F" w:rsidTr="001248A8">
        <w:trPr>
          <w:trHeight w:val="440"/>
          <w:jc w:val="center"/>
          <w:del w:id="2977" w:author="Cuenta Microsoft" w:date="2025-09-30T13:41:00Z"/>
        </w:trPr>
        <w:tc>
          <w:tcPr>
            <w:tcW w:w="0" w:type="auto"/>
            <w:vMerge w:val="restart"/>
            <w:shd w:val="clear" w:color="auto" w:fill="632423" w:themeFill="accent2" w:themeFillShade="80"/>
          </w:tcPr>
          <w:p w14:paraId="477B731A" w14:textId="15BCB6FA" w:rsidR="00B42783" w:rsidDel="002169A1" w:rsidRDefault="00B42783">
            <w:pPr>
              <w:rPr>
                <w:del w:id="2978" w:author="Cuenta Microsoft" w:date="2025-09-30T13:41:00Z"/>
                <w:b/>
              </w:rPr>
              <w:pPrChange w:id="2979" w:author="Cuenta Microsoft" w:date="2025-09-30T14:16:00Z">
                <w:pPr>
                  <w:jc w:val="center"/>
                </w:pPr>
              </w:pPrChange>
            </w:pPr>
          </w:p>
          <w:p w14:paraId="65FB8A7A" w14:textId="1B8F435D" w:rsidR="00B42783" w:rsidRPr="007562D2" w:rsidDel="002169A1" w:rsidRDefault="00B42783">
            <w:pPr>
              <w:rPr>
                <w:del w:id="2980" w:author="Cuenta Microsoft" w:date="2025-09-30T13:41:00Z"/>
                <w:b/>
              </w:rPr>
              <w:pPrChange w:id="2981" w:author="Cuenta Microsoft" w:date="2025-09-30T14:16:00Z">
                <w:pPr>
                  <w:jc w:val="center"/>
                </w:pPr>
              </w:pPrChange>
            </w:pPr>
            <w:del w:id="2982" w:author="Cuenta Microsoft" w:date="2025-09-30T13:41:00Z">
              <w:r w:rsidRPr="007562D2" w:rsidDel="002169A1">
                <w:rPr>
                  <w:b/>
                </w:rPr>
                <w:delText>ACTIVIDADES</w:delText>
              </w:r>
            </w:del>
          </w:p>
        </w:tc>
        <w:tc>
          <w:tcPr>
            <w:tcW w:w="0" w:type="auto"/>
            <w:vMerge w:val="restart"/>
            <w:shd w:val="clear" w:color="auto" w:fill="632423" w:themeFill="accent2" w:themeFillShade="80"/>
          </w:tcPr>
          <w:p w14:paraId="7DFC68F2" w14:textId="6217FBAF" w:rsidR="00B42783" w:rsidDel="002169A1" w:rsidRDefault="00B42783">
            <w:pPr>
              <w:rPr>
                <w:del w:id="2983" w:author="Cuenta Microsoft" w:date="2025-09-30T13:41:00Z"/>
                <w:b/>
              </w:rPr>
              <w:pPrChange w:id="2984" w:author="Cuenta Microsoft" w:date="2025-09-30T14:16:00Z">
                <w:pPr>
                  <w:jc w:val="center"/>
                </w:pPr>
              </w:pPrChange>
            </w:pPr>
          </w:p>
          <w:p w14:paraId="57530B11" w14:textId="44A25E67" w:rsidR="00B42783" w:rsidRPr="007562D2" w:rsidDel="002169A1" w:rsidRDefault="00B42783">
            <w:pPr>
              <w:rPr>
                <w:del w:id="2985" w:author="Cuenta Microsoft" w:date="2025-09-30T13:41:00Z"/>
                <w:b/>
              </w:rPr>
              <w:pPrChange w:id="2986" w:author="Cuenta Microsoft" w:date="2025-09-30T14:16:00Z">
                <w:pPr>
                  <w:jc w:val="center"/>
                </w:pPr>
              </w:pPrChange>
            </w:pPr>
            <w:del w:id="2987" w:author="Cuenta Microsoft" w:date="2025-09-30T13:41:00Z">
              <w:r w:rsidRPr="007562D2" w:rsidDel="002169A1">
                <w:rPr>
                  <w:b/>
                </w:rPr>
                <w:delText>RESPONSABLE</w:delText>
              </w:r>
            </w:del>
          </w:p>
        </w:tc>
        <w:tc>
          <w:tcPr>
            <w:tcW w:w="0" w:type="auto"/>
            <w:gridSpan w:val="12"/>
            <w:shd w:val="clear" w:color="auto" w:fill="632423" w:themeFill="accent2" w:themeFillShade="80"/>
          </w:tcPr>
          <w:p w14:paraId="27DC6E75" w14:textId="57DC7C6C" w:rsidR="00B42783" w:rsidRPr="007562D2" w:rsidDel="002169A1" w:rsidRDefault="00E96ED9">
            <w:pPr>
              <w:rPr>
                <w:del w:id="2988" w:author="Cuenta Microsoft" w:date="2025-09-30T13:41:00Z"/>
                <w:b/>
              </w:rPr>
              <w:pPrChange w:id="2989" w:author="Cuenta Microsoft" w:date="2025-09-30T14:16:00Z">
                <w:pPr>
                  <w:jc w:val="center"/>
                </w:pPr>
              </w:pPrChange>
            </w:pPr>
            <w:del w:id="2990" w:author="Cuenta Microsoft" w:date="2025-09-30T13:41:00Z">
              <w:r w:rsidDel="002169A1">
                <w:rPr>
                  <w:b/>
                </w:rPr>
                <w:delText>CICLO ESCOLAR 202</w:delText>
              </w:r>
            </w:del>
            <w:ins w:id="2991" w:author="BACHILLERATO GENERAL ALFONSO DE LA MADRID VIDAURRETA" w:date="2025-09-18T23:26:00Z">
              <w:del w:id="2992" w:author="Cuenta Microsoft" w:date="2025-09-30T13:41:00Z">
                <w:r w:rsidR="007A4D70" w:rsidDel="002169A1">
                  <w:rPr>
                    <w:b/>
                  </w:rPr>
                  <w:delText>5</w:delText>
                </w:r>
              </w:del>
            </w:ins>
            <w:del w:id="2993" w:author="Cuenta Microsoft" w:date="2025-09-30T13:41:00Z">
              <w:r w:rsidR="00D57E0C" w:rsidDel="002169A1">
                <w:rPr>
                  <w:b/>
                </w:rPr>
                <w:delText>4</w:delText>
              </w:r>
              <w:r w:rsidDel="002169A1">
                <w:rPr>
                  <w:b/>
                </w:rPr>
                <w:delText>-202</w:delText>
              </w:r>
            </w:del>
            <w:ins w:id="2994" w:author="BACHILLERATO GENERAL ALFONSO DE LA MADRID VIDAURRETA" w:date="2025-09-18T23:26:00Z">
              <w:del w:id="2995" w:author="Cuenta Microsoft" w:date="2025-09-30T13:41:00Z">
                <w:r w:rsidR="007A4D70" w:rsidDel="002169A1">
                  <w:rPr>
                    <w:b/>
                  </w:rPr>
                  <w:delText>6</w:delText>
                </w:r>
              </w:del>
            </w:ins>
            <w:del w:id="2996" w:author="Cuenta Microsoft" w:date="2025-09-30T13:41:00Z">
              <w:r w:rsidR="00D57E0C" w:rsidDel="002169A1">
                <w:rPr>
                  <w:b/>
                </w:rPr>
                <w:delText>5</w:delText>
              </w:r>
            </w:del>
          </w:p>
        </w:tc>
      </w:tr>
      <w:tr w:rsidR="00B42783" w:rsidDel="002169A1" w14:paraId="2A72C885" w14:textId="6D560AF6" w:rsidTr="001248A8">
        <w:trPr>
          <w:trHeight w:val="234"/>
          <w:jc w:val="center"/>
          <w:del w:id="2997" w:author="Cuenta Microsoft" w:date="2025-09-30T13:41:00Z"/>
        </w:trPr>
        <w:tc>
          <w:tcPr>
            <w:tcW w:w="0" w:type="auto"/>
            <w:vMerge/>
            <w:shd w:val="clear" w:color="auto" w:fill="632423" w:themeFill="accent2" w:themeFillShade="80"/>
          </w:tcPr>
          <w:p w14:paraId="1117EF3E" w14:textId="0DE89111" w:rsidR="00B42783" w:rsidRPr="007562D2" w:rsidDel="002169A1" w:rsidRDefault="00B42783">
            <w:pPr>
              <w:rPr>
                <w:del w:id="2998" w:author="Cuenta Microsoft" w:date="2025-09-30T13:41:00Z"/>
                <w:b/>
              </w:rPr>
              <w:pPrChange w:id="2999" w:author="Cuenta Microsoft" w:date="2025-09-30T14:16:00Z">
                <w:pPr>
                  <w:jc w:val="center"/>
                </w:pPr>
              </w:pPrChange>
            </w:pPr>
          </w:p>
        </w:tc>
        <w:tc>
          <w:tcPr>
            <w:tcW w:w="0" w:type="auto"/>
            <w:vMerge/>
            <w:shd w:val="clear" w:color="auto" w:fill="632423" w:themeFill="accent2" w:themeFillShade="80"/>
          </w:tcPr>
          <w:p w14:paraId="5E41CE3A" w14:textId="2E11EB61" w:rsidR="00B42783" w:rsidRPr="007562D2" w:rsidDel="002169A1" w:rsidRDefault="00B42783">
            <w:pPr>
              <w:rPr>
                <w:del w:id="3000" w:author="Cuenta Microsoft" w:date="2025-09-30T13:41:00Z"/>
                <w:b/>
              </w:rPr>
              <w:pPrChange w:id="3001" w:author="Cuenta Microsoft" w:date="2025-09-30T14:16:00Z">
                <w:pPr>
                  <w:jc w:val="center"/>
                </w:pPr>
              </w:pPrChange>
            </w:pPr>
          </w:p>
        </w:tc>
        <w:tc>
          <w:tcPr>
            <w:tcW w:w="0" w:type="auto"/>
            <w:shd w:val="clear" w:color="auto" w:fill="632423" w:themeFill="accent2" w:themeFillShade="80"/>
          </w:tcPr>
          <w:p w14:paraId="1D916376" w14:textId="3E8A9EDB" w:rsidR="00B42783" w:rsidRPr="007562D2" w:rsidDel="002169A1" w:rsidRDefault="00B42783">
            <w:pPr>
              <w:rPr>
                <w:del w:id="3002" w:author="Cuenta Microsoft" w:date="2025-09-30T13:41:00Z"/>
                <w:b/>
              </w:rPr>
              <w:pPrChange w:id="3003" w:author="Cuenta Microsoft" w:date="2025-09-30T14:16:00Z">
                <w:pPr>
                  <w:jc w:val="center"/>
                </w:pPr>
              </w:pPrChange>
            </w:pPr>
            <w:del w:id="3004" w:author="Cuenta Microsoft" w:date="2025-09-30T13:41:00Z">
              <w:r w:rsidRPr="007562D2" w:rsidDel="002169A1">
                <w:rPr>
                  <w:b/>
                </w:rPr>
                <w:delText>AGO</w:delText>
              </w:r>
            </w:del>
          </w:p>
        </w:tc>
        <w:tc>
          <w:tcPr>
            <w:tcW w:w="0" w:type="auto"/>
            <w:shd w:val="clear" w:color="auto" w:fill="632423" w:themeFill="accent2" w:themeFillShade="80"/>
          </w:tcPr>
          <w:p w14:paraId="6DA157EB" w14:textId="12DF723B" w:rsidR="00B42783" w:rsidRPr="007562D2" w:rsidDel="002169A1" w:rsidRDefault="00B42783">
            <w:pPr>
              <w:rPr>
                <w:del w:id="3005" w:author="Cuenta Microsoft" w:date="2025-09-30T13:41:00Z"/>
                <w:b/>
              </w:rPr>
              <w:pPrChange w:id="3006" w:author="Cuenta Microsoft" w:date="2025-09-30T14:16:00Z">
                <w:pPr>
                  <w:jc w:val="center"/>
                </w:pPr>
              </w:pPrChange>
            </w:pPr>
            <w:del w:id="3007" w:author="Cuenta Microsoft" w:date="2025-09-30T13:41:00Z">
              <w:r w:rsidRPr="007562D2" w:rsidDel="002169A1">
                <w:rPr>
                  <w:b/>
                </w:rPr>
                <w:delText>SEP</w:delText>
              </w:r>
            </w:del>
          </w:p>
        </w:tc>
        <w:tc>
          <w:tcPr>
            <w:tcW w:w="0" w:type="auto"/>
            <w:shd w:val="clear" w:color="auto" w:fill="632423" w:themeFill="accent2" w:themeFillShade="80"/>
          </w:tcPr>
          <w:p w14:paraId="61B6B919" w14:textId="7E525B32" w:rsidR="00B42783" w:rsidRPr="007562D2" w:rsidDel="002169A1" w:rsidRDefault="00B42783">
            <w:pPr>
              <w:rPr>
                <w:del w:id="3008" w:author="Cuenta Microsoft" w:date="2025-09-30T13:41:00Z"/>
                <w:b/>
              </w:rPr>
              <w:pPrChange w:id="3009" w:author="Cuenta Microsoft" w:date="2025-09-30T14:16:00Z">
                <w:pPr>
                  <w:jc w:val="center"/>
                </w:pPr>
              </w:pPrChange>
            </w:pPr>
            <w:del w:id="3010" w:author="Cuenta Microsoft" w:date="2025-09-30T13:41:00Z">
              <w:r w:rsidRPr="007562D2" w:rsidDel="002169A1">
                <w:rPr>
                  <w:b/>
                </w:rPr>
                <w:delText>OCT</w:delText>
              </w:r>
            </w:del>
          </w:p>
        </w:tc>
        <w:tc>
          <w:tcPr>
            <w:tcW w:w="0" w:type="auto"/>
            <w:shd w:val="clear" w:color="auto" w:fill="632423" w:themeFill="accent2" w:themeFillShade="80"/>
          </w:tcPr>
          <w:p w14:paraId="39E7CF1F" w14:textId="5E01F658" w:rsidR="00B42783" w:rsidRPr="007562D2" w:rsidDel="002169A1" w:rsidRDefault="00B42783">
            <w:pPr>
              <w:rPr>
                <w:del w:id="3011" w:author="Cuenta Microsoft" w:date="2025-09-30T13:41:00Z"/>
                <w:b/>
              </w:rPr>
              <w:pPrChange w:id="3012" w:author="Cuenta Microsoft" w:date="2025-09-30T14:16:00Z">
                <w:pPr>
                  <w:jc w:val="center"/>
                </w:pPr>
              </w:pPrChange>
            </w:pPr>
            <w:del w:id="3013" w:author="Cuenta Microsoft" w:date="2025-09-30T13:41:00Z">
              <w:r w:rsidRPr="007562D2" w:rsidDel="002169A1">
                <w:rPr>
                  <w:b/>
                </w:rPr>
                <w:delText>NOV</w:delText>
              </w:r>
            </w:del>
          </w:p>
        </w:tc>
        <w:tc>
          <w:tcPr>
            <w:tcW w:w="0" w:type="auto"/>
            <w:shd w:val="clear" w:color="auto" w:fill="632423" w:themeFill="accent2" w:themeFillShade="80"/>
          </w:tcPr>
          <w:p w14:paraId="0D01A657" w14:textId="1EC5CEDD" w:rsidR="00B42783" w:rsidRPr="007562D2" w:rsidDel="002169A1" w:rsidRDefault="00B42783">
            <w:pPr>
              <w:rPr>
                <w:del w:id="3014" w:author="Cuenta Microsoft" w:date="2025-09-30T13:41:00Z"/>
                <w:b/>
              </w:rPr>
              <w:pPrChange w:id="3015" w:author="Cuenta Microsoft" w:date="2025-09-30T14:16:00Z">
                <w:pPr>
                  <w:jc w:val="center"/>
                </w:pPr>
              </w:pPrChange>
            </w:pPr>
            <w:del w:id="3016" w:author="Cuenta Microsoft" w:date="2025-09-30T13:41:00Z">
              <w:r w:rsidRPr="007562D2" w:rsidDel="002169A1">
                <w:rPr>
                  <w:b/>
                </w:rPr>
                <w:delText>DIC</w:delText>
              </w:r>
            </w:del>
          </w:p>
        </w:tc>
        <w:tc>
          <w:tcPr>
            <w:tcW w:w="0" w:type="auto"/>
            <w:shd w:val="clear" w:color="auto" w:fill="632423" w:themeFill="accent2" w:themeFillShade="80"/>
          </w:tcPr>
          <w:p w14:paraId="1357156D" w14:textId="2D5C0874" w:rsidR="00B42783" w:rsidRPr="007562D2" w:rsidDel="002169A1" w:rsidRDefault="00B42783">
            <w:pPr>
              <w:rPr>
                <w:del w:id="3017" w:author="Cuenta Microsoft" w:date="2025-09-30T13:41:00Z"/>
                <w:b/>
              </w:rPr>
              <w:pPrChange w:id="3018" w:author="Cuenta Microsoft" w:date="2025-09-30T14:16:00Z">
                <w:pPr>
                  <w:jc w:val="center"/>
                </w:pPr>
              </w:pPrChange>
            </w:pPr>
            <w:del w:id="3019" w:author="Cuenta Microsoft" w:date="2025-09-30T13:41:00Z">
              <w:r w:rsidRPr="007562D2" w:rsidDel="002169A1">
                <w:rPr>
                  <w:b/>
                </w:rPr>
                <w:delText>ENE</w:delText>
              </w:r>
            </w:del>
          </w:p>
        </w:tc>
        <w:tc>
          <w:tcPr>
            <w:tcW w:w="0" w:type="auto"/>
            <w:shd w:val="clear" w:color="auto" w:fill="632423" w:themeFill="accent2" w:themeFillShade="80"/>
          </w:tcPr>
          <w:p w14:paraId="0EDDA475" w14:textId="74267EE3" w:rsidR="00B42783" w:rsidRPr="007562D2" w:rsidDel="002169A1" w:rsidRDefault="00B42783">
            <w:pPr>
              <w:rPr>
                <w:del w:id="3020" w:author="Cuenta Microsoft" w:date="2025-09-30T13:41:00Z"/>
                <w:b/>
              </w:rPr>
              <w:pPrChange w:id="3021" w:author="Cuenta Microsoft" w:date="2025-09-30T14:16:00Z">
                <w:pPr>
                  <w:jc w:val="center"/>
                </w:pPr>
              </w:pPrChange>
            </w:pPr>
            <w:del w:id="3022" w:author="Cuenta Microsoft" w:date="2025-09-30T13:41:00Z">
              <w:r w:rsidRPr="007562D2" w:rsidDel="002169A1">
                <w:rPr>
                  <w:b/>
                </w:rPr>
                <w:delText>FEB</w:delText>
              </w:r>
            </w:del>
          </w:p>
        </w:tc>
        <w:tc>
          <w:tcPr>
            <w:tcW w:w="0" w:type="auto"/>
            <w:shd w:val="clear" w:color="auto" w:fill="632423" w:themeFill="accent2" w:themeFillShade="80"/>
          </w:tcPr>
          <w:p w14:paraId="67FAD646" w14:textId="1165DE16" w:rsidR="00B42783" w:rsidRPr="007562D2" w:rsidDel="002169A1" w:rsidRDefault="00B42783">
            <w:pPr>
              <w:rPr>
                <w:del w:id="3023" w:author="Cuenta Microsoft" w:date="2025-09-30T13:41:00Z"/>
                <w:b/>
              </w:rPr>
              <w:pPrChange w:id="3024" w:author="Cuenta Microsoft" w:date="2025-09-30T14:16:00Z">
                <w:pPr>
                  <w:jc w:val="center"/>
                </w:pPr>
              </w:pPrChange>
            </w:pPr>
            <w:del w:id="3025" w:author="Cuenta Microsoft" w:date="2025-09-30T13:41:00Z">
              <w:r w:rsidRPr="007562D2" w:rsidDel="002169A1">
                <w:rPr>
                  <w:b/>
                </w:rPr>
                <w:delText>MAR</w:delText>
              </w:r>
            </w:del>
          </w:p>
        </w:tc>
        <w:tc>
          <w:tcPr>
            <w:tcW w:w="0" w:type="auto"/>
            <w:shd w:val="clear" w:color="auto" w:fill="632423" w:themeFill="accent2" w:themeFillShade="80"/>
          </w:tcPr>
          <w:p w14:paraId="1CFB16FF" w14:textId="505356A2" w:rsidR="00B42783" w:rsidRPr="007562D2" w:rsidDel="002169A1" w:rsidRDefault="00B42783">
            <w:pPr>
              <w:rPr>
                <w:del w:id="3026" w:author="Cuenta Microsoft" w:date="2025-09-30T13:41:00Z"/>
                <w:b/>
              </w:rPr>
              <w:pPrChange w:id="3027" w:author="Cuenta Microsoft" w:date="2025-09-30T14:16:00Z">
                <w:pPr>
                  <w:jc w:val="center"/>
                </w:pPr>
              </w:pPrChange>
            </w:pPr>
            <w:del w:id="3028" w:author="Cuenta Microsoft" w:date="2025-09-30T13:41:00Z">
              <w:r w:rsidRPr="007562D2" w:rsidDel="002169A1">
                <w:rPr>
                  <w:b/>
                </w:rPr>
                <w:delText>ABR</w:delText>
              </w:r>
            </w:del>
          </w:p>
        </w:tc>
        <w:tc>
          <w:tcPr>
            <w:tcW w:w="0" w:type="auto"/>
            <w:shd w:val="clear" w:color="auto" w:fill="632423" w:themeFill="accent2" w:themeFillShade="80"/>
          </w:tcPr>
          <w:p w14:paraId="67ADE6C3" w14:textId="400DB2E8" w:rsidR="00B42783" w:rsidRPr="007562D2" w:rsidDel="002169A1" w:rsidRDefault="00B42783">
            <w:pPr>
              <w:rPr>
                <w:del w:id="3029" w:author="Cuenta Microsoft" w:date="2025-09-30T13:41:00Z"/>
                <w:b/>
              </w:rPr>
              <w:pPrChange w:id="3030" w:author="Cuenta Microsoft" w:date="2025-09-30T14:16:00Z">
                <w:pPr>
                  <w:jc w:val="center"/>
                </w:pPr>
              </w:pPrChange>
            </w:pPr>
            <w:del w:id="3031" w:author="Cuenta Microsoft" w:date="2025-09-30T13:41:00Z">
              <w:r w:rsidRPr="007562D2" w:rsidDel="002169A1">
                <w:rPr>
                  <w:b/>
                </w:rPr>
                <w:delText>MAY</w:delText>
              </w:r>
            </w:del>
          </w:p>
        </w:tc>
        <w:tc>
          <w:tcPr>
            <w:tcW w:w="0" w:type="auto"/>
            <w:shd w:val="clear" w:color="auto" w:fill="632423" w:themeFill="accent2" w:themeFillShade="80"/>
          </w:tcPr>
          <w:p w14:paraId="157AB48A" w14:textId="433BB094" w:rsidR="00B42783" w:rsidRPr="007562D2" w:rsidDel="002169A1" w:rsidRDefault="00B42783">
            <w:pPr>
              <w:rPr>
                <w:del w:id="3032" w:author="Cuenta Microsoft" w:date="2025-09-30T13:41:00Z"/>
                <w:b/>
              </w:rPr>
              <w:pPrChange w:id="3033" w:author="Cuenta Microsoft" w:date="2025-09-30T14:16:00Z">
                <w:pPr>
                  <w:jc w:val="center"/>
                </w:pPr>
              </w:pPrChange>
            </w:pPr>
            <w:del w:id="3034" w:author="Cuenta Microsoft" w:date="2025-09-30T13:41:00Z">
              <w:r w:rsidRPr="007562D2" w:rsidDel="002169A1">
                <w:rPr>
                  <w:b/>
                </w:rPr>
                <w:delText>JUN</w:delText>
              </w:r>
            </w:del>
          </w:p>
        </w:tc>
        <w:tc>
          <w:tcPr>
            <w:tcW w:w="0" w:type="auto"/>
            <w:shd w:val="clear" w:color="auto" w:fill="632423" w:themeFill="accent2" w:themeFillShade="80"/>
          </w:tcPr>
          <w:p w14:paraId="1F6CC29D" w14:textId="5513A2B6" w:rsidR="00B42783" w:rsidRPr="007562D2" w:rsidDel="002169A1" w:rsidRDefault="00B42783">
            <w:pPr>
              <w:rPr>
                <w:del w:id="3035" w:author="Cuenta Microsoft" w:date="2025-09-30T13:41:00Z"/>
                <w:b/>
              </w:rPr>
              <w:pPrChange w:id="3036" w:author="Cuenta Microsoft" w:date="2025-09-30T14:16:00Z">
                <w:pPr>
                  <w:jc w:val="center"/>
                </w:pPr>
              </w:pPrChange>
            </w:pPr>
            <w:del w:id="3037" w:author="Cuenta Microsoft" w:date="2025-09-30T13:41:00Z">
              <w:r w:rsidRPr="007562D2" w:rsidDel="002169A1">
                <w:rPr>
                  <w:b/>
                </w:rPr>
                <w:delText>JUL</w:delText>
              </w:r>
            </w:del>
          </w:p>
        </w:tc>
      </w:tr>
      <w:tr w:rsidR="00B42783" w:rsidDel="002169A1" w14:paraId="5B82A436" w14:textId="7EC9CD1A" w:rsidTr="00DB6E6B">
        <w:trPr>
          <w:trHeight w:val="1228"/>
          <w:jc w:val="center"/>
          <w:del w:id="3038" w:author="Cuenta Microsoft" w:date="2025-09-30T13:41:00Z"/>
        </w:trPr>
        <w:tc>
          <w:tcPr>
            <w:tcW w:w="0" w:type="auto"/>
          </w:tcPr>
          <w:p w14:paraId="19566F8A" w14:textId="7B1C555E" w:rsidR="00B42783" w:rsidDel="002169A1" w:rsidRDefault="00B42783">
            <w:pPr>
              <w:rPr>
                <w:del w:id="3039" w:author="Cuenta Microsoft" w:date="2025-09-30T13:41:00Z"/>
              </w:rPr>
            </w:pPr>
            <w:del w:id="3040" w:author="Cuenta Microsoft" w:date="2025-09-30T13:41:00Z">
              <w:r w:rsidDel="002169A1">
                <w:delText>Hacer un diagn</w:delText>
              </w:r>
              <w:r w:rsidR="00FB70AE" w:rsidDel="002169A1">
                <w:delText>ó</w:delText>
              </w:r>
              <w:r w:rsidDel="002169A1">
                <w:delText>stico</w:delText>
              </w:r>
            </w:del>
          </w:p>
          <w:p w14:paraId="2401C04D" w14:textId="68F2A1B2" w:rsidR="00B42783" w:rsidDel="002169A1" w:rsidRDefault="00B42783">
            <w:pPr>
              <w:rPr>
                <w:del w:id="3041" w:author="Cuenta Microsoft" w:date="2025-09-30T13:41:00Z"/>
              </w:rPr>
            </w:pPr>
            <w:del w:id="3042" w:author="Cuenta Microsoft" w:date="2025-09-30T13:41:00Z">
              <w:r w:rsidDel="002169A1">
                <w:delText>de los estudiantes en</w:delText>
              </w:r>
            </w:del>
          </w:p>
          <w:p w14:paraId="723B022B" w14:textId="7D5E364A" w:rsidR="00B42783" w:rsidDel="002169A1" w:rsidRDefault="00B42783">
            <w:pPr>
              <w:rPr>
                <w:del w:id="3043" w:author="Cuenta Microsoft" w:date="2025-09-30T13:41:00Z"/>
              </w:rPr>
            </w:pPr>
            <w:del w:id="3044" w:author="Cuenta Microsoft" w:date="2025-09-30T13:41:00Z">
              <w:r w:rsidDel="002169A1">
                <w:delText>riesgo de reprobación.</w:delText>
              </w:r>
            </w:del>
          </w:p>
        </w:tc>
        <w:tc>
          <w:tcPr>
            <w:tcW w:w="0" w:type="auto"/>
          </w:tcPr>
          <w:p w14:paraId="5CCF0E4D" w14:textId="2255B40A" w:rsidR="00B42783" w:rsidDel="002169A1" w:rsidRDefault="00B42783">
            <w:pPr>
              <w:rPr>
                <w:del w:id="3045" w:author="Cuenta Microsoft" w:date="2025-09-30T13:41:00Z"/>
              </w:rPr>
              <w:pPrChange w:id="3046" w:author="Cuenta Microsoft" w:date="2025-09-30T14:16:00Z">
                <w:pPr>
                  <w:jc w:val="center"/>
                </w:pPr>
              </w:pPrChange>
            </w:pPr>
          </w:p>
          <w:p w14:paraId="3BB9D3C7" w14:textId="13640E8D" w:rsidR="00B42783" w:rsidDel="002169A1" w:rsidRDefault="009A064F">
            <w:pPr>
              <w:rPr>
                <w:del w:id="3047" w:author="Cuenta Microsoft" w:date="2025-09-30T13:41:00Z"/>
              </w:rPr>
              <w:pPrChange w:id="3048" w:author="Cuenta Microsoft" w:date="2025-09-30T14:16:00Z">
                <w:pPr>
                  <w:jc w:val="center"/>
                </w:pPr>
              </w:pPrChange>
            </w:pPr>
            <w:del w:id="3049" w:author="Cuenta Microsoft" w:date="2025-09-30T13:41:00Z">
              <w:r w:rsidDel="002169A1">
                <w:delText>Asesor de</w:delText>
              </w:r>
            </w:del>
          </w:p>
          <w:p w14:paraId="62FE5993" w14:textId="086988B3" w:rsidR="00B42783" w:rsidDel="002169A1" w:rsidRDefault="00B42783">
            <w:pPr>
              <w:rPr>
                <w:del w:id="3050" w:author="Cuenta Microsoft" w:date="2025-09-30T13:41:00Z"/>
              </w:rPr>
              <w:pPrChange w:id="3051" w:author="Cuenta Microsoft" w:date="2025-09-30T14:16:00Z">
                <w:pPr>
                  <w:jc w:val="center"/>
                </w:pPr>
              </w:pPrChange>
            </w:pPr>
            <w:del w:id="3052" w:author="Cuenta Microsoft" w:date="2025-09-30T13:41:00Z">
              <w:r w:rsidDel="002169A1">
                <w:delText>grupo</w:delText>
              </w:r>
            </w:del>
          </w:p>
          <w:p w14:paraId="52BF45E7" w14:textId="53ADF10D" w:rsidR="00B42783" w:rsidDel="002169A1" w:rsidRDefault="00B42783">
            <w:pPr>
              <w:rPr>
                <w:del w:id="3053" w:author="Cuenta Microsoft" w:date="2025-09-30T13:41:00Z"/>
              </w:rPr>
              <w:pPrChange w:id="3054" w:author="Cuenta Microsoft" w:date="2025-09-30T14:16:00Z">
                <w:pPr>
                  <w:jc w:val="center"/>
                </w:pPr>
              </w:pPrChange>
            </w:pPr>
          </w:p>
        </w:tc>
        <w:tc>
          <w:tcPr>
            <w:tcW w:w="0" w:type="auto"/>
            <w:shd w:val="clear" w:color="auto" w:fill="FFFFFF" w:themeFill="background1"/>
          </w:tcPr>
          <w:p w14:paraId="0EE97F2B" w14:textId="530563A4" w:rsidR="00B42783" w:rsidDel="002169A1" w:rsidRDefault="00B42783">
            <w:pPr>
              <w:rPr>
                <w:del w:id="3055" w:author="Cuenta Microsoft" w:date="2025-09-30T13:41:00Z"/>
              </w:rPr>
              <w:pPrChange w:id="3056" w:author="Cuenta Microsoft" w:date="2025-09-30T14:16:00Z">
                <w:pPr>
                  <w:jc w:val="center"/>
                </w:pPr>
              </w:pPrChange>
            </w:pPr>
          </w:p>
        </w:tc>
        <w:tc>
          <w:tcPr>
            <w:tcW w:w="0" w:type="auto"/>
            <w:shd w:val="clear" w:color="auto" w:fill="FFFF00"/>
          </w:tcPr>
          <w:p w14:paraId="2EC05CB4" w14:textId="10CC598E" w:rsidR="00B42783" w:rsidDel="002169A1" w:rsidRDefault="00B42783">
            <w:pPr>
              <w:rPr>
                <w:del w:id="3057" w:author="Cuenta Microsoft" w:date="2025-09-30T13:41:00Z"/>
              </w:rPr>
              <w:pPrChange w:id="3058" w:author="Cuenta Microsoft" w:date="2025-09-30T14:16:00Z">
                <w:pPr>
                  <w:jc w:val="center"/>
                </w:pPr>
              </w:pPrChange>
            </w:pPr>
          </w:p>
        </w:tc>
        <w:tc>
          <w:tcPr>
            <w:tcW w:w="0" w:type="auto"/>
            <w:shd w:val="clear" w:color="auto" w:fill="FFFF00"/>
          </w:tcPr>
          <w:p w14:paraId="24B13531" w14:textId="0A94614C" w:rsidR="00B42783" w:rsidDel="002169A1" w:rsidRDefault="00B42783">
            <w:pPr>
              <w:rPr>
                <w:del w:id="3059" w:author="Cuenta Microsoft" w:date="2025-09-30T13:41:00Z"/>
              </w:rPr>
              <w:pPrChange w:id="3060" w:author="Cuenta Microsoft" w:date="2025-09-30T14:16:00Z">
                <w:pPr>
                  <w:jc w:val="center"/>
                </w:pPr>
              </w:pPrChange>
            </w:pPr>
          </w:p>
        </w:tc>
        <w:tc>
          <w:tcPr>
            <w:tcW w:w="0" w:type="auto"/>
            <w:shd w:val="clear" w:color="auto" w:fill="FFFF00"/>
          </w:tcPr>
          <w:p w14:paraId="3D525D70" w14:textId="796569BC" w:rsidR="00B42783" w:rsidDel="002169A1" w:rsidRDefault="00B42783">
            <w:pPr>
              <w:rPr>
                <w:del w:id="3061" w:author="Cuenta Microsoft" w:date="2025-09-30T13:41:00Z"/>
              </w:rPr>
              <w:pPrChange w:id="3062" w:author="Cuenta Microsoft" w:date="2025-09-30T14:16:00Z">
                <w:pPr>
                  <w:jc w:val="center"/>
                </w:pPr>
              </w:pPrChange>
            </w:pPr>
          </w:p>
        </w:tc>
        <w:tc>
          <w:tcPr>
            <w:tcW w:w="0" w:type="auto"/>
            <w:shd w:val="clear" w:color="auto" w:fill="FFFF00"/>
          </w:tcPr>
          <w:p w14:paraId="1BD753DA" w14:textId="42965C4A" w:rsidR="00B42783" w:rsidDel="002169A1" w:rsidRDefault="00B42783">
            <w:pPr>
              <w:rPr>
                <w:del w:id="3063" w:author="Cuenta Microsoft" w:date="2025-09-30T13:41:00Z"/>
              </w:rPr>
              <w:pPrChange w:id="3064" w:author="Cuenta Microsoft" w:date="2025-09-30T14:16:00Z">
                <w:pPr>
                  <w:jc w:val="center"/>
                </w:pPr>
              </w:pPrChange>
            </w:pPr>
          </w:p>
        </w:tc>
        <w:tc>
          <w:tcPr>
            <w:tcW w:w="0" w:type="auto"/>
            <w:shd w:val="clear" w:color="auto" w:fill="FFFF00"/>
          </w:tcPr>
          <w:p w14:paraId="2EB89495" w14:textId="1D5F5AA0" w:rsidR="00B42783" w:rsidDel="002169A1" w:rsidRDefault="00B42783">
            <w:pPr>
              <w:rPr>
                <w:del w:id="3065" w:author="Cuenta Microsoft" w:date="2025-09-30T13:41:00Z"/>
              </w:rPr>
              <w:pPrChange w:id="3066" w:author="Cuenta Microsoft" w:date="2025-09-30T14:16:00Z">
                <w:pPr>
                  <w:jc w:val="center"/>
                </w:pPr>
              </w:pPrChange>
            </w:pPr>
          </w:p>
        </w:tc>
        <w:tc>
          <w:tcPr>
            <w:tcW w:w="0" w:type="auto"/>
            <w:shd w:val="clear" w:color="auto" w:fill="FFFF00"/>
          </w:tcPr>
          <w:p w14:paraId="7A28EF6B" w14:textId="6E247A7F" w:rsidR="00B42783" w:rsidDel="002169A1" w:rsidRDefault="00B42783">
            <w:pPr>
              <w:rPr>
                <w:del w:id="3067" w:author="Cuenta Microsoft" w:date="2025-09-30T13:41:00Z"/>
              </w:rPr>
              <w:pPrChange w:id="3068" w:author="Cuenta Microsoft" w:date="2025-09-30T14:16:00Z">
                <w:pPr>
                  <w:jc w:val="center"/>
                </w:pPr>
              </w:pPrChange>
            </w:pPr>
          </w:p>
        </w:tc>
        <w:tc>
          <w:tcPr>
            <w:tcW w:w="0" w:type="auto"/>
            <w:shd w:val="clear" w:color="auto" w:fill="FFFF00"/>
          </w:tcPr>
          <w:p w14:paraId="0F75CD2A" w14:textId="087C5A31" w:rsidR="00B42783" w:rsidDel="002169A1" w:rsidRDefault="00B42783">
            <w:pPr>
              <w:rPr>
                <w:del w:id="3069" w:author="Cuenta Microsoft" w:date="2025-09-30T13:41:00Z"/>
              </w:rPr>
              <w:pPrChange w:id="3070" w:author="Cuenta Microsoft" w:date="2025-09-30T14:16:00Z">
                <w:pPr>
                  <w:jc w:val="center"/>
                </w:pPr>
              </w:pPrChange>
            </w:pPr>
          </w:p>
        </w:tc>
        <w:tc>
          <w:tcPr>
            <w:tcW w:w="0" w:type="auto"/>
            <w:shd w:val="clear" w:color="auto" w:fill="FFFF00"/>
          </w:tcPr>
          <w:p w14:paraId="354C9050" w14:textId="259CCD9D" w:rsidR="00B42783" w:rsidDel="002169A1" w:rsidRDefault="00B42783">
            <w:pPr>
              <w:rPr>
                <w:del w:id="3071" w:author="Cuenta Microsoft" w:date="2025-09-30T13:41:00Z"/>
              </w:rPr>
              <w:pPrChange w:id="3072" w:author="Cuenta Microsoft" w:date="2025-09-30T14:16:00Z">
                <w:pPr>
                  <w:jc w:val="center"/>
                </w:pPr>
              </w:pPrChange>
            </w:pPr>
          </w:p>
        </w:tc>
        <w:tc>
          <w:tcPr>
            <w:tcW w:w="0" w:type="auto"/>
            <w:shd w:val="clear" w:color="auto" w:fill="FFFF00"/>
          </w:tcPr>
          <w:p w14:paraId="55490E8D" w14:textId="0B88C246" w:rsidR="00B42783" w:rsidDel="002169A1" w:rsidRDefault="00B42783">
            <w:pPr>
              <w:rPr>
                <w:del w:id="3073" w:author="Cuenta Microsoft" w:date="2025-09-30T13:41:00Z"/>
              </w:rPr>
              <w:pPrChange w:id="3074" w:author="Cuenta Microsoft" w:date="2025-09-30T14:16:00Z">
                <w:pPr>
                  <w:jc w:val="center"/>
                </w:pPr>
              </w:pPrChange>
            </w:pPr>
          </w:p>
        </w:tc>
        <w:tc>
          <w:tcPr>
            <w:tcW w:w="0" w:type="auto"/>
            <w:shd w:val="clear" w:color="auto" w:fill="FFFF00"/>
          </w:tcPr>
          <w:p w14:paraId="6EC0079E" w14:textId="1891C0CA" w:rsidR="00B42783" w:rsidDel="002169A1" w:rsidRDefault="00B42783">
            <w:pPr>
              <w:rPr>
                <w:del w:id="3075" w:author="Cuenta Microsoft" w:date="2025-09-30T13:41:00Z"/>
              </w:rPr>
              <w:pPrChange w:id="3076" w:author="Cuenta Microsoft" w:date="2025-09-30T14:16:00Z">
                <w:pPr>
                  <w:jc w:val="center"/>
                </w:pPr>
              </w:pPrChange>
            </w:pPr>
          </w:p>
        </w:tc>
        <w:tc>
          <w:tcPr>
            <w:tcW w:w="0" w:type="auto"/>
          </w:tcPr>
          <w:p w14:paraId="57F134C7" w14:textId="2A9DB231" w:rsidR="00B42783" w:rsidDel="002169A1" w:rsidRDefault="00B42783">
            <w:pPr>
              <w:rPr>
                <w:del w:id="3077" w:author="Cuenta Microsoft" w:date="2025-09-30T13:41:00Z"/>
              </w:rPr>
              <w:pPrChange w:id="3078" w:author="Cuenta Microsoft" w:date="2025-09-30T14:16:00Z">
                <w:pPr>
                  <w:jc w:val="center"/>
                </w:pPr>
              </w:pPrChange>
            </w:pPr>
          </w:p>
        </w:tc>
      </w:tr>
      <w:tr w:rsidR="00B42783" w:rsidDel="002169A1" w14:paraId="73865A03" w14:textId="0F217883" w:rsidTr="00DB6E6B">
        <w:trPr>
          <w:trHeight w:val="1118"/>
          <w:jc w:val="center"/>
          <w:del w:id="3079" w:author="Cuenta Microsoft" w:date="2025-09-30T13:41:00Z"/>
        </w:trPr>
        <w:tc>
          <w:tcPr>
            <w:tcW w:w="0" w:type="auto"/>
          </w:tcPr>
          <w:p w14:paraId="3DE2975D" w14:textId="1ECE4D57" w:rsidR="00B42783" w:rsidDel="002169A1" w:rsidRDefault="00B42783">
            <w:pPr>
              <w:rPr>
                <w:del w:id="3080" w:author="Cuenta Microsoft" w:date="2025-09-30T13:41:00Z"/>
              </w:rPr>
            </w:pPr>
          </w:p>
          <w:p w14:paraId="5B3E677B" w14:textId="27BCA475" w:rsidR="00B42783" w:rsidDel="002169A1" w:rsidRDefault="00035063">
            <w:pPr>
              <w:rPr>
                <w:del w:id="3081" w:author="Cuenta Microsoft" w:date="2025-09-30T13:41:00Z"/>
              </w:rPr>
            </w:pPr>
            <w:del w:id="3082" w:author="Cuenta Microsoft" w:date="2025-09-30T13:41:00Z">
              <w:r w:rsidDel="002169A1">
                <w:delText xml:space="preserve">Asignar un Asesor </w:delText>
              </w:r>
              <w:r w:rsidR="00B42783" w:rsidDel="002169A1">
                <w:delText>individual para cada</w:delText>
              </w:r>
              <w:r w:rsidR="00DC15D8" w:rsidDel="002169A1">
                <w:delText xml:space="preserve"> </w:delText>
              </w:r>
              <w:r w:rsidR="00B42783" w:rsidDel="002169A1">
                <w:delText>alumno que lo</w:delText>
              </w:r>
              <w:r w:rsidR="00DC15D8" w:rsidDel="002169A1">
                <w:delText xml:space="preserve"> </w:delText>
              </w:r>
              <w:r w:rsidR="00B42783" w:rsidDel="002169A1">
                <w:delText>requiera.</w:delText>
              </w:r>
            </w:del>
          </w:p>
          <w:p w14:paraId="0414C4D6" w14:textId="0AFDE57D" w:rsidR="00B42783" w:rsidDel="002169A1" w:rsidRDefault="00B42783">
            <w:pPr>
              <w:rPr>
                <w:del w:id="3083" w:author="Cuenta Microsoft" w:date="2025-09-30T13:41:00Z"/>
              </w:rPr>
            </w:pPr>
          </w:p>
        </w:tc>
        <w:tc>
          <w:tcPr>
            <w:tcW w:w="0" w:type="auto"/>
          </w:tcPr>
          <w:p w14:paraId="2BCFEF7B" w14:textId="49599CBD" w:rsidR="00B42783" w:rsidDel="002169A1" w:rsidRDefault="00B42783">
            <w:pPr>
              <w:rPr>
                <w:del w:id="3084" w:author="Cuenta Microsoft" w:date="2025-09-30T13:41:00Z"/>
              </w:rPr>
              <w:pPrChange w:id="3085" w:author="Cuenta Microsoft" w:date="2025-09-30T14:16:00Z">
                <w:pPr>
                  <w:jc w:val="center"/>
                </w:pPr>
              </w:pPrChange>
            </w:pPr>
          </w:p>
          <w:p w14:paraId="6322FBD3" w14:textId="0DDEDE92" w:rsidR="00B42783" w:rsidDel="002169A1" w:rsidRDefault="00B42783">
            <w:pPr>
              <w:rPr>
                <w:del w:id="3086" w:author="Cuenta Microsoft" w:date="2025-09-30T13:41:00Z"/>
              </w:rPr>
              <w:pPrChange w:id="3087" w:author="Cuenta Microsoft" w:date="2025-09-30T14:16:00Z">
                <w:pPr>
                  <w:jc w:val="center"/>
                </w:pPr>
              </w:pPrChange>
            </w:pPr>
          </w:p>
          <w:p w14:paraId="5023CC0E" w14:textId="2B6A8A85" w:rsidR="00B42783" w:rsidDel="002169A1" w:rsidRDefault="00B42783">
            <w:pPr>
              <w:rPr>
                <w:del w:id="3088" w:author="Cuenta Microsoft" w:date="2025-09-30T13:41:00Z"/>
              </w:rPr>
              <w:pPrChange w:id="3089" w:author="Cuenta Microsoft" w:date="2025-09-30T14:16:00Z">
                <w:pPr>
                  <w:jc w:val="center"/>
                </w:pPr>
              </w:pPrChange>
            </w:pPr>
            <w:del w:id="3090" w:author="Cuenta Microsoft" w:date="2025-09-30T13:41:00Z">
              <w:r w:rsidDel="002169A1">
                <w:delText>Director</w:delText>
              </w:r>
            </w:del>
          </w:p>
          <w:p w14:paraId="08581F57" w14:textId="3150D687" w:rsidR="00B42783" w:rsidDel="002169A1" w:rsidRDefault="00B42783">
            <w:pPr>
              <w:rPr>
                <w:del w:id="3091" w:author="Cuenta Microsoft" w:date="2025-09-30T13:41:00Z"/>
              </w:rPr>
              <w:pPrChange w:id="3092" w:author="Cuenta Microsoft" w:date="2025-09-30T14:16:00Z">
                <w:pPr>
                  <w:jc w:val="center"/>
                </w:pPr>
              </w:pPrChange>
            </w:pPr>
          </w:p>
          <w:p w14:paraId="37B6EF73" w14:textId="0542B417" w:rsidR="00B42783" w:rsidDel="002169A1" w:rsidRDefault="00B42783">
            <w:pPr>
              <w:rPr>
                <w:del w:id="3093" w:author="Cuenta Microsoft" w:date="2025-09-30T13:41:00Z"/>
              </w:rPr>
              <w:pPrChange w:id="3094" w:author="Cuenta Microsoft" w:date="2025-09-30T14:16:00Z">
                <w:pPr>
                  <w:jc w:val="center"/>
                </w:pPr>
              </w:pPrChange>
            </w:pPr>
          </w:p>
        </w:tc>
        <w:tc>
          <w:tcPr>
            <w:tcW w:w="0" w:type="auto"/>
          </w:tcPr>
          <w:p w14:paraId="000CD404" w14:textId="6B038EED" w:rsidR="00B42783" w:rsidDel="002169A1" w:rsidRDefault="00B42783">
            <w:pPr>
              <w:rPr>
                <w:del w:id="3095" w:author="Cuenta Microsoft" w:date="2025-09-30T13:41:00Z"/>
              </w:rPr>
              <w:pPrChange w:id="3096" w:author="Cuenta Microsoft" w:date="2025-09-30T14:16:00Z">
                <w:pPr>
                  <w:jc w:val="center"/>
                </w:pPr>
              </w:pPrChange>
            </w:pPr>
          </w:p>
        </w:tc>
        <w:tc>
          <w:tcPr>
            <w:tcW w:w="0" w:type="auto"/>
            <w:shd w:val="clear" w:color="auto" w:fill="FFFF00"/>
          </w:tcPr>
          <w:p w14:paraId="072E4AA4" w14:textId="028EF943" w:rsidR="00B42783" w:rsidDel="002169A1" w:rsidRDefault="00B42783">
            <w:pPr>
              <w:rPr>
                <w:del w:id="3097" w:author="Cuenta Microsoft" w:date="2025-09-30T13:41:00Z"/>
              </w:rPr>
              <w:pPrChange w:id="3098" w:author="Cuenta Microsoft" w:date="2025-09-30T14:16:00Z">
                <w:pPr>
                  <w:jc w:val="center"/>
                </w:pPr>
              </w:pPrChange>
            </w:pPr>
          </w:p>
        </w:tc>
        <w:tc>
          <w:tcPr>
            <w:tcW w:w="0" w:type="auto"/>
            <w:shd w:val="clear" w:color="auto" w:fill="FFFF00"/>
          </w:tcPr>
          <w:p w14:paraId="15F21700" w14:textId="41FD26D4" w:rsidR="00B42783" w:rsidDel="002169A1" w:rsidRDefault="00B42783">
            <w:pPr>
              <w:rPr>
                <w:del w:id="3099" w:author="Cuenta Microsoft" w:date="2025-09-30T13:41:00Z"/>
              </w:rPr>
              <w:pPrChange w:id="3100" w:author="Cuenta Microsoft" w:date="2025-09-30T14:16:00Z">
                <w:pPr>
                  <w:jc w:val="center"/>
                </w:pPr>
              </w:pPrChange>
            </w:pPr>
          </w:p>
        </w:tc>
        <w:tc>
          <w:tcPr>
            <w:tcW w:w="0" w:type="auto"/>
            <w:shd w:val="clear" w:color="auto" w:fill="FFFF00"/>
          </w:tcPr>
          <w:p w14:paraId="03691C96" w14:textId="27C7624B" w:rsidR="00B42783" w:rsidDel="002169A1" w:rsidRDefault="00B42783">
            <w:pPr>
              <w:rPr>
                <w:del w:id="3101" w:author="Cuenta Microsoft" w:date="2025-09-30T13:41:00Z"/>
              </w:rPr>
              <w:pPrChange w:id="3102" w:author="Cuenta Microsoft" w:date="2025-09-30T14:16:00Z">
                <w:pPr>
                  <w:jc w:val="center"/>
                </w:pPr>
              </w:pPrChange>
            </w:pPr>
          </w:p>
        </w:tc>
        <w:tc>
          <w:tcPr>
            <w:tcW w:w="0" w:type="auto"/>
            <w:shd w:val="clear" w:color="auto" w:fill="FFFF00"/>
          </w:tcPr>
          <w:p w14:paraId="727A4FA5" w14:textId="2712A878" w:rsidR="00B42783" w:rsidDel="002169A1" w:rsidRDefault="00B42783">
            <w:pPr>
              <w:rPr>
                <w:del w:id="3103" w:author="Cuenta Microsoft" w:date="2025-09-30T13:41:00Z"/>
              </w:rPr>
              <w:pPrChange w:id="3104" w:author="Cuenta Microsoft" w:date="2025-09-30T14:16:00Z">
                <w:pPr>
                  <w:jc w:val="center"/>
                </w:pPr>
              </w:pPrChange>
            </w:pPr>
          </w:p>
        </w:tc>
        <w:tc>
          <w:tcPr>
            <w:tcW w:w="0" w:type="auto"/>
            <w:shd w:val="clear" w:color="auto" w:fill="FFFF00"/>
          </w:tcPr>
          <w:p w14:paraId="594E5A94" w14:textId="11D5D98A" w:rsidR="00B42783" w:rsidDel="002169A1" w:rsidRDefault="00B42783">
            <w:pPr>
              <w:rPr>
                <w:del w:id="3105" w:author="Cuenta Microsoft" w:date="2025-09-30T13:41:00Z"/>
              </w:rPr>
              <w:pPrChange w:id="3106" w:author="Cuenta Microsoft" w:date="2025-09-30T14:16:00Z">
                <w:pPr>
                  <w:jc w:val="center"/>
                </w:pPr>
              </w:pPrChange>
            </w:pPr>
          </w:p>
        </w:tc>
        <w:tc>
          <w:tcPr>
            <w:tcW w:w="0" w:type="auto"/>
            <w:shd w:val="clear" w:color="auto" w:fill="FFFF00"/>
          </w:tcPr>
          <w:p w14:paraId="2DF5CE49" w14:textId="540743B8" w:rsidR="00B42783" w:rsidDel="002169A1" w:rsidRDefault="00B42783">
            <w:pPr>
              <w:rPr>
                <w:del w:id="3107" w:author="Cuenta Microsoft" w:date="2025-09-30T13:41:00Z"/>
              </w:rPr>
              <w:pPrChange w:id="3108" w:author="Cuenta Microsoft" w:date="2025-09-30T14:16:00Z">
                <w:pPr>
                  <w:jc w:val="center"/>
                </w:pPr>
              </w:pPrChange>
            </w:pPr>
          </w:p>
        </w:tc>
        <w:tc>
          <w:tcPr>
            <w:tcW w:w="0" w:type="auto"/>
            <w:shd w:val="clear" w:color="auto" w:fill="FFFF00"/>
          </w:tcPr>
          <w:p w14:paraId="49F79D49" w14:textId="35BDD9B6" w:rsidR="00B42783" w:rsidDel="002169A1" w:rsidRDefault="00B42783">
            <w:pPr>
              <w:rPr>
                <w:del w:id="3109" w:author="Cuenta Microsoft" w:date="2025-09-30T13:41:00Z"/>
              </w:rPr>
              <w:pPrChange w:id="3110" w:author="Cuenta Microsoft" w:date="2025-09-30T14:16:00Z">
                <w:pPr>
                  <w:jc w:val="center"/>
                </w:pPr>
              </w:pPrChange>
            </w:pPr>
          </w:p>
        </w:tc>
        <w:tc>
          <w:tcPr>
            <w:tcW w:w="0" w:type="auto"/>
            <w:shd w:val="clear" w:color="auto" w:fill="FFFF00"/>
          </w:tcPr>
          <w:p w14:paraId="3B59E066" w14:textId="4F55FC39" w:rsidR="00B42783" w:rsidDel="002169A1" w:rsidRDefault="00B42783">
            <w:pPr>
              <w:rPr>
                <w:del w:id="3111" w:author="Cuenta Microsoft" w:date="2025-09-30T13:41:00Z"/>
              </w:rPr>
              <w:pPrChange w:id="3112" w:author="Cuenta Microsoft" w:date="2025-09-30T14:16:00Z">
                <w:pPr>
                  <w:jc w:val="center"/>
                </w:pPr>
              </w:pPrChange>
            </w:pPr>
          </w:p>
        </w:tc>
        <w:tc>
          <w:tcPr>
            <w:tcW w:w="0" w:type="auto"/>
            <w:shd w:val="clear" w:color="auto" w:fill="FFFF00"/>
          </w:tcPr>
          <w:p w14:paraId="02026B98" w14:textId="30BA0022" w:rsidR="00B42783" w:rsidDel="002169A1" w:rsidRDefault="00B42783">
            <w:pPr>
              <w:rPr>
                <w:del w:id="3113" w:author="Cuenta Microsoft" w:date="2025-09-30T13:41:00Z"/>
              </w:rPr>
              <w:pPrChange w:id="3114" w:author="Cuenta Microsoft" w:date="2025-09-30T14:16:00Z">
                <w:pPr>
                  <w:jc w:val="center"/>
                </w:pPr>
              </w:pPrChange>
            </w:pPr>
          </w:p>
        </w:tc>
        <w:tc>
          <w:tcPr>
            <w:tcW w:w="0" w:type="auto"/>
            <w:shd w:val="clear" w:color="auto" w:fill="FFFF00"/>
          </w:tcPr>
          <w:p w14:paraId="31E66516" w14:textId="6AA3E1A1" w:rsidR="00B42783" w:rsidDel="002169A1" w:rsidRDefault="00B42783">
            <w:pPr>
              <w:rPr>
                <w:del w:id="3115" w:author="Cuenta Microsoft" w:date="2025-09-30T13:41:00Z"/>
              </w:rPr>
              <w:pPrChange w:id="3116" w:author="Cuenta Microsoft" w:date="2025-09-30T14:16:00Z">
                <w:pPr>
                  <w:jc w:val="center"/>
                </w:pPr>
              </w:pPrChange>
            </w:pPr>
          </w:p>
        </w:tc>
        <w:tc>
          <w:tcPr>
            <w:tcW w:w="0" w:type="auto"/>
            <w:shd w:val="clear" w:color="auto" w:fill="FFFFFF" w:themeFill="background1"/>
          </w:tcPr>
          <w:p w14:paraId="6EC0BFAE" w14:textId="2C13D00E" w:rsidR="00B42783" w:rsidDel="002169A1" w:rsidRDefault="00B42783">
            <w:pPr>
              <w:rPr>
                <w:del w:id="3117" w:author="Cuenta Microsoft" w:date="2025-09-30T13:41:00Z"/>
              </w:rPr>
              <w:pPrChange w:id="3118" w:author="Cuenta Microsoft" w:date="2025-09-30T14:16:00Z">
                <w:pPr>
                  <w:jc w:val="center"/>
                </w:pPr>
              </w:pPrChange>
            </w:pPr>
          </w:p>
        </w:tc>
      </w:tr>
      <w:tr w:rsidR="00B42783" w:rsidDel="002169A1" w14:paraId="5AE24A55" w14:textId="57C0347C" w:rsidTr="00DB6E6B">
        <w:trPr>
          <w:trHeight w:val="1181"/>
          <w:jc w:val="center"/>
          <w:del w:id="3119" w:author="Cuenta Microsoft" w:date="2025-09-30T13:41:00Z"/>
        </w:trPr>
        <w:tc>
          <w:tcPr>
            <w:tcW w:w="0" w:type="auto"/>
          </w:tcPr>
          <w:p w14:paraId="04382333" w14:textId="121901C0" w:rsidR="00B42783" w:rsidDel="002169A1" w:rsidRDefault="00B42783">
            <w:pPr>
              <w:rPr>
                <w:del w:id="3120" w:author="Cuenta Microsoft" w:date="2025-09-30T13:41:00Z"/>
              </w:rPr>
              <w:pPrChange w:id="3121" w:author="Cuenta Microsoft" w:date="2025-09-30T14:16:00Z">
                <w:pPr>
                  <w:jc w:val="center"/>
                </w:pPr>
              </w:pPrChange>
            </w:pPr>
          </w:p>
          <w:p w14:paraId="53B67EB1" w14:textId="6D560BEB" w:rsidR="00B42783" w:rsidDel="002169A1" w:rsidRDefault="00B42783">
            <w:pPr>
              <w:rPr>
                <w:del w:id="3122" w:author="Cuenta Microsoft" w:date="2025-09-30T13:41:00Z"/>
              </w:rPr>
            </w:pPr>
            <w:del w:id="3123" w:author="Cuenta Microsoft" w:date="2025-09-30T13:41:00Z">
              <w:r w:rsidDel="002169A1">
                <w:delText>Llevar un registro de</w:delText>
              </w:r>
              <w:r w:rsidR="00DC15D8" w:rsidDel="002169A1">
                <w:delText xml:space="preserve"> </w:delText>
              </w:r>
              <w:r w:rsidDel="002169A1">
                <w:delText>intervención tutorial</w:delText>
              </w:r>
              <w:r w:rsidR="007453ED" w:rsidDel="002169A1">
                <w:delText>.</w:delText>
              </w:r>
            </w:del>
          </w:p>
        </w:tc>
        <w:tc>
          <w:tcPr>
            <w:tcW w:w="0" w:type="auto"/>
          </w:tcPr>
          <w:p w14:paraId="1B27326E" w14:textId="1914298A" w:rsidR="00B42783" w:rsidDel="002169A1" w:rsidRDefault="00B42783">
            <w:pPr>
              <w:rPr>
                <w:del w:id="3124" w:author="Cuenta Microsoft" w:date="2025-09-30T13:41:00Z"/>
              </w:rPr>
              <w:pPrChange w:id="3125" w:author="Cuenta Microsoft" w:date="2025-09-30T14:16:00Z">
                <w:pPr>
                  <w:jc w:val="center"/>
                </w:pPr>
              </w:pPrChange>
            </w:pPr>
          </w:p>
          <w:p w14:paraId="49C66F8A" w14:textId="358A4DA7" w:rsidR="00B42783" w:rsidDel="002169A1" w:rsidRDefault="00B42783">
            <w:pPr>
              <w:rPr>
                <w:del w:id="3126" w:author="Cuenta Microsoft" w:date="2025-09-30T13:41:00Z"/>
              </w:rPr>
              <w:pPrChange w:id="3127" w:author="Cuenta Microsoft" w:date="2025-09-30T14:16:00Z">
                <w:pPr>
                  <w:jc w:val="center"/>
                </w:pPr>
              </w:pPrChange>
            </w:pPr>
          </w:p>
          <w:p w14:paraId="5CB1E935" w14:textId="292FCCBF" w:rsidR="00B42783" w:rsidDel="002169A1" w:rsidRDefault="009A064F">
            <w:pPr>
              <w:rPr>
                <w:del w:id="3128" w:author="Cuenta Microsoft" w:date="2025-09-30T13:41:00Z"/>
              </w:rPr>
              <w:pPrChange w:id="3129" w:author="Cuenta Microsoft" w:date="2025-09-30T14:16:00Z">
                <w:pPr>
                  <w:jc w:val="center"/>
                </w:pPr>
              </w:pPrChange>
            </w:pPr>
            <w:del w:id="3130" w:author="Cuenta Microsoft" w:date="2025-09-30T13:41:00Z">
              <w:r w:rsidDel="002169A1">
                <w:delText>As</w:delText>
              </w:r>
              <w:r w:rsidR="007453ED" w:rsidDel="002169A1">
                <w:delText>e</w:delText>
              </w:r>
              <w:r w:rsidDel="002169A1">
                <w:delText>sores</w:delText>
              </w:r>
            </w:del>
          </w:p>
        </w:tc>
        <w:tc>
          <w:tcPr>
            <w:tcW w:w="0" w:type="auto"/>
          </w:tcPr>
          <w:p w14:paraId="304C7B8F" w14:textId="29CE74A2" w:rsidR="00B42783" w:rsidDel="002169A1" w:rsidRDefault="00B42783">
            <w:pPr>
              <w:rPr>
                <w:del w:id="3131" w:author="Cuenta Microsoft" w:date="2025-09-30T13:41:00Z"/>
              </w:rPr>
              <w:pPrChange w:id="3132" w:author="Cuenta Microsoft" w:date="2025-09-30T14:16:00Z">
                <w:pPr>
                  <w:jc w:val="center"/>
                </w:pPr>
              </w:pPrChange>
            </w:pPr>
          </w:p>
        </w:tc>
        <w:tc>
          <w:tcPr>
            <w:tcW w:w="0" w:type="auto"/>
            <w:shd w:val="clear" w:color="auto" w:fill="FFFF00"/>
          </w:tcPr>
          <w:p w14:paraId="012CE69C" w14:textId="705D3BFF" w:rsidR="00B42783" w:rsidDel="002169A1" w:rsidRDefault="00B42783">
            <w:pPr>
              <w:rPr>
                <w:del w:id="3133" w:author="Cuenta Microsoft" w:date="2025-09-30T13:41:00Z"/>
              </w:rPr>
              <w:pPrChange w:id="3134" w:author="Cuenta Microsoft" w:date="2025-09-30T14:16:00Z">
                <w:pPr>
                  <w:jc w:val="center"/>
                </w:pPr>
              </w:pPrChange>
            </w:pPr>
          </w:p>
        </w:tc>
        <w:tc>
          <w:tcPr>
            <w:tcW w:w="0" w:type="auto"/>
            <w:shd w:val="clear" w:color="auto" w:fill="FFFF00"/>
          </w:tcPr>
          <w:p w14:paraId="329790FD" w14:textId="43D39AF9" w:rsidR="00B42783" w:rsidDel="002169A1" w:rsidRDefault="00B42783">
            <w:pPr>
              <w:rPr>
                <w:del w:id="3135" w:author="Cuenta Microsoft" w:date="2025-09-30T13:41:00Z"/>
              </w:rPr>
              <w:pPrChange w:id="3136" w:author="Cuenta Microsoft" w:date="2025-09-30T14:16:00Z">
                <w:pPr>
                  <w:jc w:val="center"/>
                </w:pPr>
              </w:pPrChange>
            </w:pPr>
          </w:p>
        </w:tc>
        <w:tc>
          <w:tcPr>
            <w:tcW w:w="0" w:type="auto"/>
            <w:shd w:val="clear" w:color="auto" w:fill="FFFF00"/>
          </w:tcPr>
          <w:p w14:paraId="7BA21B17" w14:textId="27ED2DAE" w:rsidR="00B42783" w:rsidDel="002169A1" w:rsidRDefault="00B42783">
            <w:pPr>
              <w:rPr>
                <w:del w:id="3137" w:author="Cuenta Microsoft" w:date="2025-09-30T13:41:00Z"/>
              </w:rPr>
              <w:pPrChange w:id="3138" w:author="Cuenta Microsoft" w:date="2025-09-30T14:16:00Z">
                <w:pPr>
                  <w:jc w:val="center"/>
                </w:pPr>
              </w:pPrChange>
            </w:pPr>
          </w:p>
        </w:tc>
        <w:tc>
          <w:tcPr>
            <w:tcW w:w="0" w:type="auto"/>
            <w:shd w:val="clear" w:color="auto" w:fill="FFFF00"/>
          </w:tcPr>
          <w:p w14:paraId="14F63D41" w14:textId="50FE4347" w:rsidR="00B42783" w:rsidDel="002169A1" w:rsidRDefault="00B42783">
            <w:pPr>
              <w:rPr>
                <w:del w:id="3139" w:author="Cuenta Microsoft" w:date="2025-09-30T13:41:00Z"/>
              </w:rPr>
              <w:pPrChange w:id="3140" w:author="Cuenta Microsoft" w:date="2025-09-30T14:16:00Z">
                <w:pPr>
                  <w:jc w:val="center"/>
                </w:pPr>
              </w:pPrChange>
            </w:pPr>
          </w:p>
        </w:tc>
        <w:tc>
          <w:tcPr>
            <w:tcW w:w="0" w:type="auto"/>
            <w:shd w:val="clear" w:color="auto" w:fill="FFFF00"/>
          </w:tcPr>
          <w:p w14:paraId="45989418" w14:textId="4567D72E" w:rsidR="00B42783" w:rsidDel="002169A1" w:rsidRDefault="00B42783">
            <w:pPr>
              <w:rPr>
                <w:del w:id="3141" w:author="Cuenta Microsoft" w:date="2025-09-30T13:41:00Z"/>
              </w:rPr>
              <w:pPrChange w:id="3142" w:author="Cuenta Microsoft" w:date="2025-09-30T14:16:00Z">
                <w:pPr>
                  <w:jc w:val="center"/>
                </w:pPr>
              </w:pPrChange>
            </w:pPr>
          </w:p>
        </w:tc>
        <w:tc>
          <w:tcPr>
            <w:tcW w:w="0" w:type="auto"/>
            <w:shd w:val="clear" w:color="auto" w:fill="FFFF00"/>
          </w:tcPr>
          <w:p w14:paraId="09764061" w14:textId="3BB6D820" w:rsidR="00B42783" w:rsidDel="002169A1" w:rsidRDefault="00B42783">
            <w:pPr>
              <w:rPr>
                <w:del w:id="3143" w:author="Cuenta Microsoft" w:date="2025-09-30T13:41:00Z"/>
              </w:rPr>
              <w:pPrChange w:id="3144" w:author="Cuenta Microsoft" w:date="2025-09-30T14:16:00Z">
                <w:pPr>
                  <w:jc w:val="center"/>
                </w:pPr>
              </w:pPrChange>
            </w:pPr>
          </w:p>
        </w:tc>
        <w:tc>
          <w:tcPr>
            <w:tcW w:w="0" w:type="auto"/>
            <w:shd w:val="clear" w:color="auto" w:fill="FFFF00"/>
          </w:tcPr>
          <w:p w14:paraId="18906CAF" w14:textId="708E2A59" w:rsidR="00B42783" w:rsidDel="002169A1" w:rsidRDefault="00B42783">
            <w:pPr>
              <w:rPr>
                <w:del w:id="3145" w:author="Cuenta Microsoft" w:date="2025-09-30T13:41:00Z"/>
              </w:rPr>
              <w:pPrChange w:id="3146" w:author="Cuenta Microsoft" w:date="2025-09-30T14:16:00Z">
                <w:pPr>
                  <w:jc w:val="center"/>
                </w:pPr>
              </w:pPrChange>
            </w:pPr>
          </w:p>
        </w:tc>
        <w:tc>
          <w:tcPr>
            <w:tcW w:w="0" w:type="auto"/>
            <w:shd w:val="clear" w:color="auto" w:fill="FFFF00"/>
          </w:tcPr>
          <w:p w14:paraId="77A625D3" w14:textId="18FB99A9" w:rsidR="00B42783" w:rsidDel="002169A1" w:rsidRDefault="00B42783">
            <w:pPr>
              <w:rPr>
                <w:del w:id="3147" w:author="Cuenta Microsoft" w:date="2025-09-30T13:41:00Z"/>
              </w:rPr>
              <w:pPrChange w:id="3148" w:author="Cuenta Microsoft" w:date="2025-09-30T14:16:00Z">
                <w:pPr>
                  <w:jc w:val="center"/>
                </w:pPr>
              </w:pPrChange>
            </w:pPr>
          </w:p>
        </w:tc>
        <w:tc>
          <w:tcPr>
            <w:tcW w:w="0" w:type="auto"/>
            <w:shd w:val="clear" w:color="auto" w:fill="FFFF00"/>
          </w:tcPr>
          <w:p w14:paraId="3C060EF5" w14:textId="0742AFA8" w:rsidR="00B42783" w:rsidDel="002169A1" w:rsidRDefault="00B42783">
            <w:pPr>
              <w:rPr>
                <w:del w:id="3149" w:author="Cuenta Microsoft" w:date="2025-09-30T13:41:00Z"/>
              </w:rPr>
              <w:pPrChange w:id="3150" w:author="Cuenta Microsoft" w:date="2025-09-30T14:16:00Z">
                <w:pPr>
                  <w:jc w:val="center"/>
                </w:pPr>
              </w:pPrChange>
            </w:pPr>
          </w:p>
        </w:tc>
        <w:tc>
          <w:tcPr>
            <w:tcW w:w="0" w:type="auto"/>
            <w:shd w:val="clear" w:color="auto" w:fill="FFFF00"/>
          </w:tcPr>
          <w:p w14:paraId="4F7897DB" w14:textId="2459698B" w:rsidR="00B42783" w:rsidDel="002169A1" w:rsidRDefault="00B42783">
            <w:pPr>
              <w:rPr>
                <w:del w:id="3151" w:author="Cuenta Microsoft" w:date="2025-09-30T13:41:00Z"/>
              </w:rPr>
              <w:pPrChange w:id="3152" w:author="Cuenta Microsoft" w:date="2025-09-30T14:16:00Z">
                <w:pPr>
                  <w:jc w:val="center"/>
                </w:pPr>
              </w:pPrChange>
            </w:pPr>
          </w:p>
        </w:tc>
        <w:tc>
          <w:tcPr>
            <w:tcW w:w="0" w:type="auto"/>
          </w:tcPr>
          <w:p w14:paraId="60669801" w14:textId="1532C51A" w:rsidR="00B42783" w:rsidDel="002169A1" w:rsidRDefault="00B42783">
            <w:pPr>
              <w:rPr>
                <w:del w:id="3153" w:author="Cuenta Microsoft" w:date="2025-09-30T13:41:00Z"/>
              </w:rPr>
              <w:pPrChange w:id="3154" w:author="Cuenta Microsoft" w:date="2025-09-30T14:16:00Z">
                <w:pPr>
                  <w:jc w:val="center"/>
                </w:pPr>
              </w:pPrChange>
            </w:pPr>
          </w:p>
        </w:tc>
      </w:tr>
    </w:tbl>
    <w:p w14:paraId="364A9544" w14:textId="03AA622D" w:rsidR="003C430B" w:rsidDel="002169A1" w:rsidRDefault="003C430B">
      <w:pPr>
        <w:rPr>
          <w:del w:id="3155" w:author="Cuenta Microsoft" w:date="2025-09-30T13:41:00Z"/>
        </w:rPr>
      </w:pPr>
    </w:p>
    <w:p w14:paraId="3980C5B0" w14:textId="7345AFEC" w:rsidR="003C430B" w:rsidDel="002169A1" w:rsidRDefault="00C01D9F">
      <w:pPr>
        <w:rPr>
          <w:del w:id="3156" w:author="Cuenta Microsoft" w:date="2025-09-30T13:41:00Z"/>
        </w:rPr>
      </w:pPr>
      <w:del w:id="3157" w:author="Cuenta Microsoft" w:date="2025-09-30T13:41:00Z">
        <w:r w:rsidDel="002169A1">
          <w:delText xml:space="preserve">Categoría: </w:delText>
        </w:r>
        <w:r w:rsidRPr="00684925" w:rsidDel="002169A1">
          <w:rPr>
            <w:b/>
          </w:rPr>
          <w:delText>INDICADORES ACAD</w:delText>
        </w:r>
        <w:r w:rsidR="007453ED" w:rsidDel="002169A1">
          <w:rPr>
            <w:b/>
          </w:rPr>
          <w:delText>É</w:delText>
        </w:r>
        <w:r w:rsidRPr="00684925" w:rsidDel="002169A1">
          <w:rPr>
            <w:b/>
          </w:rPr>
          <w:delText>MICOS</w:delText>
        </w:r>
      </w:del>
    </w:p>
    <w:p w14:paraId="1C2CB473" w14:textId="1247C26A" w:rsidR="00C01D9F" w:rsidDel="002169A1" w:rsidRDefault="00354582">
      <w:pPr>
        <w:rPr>
          <w:del w:id="3158" w:author="Cuenta Microsoft" w:date="2025-09-30T13:41:00Z"/>
        </w:rPr>
      </w:pPr>
      <w:del w:id="3159" w:author="Cuenta Microsoft" w:date="2025-09-30T13:41:00Z">
        <w:r w:rsidDel="002169A1">
          <w:delText>Línea</w:delText>
        </w:r>
        <w:r w:rsidR="00C01D9F" w:rsidDel="002169A1">
          <w:delText xml:space="preserve"> de acción: apoyar con asesorías</w:delText>
        </w:r>
        <w:r w:rsidR="00F01F4E" w:rsidDel="002169A1">
          <w:delText xml:space="preserve"> con recursos y áreas del currículum ampliado </w:delText>
        </w:r>
        <w:r w:rsidR="00C01D9F" w:rsidDel="002169A1">
          <w:delText>a estudiantes de bajo rendimiento académico.</w:delText>
        </w:r>
      </w:del>
    </w:p>
    <w:tbl>
      <w:tblPr>
        <w:tblStyle w:val="Tablaconcuadrcula"/>
        <w:tblW w:w="12250" w:type="dxa"/>
        <w:jc w:val="center"/>
        <w:tblLook w:val="04A0" w:firstRow="1" w:lastRow="0" w:firstColumn="1" w:lastColumn="0" w:noHBand="0" w:noVBand="1"/>
      </w:tblPr>
      <w:tblGrid>
        <w:gridCol w:w="3635"/>
        <w:gridCol w:w="1523"/>
        <w:gridCol w:w="639"/>
        <w:gridCol w:w="545"/>
        <w:gridCol w:w="591"/>
        <w:gridCol w:w="640"/>
        <w:gridCol w:w="530"/>
        <w:gridCol w:w="576"/>
        <w:gridCol w:w="548"/>
        <w:gridCol w:w="666"/>
        <w:gridCol w:w="597"/>
        <w:gridCol w:w="656"/>
        <w:gridCol w:w="578"/>
        <w:gridCol w:w="526"/>
      </w:tblGrid>
      <w:tr w:rsidR="00C01D9F" w:rsidDel="002169A1" w14:paraId="66C9913A" w14:textId="2A0E45AB" w:rsidTr="001248A8">
        <w:trPr>
          <w:trHeight w:val="440"/>
          <w:jc w:val="center"/>
          <w:del w:id="3160" w:author="Cuenta Microsoft" w:date="2025-09-30T13:41:00Z"/>
        </w:trPr>
        <w:tc>
          <w:tcPr>
            <w:tcW w:w="0" w:type="auto"/>
            <w:vMerge w:val="restart"/>
            <w:shd w:val="clear" w:color="auto" w:fill="632423" w:themeFill="accent2" w:themeFillShade="80"/>
          </w:tcPr>
          <w:p w14:paraId="56366AB4" w14:textId="65FA04BE" w:rsidR="00C01D9F" w:rsidDel="002169A1" w:rsidRDefault="00C01D9F">
            <w:pPr>
              <w:rPr>
                <w:del w:id="3161" w:author="Cuenta Microsoft" w:date="2025-09-30T13:41:00Z"/>
                <w:b/>
              </w:rPr>
              <w:pPrChange w:id="3162" w:author="Cuenta Microsoft" w:date="2025-09-30T14:16:00Z">
                <w:pPr>
                  <w:jc w:val="center"/>
                </w:pPr>
              </w:pPrChange>
            </w:pPr>
          </w:p>
          <w:p w14:paraId="00A84D24" w14:textId="40BA1A22" w:rsidR="00C01D9F" w:rsidRPr="007562D2" w:rsidDel="002169A1" w:rsidRDefault="00C01D9F">
            <w:pPr>
              <w:rPr>
                <w:del w:id="3163" w:author="Cuenta Microsoft" w:date="2025-09-30T13:41:00Z"/>
                <w:b/>
              </w:rPr>
              <w:pPrChange w:id="3164" w:author="Cuenta Microsoft" w:date="2025-09-30T14:16:00Z">
                <w:pPr>
                  <w:jc w:val="center"/>
                </w:pPr>
              </w:pPrChange>
            </w:pPr>
            <w:del w:id="3165" w:author="Cuenta Microsoft" w:date="2025-09-30T13:41:00Z">
              <w:r w:rsidRPr="007562D2" w:rsidDel="002169A1">
                <w:rPr>
                  <w:b/>
                </w:rPr>
                <w:delText>ACTIVIDADES</w:delText>
              </w:r>
            </w:del>
          </w:p>
        </w:tc>
        <w:tc>
          <w:tcPr>
            <w:tcW w:w="0" w:type="auto"/>
            <w:vMerge w:val="restart"/>
            <w:shd w:val="clear" w:color="auto" w:fill="632423" w:themeFill="accent2" w:themeFillShade="80"/>
          </w:tcPr>
          <w:p w14:paraId="53A41812" w14:textId="3E896D1C" w:rsidR="00C01D9F" w:rsidDel="002169A1" w:rsidRDefault="00C01D9F">
            <w:pPr>
              <w:rPr>
                <w:del w:id="3166" w:author="Cuenta Microsoft" w:date="2025-09-30T13:41:00Z"/>
                <w:b/>
              </w:rPr>
              <w:pPrChange w:id="3167" w:author="Cuenta Microsoft" w:date="2025-09-30T14:16:00Z">
                <w:pPr>
                  <w:jc w:val="center"/>
                </w:pPr>
              </w:pPrChange>
            </w:pPr>
          </w:p>
          <w:p w14:paraId="593C5B02" w14:textId="56F69D56" w:rsidR="00C01D9F" w:rsidRPr="007562D2" w:rsidDel="002169A1" w:rsidRDefault="00C01D9F">
            <w:pPr>
              <w:rPr>
                <w:del w:id="3168" w:author="Cuenta Microsoft" w:date="2025-09-30T13:41:00Z"/>
                <w:b/>
              </w:rPr>
              <w:pPrChange w:id="3169" w:author="Cuenta Microsoft" w:date="2025-09-30T14:16:00Z">
                <w:pPr>
                  <w:jc w:val="center"/>
                </w:pPr>
              </w:pPrChange>
            </w:pPr>
            <w:del w:id="3170" w:author="Cuenta Microsoft" w:date="2025-09-30T13:41:00Z">
              <w:r w:rsidRPr="007562D2" w:rsidDel="002169A1">
                <w:rPr>
                  <w:b/>
                </w:rPr>
                <w:delText>RESPONSABLE</w:delText>
              </w:r>
            </w:del>
          </w:p>
        </w:tc>
        <w:tc>
          <w:tcPr>
            <w:tcW w:w="0" w:type="auto"/>
            <w:gridSpan w:val="12"/>
            <w:shd w:val="clear" w:color="auto" w:fill="632423" w:themeFill="accent2" w:themeFillShade="80"/>
          </w:tcPr>
          <w:p w14:paraId="7B7C3350" w14:textId="51B8652D" w:rsidR="00C01D9F" w:rsidRPr="007562D2" w:rsidDel="002169A1" w:rsidRDefault="00E96ED9">
            <w:pPr>
              <w:rPr>
                <w:del w:id="3171" w:author="Cuenta Microsoft" w:date="2025-09-30T13:41:00Z"/>
                <w:b/>
              </w:rPr>
              <w:pPrChange w:id="3172" w:author="Cuenta Microsoft" w:date="2025-09-30T14:16:00Z">
                <w:pPr>
                  <w:jc w:val="center"/>
                </w:pPr>
              </w:pPrChange>
            </w:pPr>
            <w:del w:id="3173" w:author="Cuenta Microsoft" w:date="2025-09-30T13:41:00Z">
              <w:r w:rsidDel="002169A1">
                <w:rPr>
                  <w:b/>
                </w:rPr>
                <w:delText>CICLO ESCOLAR 202</w:delText>
              </w:r>
            </w:del>
            <w:ins w:id="3174" w:author="BACHILLERATO GENERAL ALFONSO DE LA MADRID VIDAURRETA" w:date="2025-09-18T23:26:00Z">
              <w:del w:id="3175" w:author="Cuenta Microsoft" w:date="2025-09-30T13:41:00Z">
                <w:r w:rsidR="007A4D70" w:rsidDel="002169A1">
                  <w:rPr>
                    <w:b/>
                  </w:rPr>
                  <w:delText>5</w:delText>
                </w:r>
              </w:del>
            </w:ins>
            <w:del w:id="3176" w:author="Cuenta Microsoft" w:date="2025-09-30T13:41:00Z">
              <w:r w:rsidR="00D57E0C" w:rsidDel="002169A1">
                <w:rPr>
                  <w:b/>
                </w:rPr>
                <w:delText>4</w:delText>
              </w:r>
              <w:r w:rsidDel="002169A1">
                <w:rPr>
                  <w:b/>
                </w:rPr>
                <w:delText xml:space="preserve"> -202</w:delText>
              </w:r>
            </w:del>
            <w:ins w:id="3177" w:author="BACHILLERATO GENERAL ALFONSO DE LA MADRID VIDAURRETA" w:date="2025-09-18T23:26:00Z">
              <w:del w:id="3178" w:author="Cuenta Microsoft" w:date="2025-09-30T13:41:00Z">
                <w:r w:rsidR="007A4D70" w:rsidDel="002169A1">
                  <w:rPr>
                    <w:b/>
                  </w:rPr>
                  <w:delText>6</w:delText>
                </w:r>
              </w:del>
            </w:ins>
            <w:del w:id="3179" w:author="Cuenta Microsoft" w:date="2025-09-30T13:41:00Z">
              <w:r w:rsidR="00D57E0C" w:rsidDel="002169A1">
                <w:rPr>
                  <w:b/>
                </w:rPr>
                <w:delText>5</w:delText>
              </w:r>
            </w:del>
          </w:p>
        </w:tc>
      </w:tr>
      <w:tr w:rsidR="00354582" w:rsidDel="002169A1" w14:paraId="73F03637" w14:textId="4D33F7E6" w:rsidTr="001248A8">
        <w:trPr>
          <w:trHeight w:val="234"/>
          <w:jc w:val="center"/>
          <w:del w:id="3180" w:author="Cuenta Microsoft" w:date="2025-09-30T13:41:00Z"/>
        </w:trPr>
        <w:tc>
          <w:tcPr>
            <w:tcW w:w="0" w:type="auto"/>
            <w:vMerge/>
            <w:shd w:val="clear" w:color="auto" w:fill="632423" w:themeFill="accent2" w:themeFillShade="80"/>
          </w:tcPr>
          <w:p w14:paraId="5DD54000" w14:textId="00936E31" w:rsidR="00C01D9F" w:rsidRPr="007562D2" w:rsidDel="002169A1" w:rsidRDefault="00C01D9F">
            <w:pPr>
              <w:rPr>
                <w:del w:id="3181" w:author="Cuenta Microsoft" w:date="2025-09-30T13:41:00Z"/>
                <w:b/>
              </w:rPr>
              <w:pPrChange w:id="3182" w:author="Cuenta Microsoft" w:date="2025-09-30T14:16:00Z">
                <w:pPr>
                  <w:jc w:val="center"/>
                </w:pPr>
              </w:pPrChange>
            </w:pPr>
          </w:p>
        </w:tc>
        <w:tc>
          <w:tcPr>
            <w:tcW w:w="0" w:type="auto"/>
            <w:vMerge/>
            <w:shd w:val="clear" w:color="auto" w:fill="632423" w:themeFill="accent2" w:themeFillShade="80"/>
          </w:tcPr>
          <w:p w14:paraId="59052959" w14:textId="32F702B4" w:rsidR="00C01D9F" w:rsidRPr="007562D2" w:rsidDel="002169A1" w:rsidRDefault="00C01D9F">
            <w:pPr>
              <w:rPr>
                <w:del w:id="3183" w:author="Cuenta Microsoft" w:date="2025-09-30T13:41:00Z"/>
                <w:b/>
              </w:rPr>
              <w:pPrChange w:id="3184" w:author="Cuenta Microsoft" w:date="2025-09-30T14:16:00Z">
                <w:pPr>
                  <w:jc w:val="center"/>
                </w:pPr>
              </w:pPrChange>
            </w:pPr>
          </w:p>
        </w:tc>
        <w:tc>
          <w:tcPr>
            <w:tcW w:w="0" w:type="auto"/>
            <w:shd w:val="clear" w:color="auto" w:fill="632423" w:themeFill="accent2" w:themeFillShade="80"/>
          </w:tcPr>
          <w:p w14:paraId="36102402" w14:textId="3BE8E00B" w:rsidR="00C01D9F" w:rsidRPr="007562D2" w:rsidDel="002169A1" w:rsidRDefault="00C01D9F">
            <w:pPr>
              <w:rPr>
                <w:del w:id="3185" w:author="Cuenta Microsoft" w:date="2025-09-30T13:41:00Z"/>
                <w:b/>
              </w:rPr>
              <w:pPrChange w:id="3186" w:author="Cuenta Microsoft" w:date="2025-09-30T14:16:00Z">
                <w:pPr>
                  <w:jc w:val="center"/>
                </w:pPr>
              </w:pPrChange>
            </w:pPr>
            <w:del w:id="3187" w:author="Cuenta Microsoft" w:date="2025-09-30T13:41:00Z">
              <w:r w:rsidRPr="007562D2" w:rsidDel="002169A1">
                <w:rPr>
                  <w:b/>
                </w:rPr>
                <w:delText>AGO</w:delText>
              </w:r>
            </w:del>
          </w:p>
        </w:tc>
        <w:tc>
          <w:tcPr>
            <w:tcW w:w="0" w:type="auto"/>
            <w:shd w:val="clear" w:color="auto" w:fill="632423" w:themeFill="accent2" w:themeFillShade="80"/>
          </w:tcPr>
          <w:p w14:paraId="2442310D" w14:textId="2F06F4F5" w:rsidR="00C01D9F" w:rsidRPr="007562D2" w:rsidDel="002169A1" w:rsidRDefault="00C01D9F">
            <w:pPr>
              <w:rPr>
                <w:del w:id="3188" w:author="Cuenta Microsoft" w:date="2025-09-30T13:41:00Z"/>
                <w:b/>
              </w:rPr>
              <w:pPrChange w:id="3189" w:author="Cuenta Microsoft" w:date="2025-09-30T14:16:00Z">
                <w:pPr>
                  <w:jc w:val="center"/>
                </w:pPr>
              </w:pPrChange>
            </w:pPr>
            <w:del w:id="3190" w:author="Cuenta Microsoft" w:date="2025-09-30T13:41:00Z">
              <w:r w:rsidRPr="007562D2" w:rsidDel="002169A1">
                <w:rPr>
                  <w:b/>
                </w:rPr>
                <w:delText>SEP</w:delText>
              </w:r>
            </w:del>
          </w:p>
        </w:tc>
        <w:tc>
          <w:tcPr>
            <w:tcW w:w="0" w:type="auto"/>
            <w:shd w:val="clear" w:color="auto" w:fill="632423" w:themeFill="accent2" w:themeFillShade="80"/>
          </w:tcPr>
          <w:p w14:paraId="1A608EC6" w14:textId="6F36F605" w:rsidR="00C01D9F" w:rsidRPr="007562D2" w:rsidDel="002169A1" w:rsidRDefault="00C01D9F">
            <w:pPr>
              <w:rPr>
                <w:del w:id="3191" w:author="Cuenta Microsoft" w:date="2025-09-30T13:41:00Z"/>
                <w:b/>
              </w:rPr>
              <w:pPrChange w:id="3192" w:author="Cuenta Microsoft" w:date="2025-09-30T14:16:00Z">
                <w:pPr>
                  <w:jc w:val="center"/>
                </w:pPr>
              </w:pPrChange>
            </w:pPr>
            <w:del w:id="3193" w:author="Cuenta Microsoft" w:date="2025-09-30T13:41:00Z">
              <w:r w:rsidRPr="007562D2" w:rsidDel="002169A1">
                <w:rPr>
                  <w:b/>
                </w:rPr>
                <w:delText>OCT</w:delText>
              </w:r>
            </w:del>
          </w:p>
        </w:tc>
        <w:tc>
          <w:tcPr>
            <w:tcW w:w="0" w:type="auto"/>
            <w:shd w:val="clear" w:color="auto" w:fill="632423" w:themeFill="accent2" w:themeFillShade="80"/>
          </w:tcPr>
          <w:p w14:paraId="05520D9C" w14:textId="6A14EEC4" w:rsidR="00C01D9F" w:rsidRPr="007562D2" w:rsidDel="002169A1" w:rsidRDefault="00C01D9F">
            <w:pPr>
              <w:rPr>
                <w:del w:id="3194" w:author="Cuenta Microsoft" w:date="2025-09-30T13:41:00Z"/>
                <w:b/>
              </w:rPr>
              <w:pPrChange w:id="3195" w:author="Cuenta Microsoft" w:date="2025-09-30T14:16:00Z">
                <w:pPr>
                  <w:jc w:val="center"/>
                </w:pPr>
              </w:pPrChange>
            </w:pPr>
            <w:del w:id="3196" w:author="Cuenta Microsoft" w:date="2025-09-30T13:41:00Z">
              <w:r w:rsidRPr="007562D2" w:rsidDel="002169A1">
                <w:rPr>
                  <w:b/>
                </w:rPr>
                <w:delText>NOV</w:delText>
              </w:r>
            </w:del>
          </w:p>
        </w:tc>
        <w:tc>
          <w:tcPr>
            <w:tcW w:w="0" w:type="auto"/>
            <w:shd w:val="clear" w:color="auto" w:fill="632423" w:themeFill="accent2" w:themeFillShade="80"/>
          </w:tcPr>
          <w:p w14:paraId="37E0DEAF" w14:textId="12F97161" w:rsidR="00C01D9F" w:rsidRPr="007562D2" w:rsidDel="002169A1" w:rsidRDefault="00C01D9F">
            <w:pPr>
              <w:rPr>
                <w:del w:id="3197" w:author="Cuenta Microsoft" w:date="2025-09-30T13:41:00Z"/>
                <w:b/>
              </w:rPr>
              <w:pPrChange w:id="3198" w:author="Cuenta Microsoft" w:date="2025-09-30T14:16:00Z">
                <w:pPr>
                  <w:jc w:val="center"/>
                </w:pPr>
              </w:pPrChange>
            </w:pPr>
            <w:del w:id="3199" w:author="Cuenta Microsoft" w:date="2025-09-30T13:41:00Z">
              <w:r w:rsidRPr="007562D2" w:rsidDel="002169A1">
                <w:rPr>
                  <w:b/>
                </w:rPr>
                <w:delText>DIC</w:delText>
              </w:r>
            </w:del>
          </w:p>
        </w:tc>
        <w:tc>
          <w:tcPr>
            <w:tcW w:w="0" w:type="auto"/>
            <w:shd w:val="clear" w:color="auto" w:fill="632423" w:themeFill="accent2" w:themeFillShade="80"/>
          </w:tcPr>
          <w:p w14:paraId="48CB9E37" w14:textId="5E8908A4" w:rsidR="00C01D9F" w:rsidRPr="007562D2" w:rsidDel="002169A1" w:rsidRDefault="00C01D9F">
            <w:pPr>
              <w:rPr>
                <w:del w:id="3200" w:author="Cuenta Microsoft" w:date="2025-09-30T13:41:00Z"/>
                <w:b/>
              </w:rPr>
              <w:pPrChange w:id="3201" w:author="Cuenta Microsoft" w:date="2025-09-30T14:16:00Z">
                <w:pPr>
                  <w:jc w:val="center"/>
                </w:pPr>
              </w:pPrChange>
            </w:pPr>
            <w:del w:id="3202" w:author="Cuenta Microsoft" w:date="2025-09-30T13:41:00Z">
              <w:r w:rsidRPr="007562D2" w:rsidDel="002169A1">
                <w:rPr>
                  <w:b/>
                </w:rPr>
                <w:delText>ENE</w:delText>
              </w:r>
            </w:del>
          </w:p>
        </w:tc>
        <w:tc>
          <w:tcPr>
            <w:tcW w:w="0" w:type="auto"/>
            <w:shd w:val="clear" w:color="auto" w:fill="632423" w:themeFill="accent2" w:themeFillShade="80"/>
          </w:tcPr>
          <w:p w14:paraId="46817820" w14:textId="6231DDBD" w:rsidR="00C01D9F" w:rsidRPr="007562D2" w:rsidDel="002169A1" w:rsidRDefault="00C01D9F">
            <w:pPr>
              <w:rPr>
                <w:del w:id="3203" w:author="Cuenta Microsoft" w:date="2025-09-30T13:41:00Z"/>
                <w:b/>
              </w:rPr>
              <w:pPrChange w:id="3204" w:author="Cuenta Microsoft" w:date="2025-09-30T14:16:00Z">
                <w:pPr>
                  <w:jc w:val="center"/>
                </w:pPr>
              </w:pPrChange>
            </w:pPr>
            <w:del w:id="3205" w:author="Cuenta Microsoft" w:date="2025-09-30T13:41:00Z">
              <w:r w:rsidRPr="007562D2" w:rsidDel="002169A1">
                <w:rPr>
                  <w:b/>
                </w:rPr>
                <w:delText>FEB</w:delText>
              </w:r>
            </w:del>
          </w:p>
        </w:tc>
        <w:tc>
          <w:tcPr>
            <w:tcW w:w="0" w:type="auto"/>
            <w:shd w:val="clear" w:color="auto" w:fill="632423" w:themeFill="accent2" w:themeFillShade="80"/>
          </w:tcPr>
          <w:p w14:paraId="6FEA3CC9" w14:textId="669B2B3E" w:rsidR="00C01D9F" w:rsidRPr="007562D2" w:rsidDel="002169A1" w:rsidRDefault="00C01D9F">
            <w:pPr>
              <w:rPr>
                <w:del w:id="3206" w:author="Cuenta Microsoft" w:date="2025-09-30T13:41:00Z"/>
                <w:b/>
              </w:rPr>
              <w:pPrChange w:id="3207" w:author="Cuenta Microsoft" w:date="2025-09-30T14:16:00Z">
                <w:pPr>
                  <w:jc w:val="center"/>
                </w:pPr>
              </w:pPrChange>
            </w:pPr>
            <w:del w:id="3208" w:author="Cuenta Microsoft" w:date="2025-09-30T13:41:00Z">
              <w:r w:rsidRPr="007562D2" w:rsidDel="002169A1">
                <w:rPr>
                  <w:b/>
                </w:rPr>
                <w:delText>MAR</w:delText>
              </w:r>
            </w:del>
          </w:p>
        </w:tc>
        <w:tc>
          <w:tcPr>
            <w:tcW w:w="0" w:type="auto"/>
            <w:shd w:val="clear" w:color="auto" w:fill="632423" w:themeFill="accent2" w:themeFillShade="80"/>
          </w:tcPr>
          <w:p w14:paraId="082AF112" w14:textId="702E2BA7" w:rsidR="00C01D9F" w:rsidRPr="007562D2" w:rsidDel="002169A1" w:rsidRDefault="00C01D9F">
            <w:pPr>
              <w:rPr>
                <w:del w:id="3209" w:author="Cuenta Microsoft" w:date="2025-09-30T13:41:00Z"/>
                <w:b/>
              </w:rPr>
              <w:pPrChange w:id="3210" w:author="Cuenta Microsoft" w:date="2025-09-30T14:16:00Z">
                <w:pPr>
                  <w:jc w:val="center"/>
                </w:pPr>
              </w:pPrChange>
            </w:pPr>
            <w:del w:id="3211" w:author="Cuenta Microsoft" w:date="2025-09-30T13:41:00Z">
              <w:r w:rsidRPr="007562D2" w:rsidDel="002169A1">
                <w:rPr>
                  <w:b/>
                </w:rPr>
                <w:delText>ABR</w:delText>
              </w:r>
            </w:del>
          </w:p>
        </w:tc>
        <w:tc>
          <w:tcPr>
            <w:tcW w:w="0" w:type="auto"/>
            <w:shd w:val="clear" w:color="auto" w:fill="632423" w:themeFill="accent2" w:themeFillShade="80"/>
          </w:tcPr>
          <w:p w14:paraId="726EF15D" w14:textId="5829B87D" w:rsidR="00C01D9F" w:rsidRPr="007562D2" w:rsidDel="002169A1" w:rsidRDefault="00C01D9F">
            <w:pPr>
              <w:rPr>
                <w:del w:id="3212" w:author="Cuenta Microsoft" w:date="2025-09-30T13:41:00Z"/>
                <w:b/>
              </w:rPr>
              <w:pPrChange w:id="3213" w:author="Cuenta Microsoft" w:date="2025-09-30T14:16:00Z">
                <w:pPr>
                  <w:jc w:val="center"/>
                </w:pPr>
              </w:pPrChange>
            </w:pPr>
            <w:del w:id="3214" w:author="Cuenta Microsoft" w:date="2025-09-30T13:41:00Z">
              <w:r w:rsidRPr="007562D2" w:rsidDel="002169A1">
                <w:rPr>
                  <w:b/>
                </w:rPr>
                <w:delText>MAY</w:delText>
              </w:r>
            </w:del>
          </w:p>
        </w:tc>
        <w:tc>
          <w:tcPr>
            <w:tcW w:w="0" w:type="auto"/>
            <w:shd w:val="clear" w:color="auto" w:fill="632423" w:themeFill="accent2" w:themeFillShade="80"/>
          </w:tcPr>
          <w:p w14:paraId="252E74F9" w14:textId="7668FDD6" w:rsidR="00C01D9F" w:rsidRPr="007562D2" w:rsidDel="002169A1" w:rsidRDefault="00C01D9F">
            <w:pPr>
              <w:rPr>
                <w:del w:id="3215" w:author="Cuenta Microsoft" w:date="2025-09-30T13:41:00Z"/>
                <w:b/>
              </w:rPr>
              <w:pPrChange w:id="3216" w:author="Cuenta Microsoft" w:date="2025-09-30T14:16:00Z">
                <w:pPr>
                  <w:jc w:val="center"/>
                </w:pPr>
              </w:pPrChange>
            </w:pPr>
            <w:del w:id="3217" w:author="Cuenta Microsoft" w:date="2025-09-30T13:41:00Z">
              <w:r w:rsidRPr="007562D2" w:rsidDel="002169A1">
                <w:rPr>
                  <w:b/>
                </w:rPr>
                <w:delText>JUN</w:delText>
              </w:r>
            </w:del>
          </w:p>
        </w:tc>
        <w:tc>
          <w:tcPr>
            <w:tcW w:w="0" w:type="auto"/>
            <w:shd w:val="clear" w:color="auto" w:fill="632423" w:themeFill="accent2" w:themeFillShade="80"/>
          </w:tcPr>
          <w:p w14:paraId="024A356D" w14:textId="6967C66B" w:rsidR="00C01D9F" w:rsidRPr="007562D2" w:rsidDel="002169A1" w:rsidRDefault="00C01D9F">
            <w:pPr>
              <w:rPr>
                <w:del w:id="3218" w:author="Cuenta Microsoft" w:date="2025-09-30T13:41:00Z"/>
                <w:b/>
              </w:rPr>
              <w:pPrChange w:id="3219" w:author="Cuenta Microsoft" w:date="2025-09-30T14:16:00Z">
                <w:pPr>
                  <w:jc w:val="center"/>
                </w:pPr>
              </w:pPrChange>
            </w:pPr>
            <w:del w:id="3220" w:author="Cuenta Microsoft" w:date="2025-09-30T13:41:00Z">
              <w:r w:rsidRPr="007562D2" w:rsidDel="002169A1">
                <w:rPr>
                  <w:b/>
                </w:rPr>
                <w:delText>JUL</w:delText>
              </w:r>
            </w:del>
          </w:p>
        </w:tc>
      </w:tr>
      <w:tr w:rsidR="00354582" w:rsidDel="002169A1" w14:paraId="10BA494A" w14:textId="5AFA78AC" w:rsidTr="00DB6E6B">
        <w:trPr>
          <w:trHeight w:val="978"/>
          <w:jc w:val="center"/>
          <w:del w:id="3221" w:author="Cuenta Microsoft" w:date="2025-09-30T13:41:00Z"/>
        </w:trPr>
        <w:tc>
          <w:tcPr>
            <w:tcW w:w="0" w:type="auto"/>
          </w:tcPr>
          <w:p w14:paraId="38C8729F" w14:textId="069EBD1F" w:rsidR="00C01D9F" w:rsidDel="002169A1" w:rsidRDefault="00E96ED9">
            <w:pPr>
              <w:rPr>
                <w:del w:id="3222" w:author="Cuenta Microsoft" w:date="2025-09-30T13:41:00Z"/>
              </w:rPr>
            </w:pPr>
            <w:del w:id="3223" w:author="Cuenta Microsoft" w:date="2025-09-30T13:41:00Z">
              <w:r w:rsidDel="002169A1">
                <w:delText>Informar</w:delText>
              </w:r>
              <w:r w:rsidR="00C01D9F" w:rsidDel="002169A1">
                <w:delText xml:space="preserve"> a los padres</w:delText>
              </w:r>
              <w:r w:rsidR="00DC15D8" w:rsidDel="002169A1">
                <w:delText xml:space="preserve"> </w:delText>
              </w:r>
              <w:r w:rsidR="00C01D9F" w:rsidDel="002169A1">
                <w:delText>de familia para tomar</w:delText>
              </w:r>
              <w:r w:rsidR="00DC15D8" w:rsidDel="002169A1">
                <w:delText xml:space="preserve"> </w:delText>
              </w:r>
              <w:r w:rsidR="00C01D9F" w:rsidDel="002169A1">
                <w:delText>acuerdos favorables</w:delText>
              </w:r>
            </w:del>
          </w:p>
          <w:p w14:paraId="05380895" w14:textId="35AA1F5A" w:rsidR="00C01D9F" w:rsidDel="002169A1" w:rsidRDefault="00DB6E6B">
            <w:pPr>
              <w:rPr>
                <w:del w:id="3224" w:author="Cuenta Microsoft" w:date="2025-09-30T13:41:00Z"/>
              </w:rPr>
            </w:pPr>
            <w:del w:id="3225" w:author="Cuenta Microsoft" w:date="2025-09-30T13:41:00Z">
              <w:r w:rsidDel="002169A1">
                <w:delText>y brindar</w:delText>
              </w:r>
              <w:r w:rsidR="00C01D9F" w:rsidDel="002169A1">
                <w:delText xml:space="preserve"> apoyo a</w:delText>
              </w:r>
              <w:r w:rsidR="00DC15D8" w:rsidDel="002169A1">
                <w:delText xml:space="preserve"> </w:delText>
              </w:r>
              <w:r w:rsidR="00C01D9F" w:rsidDel="002169A1">
                <w:delText>los estudiantes en riesgo</w:delText>
              </w:r>
              <w:r w:rsidR="00354582" w:rsidDel="002169A1">
                <w:delText xml:space="preserve"> de deserción y </w:delText>
              </w:r>
              <w:r w:rsidR="00FB70AE" w:rsidDel="002169A1">
                <w:delText>reprobación.</w:delText>
              </w:r>
            </w:del>
          </w:p>
          <w:p w14:paraId="51ADF6A6" w14:textId="5A818E25" w:rsidR="00C01D9F" w:rsidDel="002169A1" w:rsidRDefault="00C01D9F">
            <w:pPr>
              <w:rPr>
                <w:del w:id="3226" w:author="Cuenta Microsoft" w:date="2025-09-30T13:41:00Z"/>
              </w:rPr>
              <w:pPrChange w:id="3227" w:author="Cuenta Microsoft" w:date="2025-09-30T14:16:00Z">
                <w:pPr>
                  <w:jc w:val="center"/>
                </w:pPr>
              </w:pPrChange>
            </w:pPr>
          </w:p>
        </w:tc>
        <w:tc>
          <w:tcPr>
            <w:tcW w:w="0" w:type="auto"/>
          </w:tcPr>
          <w:p w14:paraId="2ACAFE4C" w14:textId="5D43A474" w:rsidR="00C01D9F" w:rsidDel="002169A1" w:rsidRDefault="00F01F4E">
            <w:pPr>
              <w:rPr>
                <w:del w:id="3228" w:author="Cuenta Microsoft" w:date="2025-09-30T13:41:00Z"/>
              </w:rPr>
              <w:pPrChange w:id="3229" w:author="Cuenta Microsoft" w:date="2025-09-30T14:16:00Z">
                <w:pPr>
                  <w:jc w:val="center"/>
                </w:pPr>
              </w:pPrChange>
            </w:pPr>
            <w:del w:id="3230" w:author="Cuenta Microsoft" w:date="2025-09-30T13:41:00Z">
              <w:r w:rsidDel="002169A1">
                <w:delText>Asesores</w:delText>
              </w:r>
              <w:r w:rsidR="00354582" w:rsidDel="002169A1">
                <w:delText xml:space="preserve"> </w:delText>
              </w:r>
            </w:del>
          </w:p>
          <w:p w14:paraId="488A74B0" w14:textId="7B7DFB0E" w:rsidR="00C01D9F" w:rsidDel="002169A1" w:rsidRDefault="00C01D9F">
            <w:pPr>
              <w:rPr>
                <w:del w:id="3231" w:author="Cuenta Microsoft" w:date="2025-09-30T13:41:00Z"/>
              </w:rPr>
              <w:pPrChange w:id="3232" w:author="Cuenta Microsoft" w:date="2025-09-30T14:16:00Z">
                <w:pPr>
                  <w:jc w:val="center"/>
                </w:pPr>
              </w:pPrChange>
            </w:pPr>
            <w:del w:id="3233" w:author="Cuenta Microsoft" w:date="2025-09-30T13:41:00Z">
              <w:r w:rsidDel="002169A1">
                <w:delText>de grupo</w:delText>
              </w:r>
            </w:del>
          </w:p>
          <w:p w14:paraId="02AB5DEE" w14:textId="2B153F26" w:rsidR="00C01D9F" w:rsidDel="002169A1" w:rsidRDefault="00C01D9F">
            <w:pPr>
              <w:rPr>
                <w:del w:id="3234" w:author="Cuenta Microsoft" w:date="2025-09-30T13:41:00Z"/>
              </w:rPr>
              <w:pPrChange w:id="3235" w:author="Cuenta Microsoft" w:date="2025-09-30T14:16:00Z">
                <w:pPr>
                  <w:jc w:val="center"/>
                </w:pPr>
              </w:pPrChange>
            </w:pPr>
          </w:p>
          <w:p w14:paraId="29A2ECE8" w14:textId="69246068" w:rsidR="00C01D9F" w:rsidDel="002169A1" w:rsidRDefault="00C01D9F">
            <w:pPr>
              <w:rPr>
                <w:del w:id="3236" w:author="Cuenta Microsoft" w:date="2025-09-30T13:41:00Z"/>
              </w:rPr>
              <w:pPrChange w:id="3237" w:author="Cuenta Microsoft" w:date="2025-09-30T14:16:00Z">
                <w:pPr>
                  <w:jc w:val="center"/>
                </w:pPr>
              </w:pPrChange>
            </w:pPr>
          </w:p>
        </w:tc>
        <w:tc>
          <w:tcPr>
            <w:tcW w:w="0" w:type="auto"/>
            <w:shd w:val="clear" w:color="auto" w:fill="FFFFFF" w:themeFill="background1"/>
          </w:tcPr>
          <w:p w14:paraId="6A673FE3" w14:textId="33935A30" w:rsidR="00C01D9F" w:rsidDel="002169A1" w:rsidRDefault="00C01D9F">
            <w:pPr>
              <w:rPr>
                <w:del w:id="3238" w:author="Cuenta Microsoft" w:date="2025-09-30T13:41:00Z"/>
              </w:rPr>
              <w:pPrChange w:id="3239" w:author="Cuenta Microsoft" w:date="2025-09-30T14:16:00Z">
                <w:pPr>
                  <w:jc w:val="center"/>
                </w:pPr>
              </w:pPrChange>
            </w:pPr>
          </w:p>
        </w:tc>
        <w:tc>
          <w:tcPr>
            <w:tcW w:w="0" w:type="auto"/>
            <w:shd w:val="clear" w:color="auto" w:fill="C00000"/>
          </w:tcPr>
          <w:p w14:paraId="160AE832" w14:textId="36F7A633" w:rsidR="00C01D9F" w:rsidDel="002169A1" w:rsidRDefault="00C01D9F">
            <w:pPr>
              <w:rPr>
                <w:del w:id="3240" w:author="Cuenta Microsoft" w:date="2025-09-30T13:41:00Z"/>
              </w:rPr>
              <w:pPrChange w:id="3241" w:author="Cuenta Microsoft" w:date="2025-09-30T14:16:00Z">
                <w:pPr>
                  <w:jc w:val="center"/>
                </w:pPr>
              </w:pPrChange>
            </w:pPr>
          </w:p>
        </w:tc>
        <w:tc>
          <w:tcPr>
            <w:tcW w:w="0" w:type="auto"/>
            <w:shd w:val="clear" w:color="auto" w:fill="FFFFFF" w:themeFill="background1"/>
          </w:tcPr>
          <w:p w14:paraId="3B7A7BE3" w14:textId="55AFC64C" w:rsidR="00C01D9F" w:rsidDel="002169A1" w:rsidRDefault="00C01D9F">
            <w:pPr>
              <w:rPr>
                <w:del w:id="3242" w:author="Cuenta Microsoft" w:date="2025-09-30T13:41:00Z"/>
              </w:rPr>
              <w:pPrChange w:id="3243" w:author="Cuenta Microsoft" w:date="2025-09-30T14:16:00Z">
                <w:pPr>
                  <w:jc w:val="center"/>
                </w:pPr>
              </w:pPrChange>
            </w:pPr>
          </w:p>
        </w:tc>
        <w:tc>
          <w:tcPr>
            <w:tcW w:w="0" w:type="auto"/>
            <w:shd w:val="clear" w:color="auto" w:fill="C00000"/>
          </w:tcPr>
          <w:p w14:paraId="64EF965E" w14:textId="53572E4B" w:rsidR="00E96ED9" w:rsidDel="002169A1" w:rsidRDefault="00E96ED9">
            <w:pPr>
              <w:rPr>
                <w:del w:id="3244" w:author="Cuenta Microsoft" w:date="2025-09-30T13:41:00Z"/>
              </w:rPr>
              <w:pPrChange w:id="3245" w:author="Cuenta Microsoft" w:date="2025-09-30T14:16:00Z">
                <w:pPr>
                  <w:jc w:val="center"/>
                </w:pPr>
              </w:pPrChange>
            </w:pPr>
          </w:p>
          <w:p w14:paraId="702FE7E4" w14:textId="5297E789" w:rsidR="00C01D9F" w:rsidRPr="00E96ED9" w:rsidDel="002169A1" w:rsidRDefault="00C01D9F">
            <w:pPr>
              <w:rPr>
                <w:del w:id="3246" w:author="Cuenta Microsoft" w:date="2025-09-30T13:41:00Z"/>
              </w:rPr>
            </w:pPr>
          </w:p>
        </w:tc>
        <w:tc>
          <w:tcPr>
            <w:tcW w:w="0" w:type="auto"/>
            <w:shd w:val="clear" w:color="auto" w:fill="FFFFFF" w:themeFill="background1"/>
          </w:tcPr>
          <w:p w14:paraId="56688B5C" w14:textId="289A4904" w:rsidR="00C01D9F" w:rsidDel="002169A1" w:rsidRDefault="00C01D9F">
            <w:pPr>
              <w:rPr>
                <w:del w:id="3247" w:author="Cuenta Microsoft" w:date="2025-09-30T13:41:00Z"/>
              </w:rPr>
              <w:pPrChange w:id="3248" w:author="Cuenta Microsoft" w:date="2025-09-30T14:16:00Z">
                <w:pPr>
                  <w:jc w:val="center"/>
                </w:pPr>
              </w:pPrChange>
            </w:pPr>
          </w:p>
        </w:tc>
        <w:tc>
          <w:tcPr>
            <w:tcW w:w="0" w:type="auto"/>
            <w:shd w:val="clear" w:color="auto" w:fill="C00000"/>
          </w:tcPr>
          <w:p w14:paraId="03B721E4" w14:textId="41EFD48D" w:rsidR="00C01D9F" w:rsidDel="002169A1" w:rsidRDefault="00C01D9F">
            <w:pPr>
              <w:rPr>
                <w:del w:id="3249" w:author="Cuenta Microsoft" w:date="2025-09-30T13:41:00Z"/>
              </w:rPr>
              <w:pPrChange w:id="3250" w:author="Cuenta Microsoft" w:date="2025-09-30T14:16:00Z">
                <w:pPr>
                  <w:jc w:val="center"/>
                </w:pPr>
              </w:pPrChange>
            </w:pPr>
          </w:p>
        </w:tc>
        <w:tc>
          <w:tcPr>
            <w:tcW w:w="0" w:type="auto"/>
            <w:shd w:val="clear" w:color="auto" w:fill="FFFFFF" w:themeFill="background1"/>
          </w:tcPr>
          <w:p w14:paraId="239BD6A9" w14:textId="28BA049C" w:rsidR="00C01D9F" w:rsidDel="002169A1" w:rsidRDefault="00C01D9F">
            <w:pPr>
              <w:rPr>
                <w:del w:id="3251" w:author="Cuenta Microsoft" w:date="2025-09-30T13:41:00Z"/>
              </w:rPr>
              <w:pPrChange w:id="3252" w:author="Cuenta Microsoft" w:date="2025-09-30T14:16:00Z">
                <w:pPr>
                  <w:jc w:val="center"/>
                </w:pPr>
              </w:pPrChange>
            </w:pPr>
          </w:p>
        </w:tc>
        <w:tc>
          <w:tcPr>
            <w:tcW w:w="0" w:type="auto"/>
            <w:shd w:val="clear" w:color="auto" w:fill="C00000"/>
          </w:tcPr>
          <w:p w14:paraId="2C86D907" w14:textId="034F90EB" w:rsidR="00C01D9F" w:rsidDel="002169A1" w:rsidRDefault="00C01D9F">
            <w:pPr>
              <w:rPr>
                <w:del w:id="3253" w:author="Cuenta Microsoft" w:date="2025-09-30T13:41:00Z"/>
              </w:rPr>
              <w:pPrChange w:id="3254" w:author="Cuenta Microsoft" w:date="2025-09-30T14:16:00Z">
                <w:pPr>
                  <w:jc w:val="center"/>
                </w:pPr>
              </w:pPrChange>
            </w:pPr>
          </w:p>
        </w:tc>
        <w:tc>
          <w:tcPr>
            <w:tcW w:w="0" w:type="auto"/>
            <w:shd w:val="clear" w:color="auto" w:fill="FFFFFF" w:themeFill="background1"/>
          </w:tcPr>
          <w:p w14:paraId="4C40ADE5" w14:textId="1E773C59" w:rsidR="00C01D9F" w:rsidDel="002169A1" w:rsidRDefault="00C01D9F">
            <w:pPr>
              <w:rPr>
                <w:del w:id="3255" w:author="Cuenta Microsoft" w:date="2025-09-30T13:41:00Z"/>
              </w:rPr>
              <w:pPrChange w:id="3256" w:author="Cuenta Microsoft" w:date="2025-09-30T14:16:00Z">
                <w:pPr>
                  <w:jc w:val="center"/>
                </w:pPr>
              </w:pPrChange>
            </w:pPr>
          </w:p>
        </w:tc>
        <w:tc>
          <w:tcPr>
            <w:tcW w:w="0" w:type="auto"/>
            <w:shd w:val="clear" w:color="auto" w:fill="C00000"/>
          </w:tcPr>
          <w:p w14:paraId="685C078D" w14:textId="5F52E5EB" w:rsidR="00C01D9F" w:rsidDel="002169A1" w:rsidRDefault="00C01D9F">
            <w:pPr>
              <w:rPr>
                <w:del w:id="3257" w:author="Cuenta Microsoft" w:date="2025-09-30T13:41:00Z"/>
              </w:rPr>
              <w:pPrChange w:id="3258" w:author="Cuenta Microsoft" w:date="2025-09-30T14:16:00Z">
                <w:pPr>
                  <w:jc w:val="center"/>
                </w:pPr>
              </w:pPrChange>
            </w:pPr>
          </w:p>
        </w:tc>
        <w:tc>
          <w:tcPr>
            <w:tcW w:w="0" w:type="auto"/>
            <w:shd w:val="clear" w:color="auto" w:fill="FFFFFF" w:themeFill="background1"/>
          </w:tcPr>
          <w:p w14:paraId="2D9A9280" w14:textId="0A4B5313" w:rsidR="00C01D9F" w:rsidDel="002169A1" w:rsidRDefault="00C01D9F">
            <w:pPr>
              <w:rPr>
                <w:del w:id="3259" w:author="Cuenta Microsoft" w:date="2025-09-30T13:41:00Z"/>
              </w:rPr>
              <w:pPrChange w:id="3260" w:author="Cuenta Microsoft" w:date="2025-09-30T14:16:00Z">
                <w:pPr>
                  <w:jc w:val="center"/>
                </w:pPr>
              </w:pPrChange>
            </w:pPr>
          </w:p>
        </w:tc>
        <w:tc>
          <w:tcPr>
            <w:tcW w:w="0" w:type="auto"/>
            <w:shd w:val="clear" w:color="auto" w:fill="FFFFFF" w:themeFill="background1"/>
          </w:tcPr>
          <w:p w14:paraId="1DF31005" w14:textId="06BEA632" w:rsidR="00C01D9F" w:rsidDel="002169A1" w:rsidRDefault="00C01D9F">
            <w:pPr>
              <w:rPr>
                <w:del w:id="3261" w:author="Cuenta Microsoft" w:date="2025-09-30T13:41:00Z"/>
              </w:rPr>
              <w:pPrChange w:id="3262" w:author="Cuenta Microsoft" w:date="2025-09-30T14:16:00Z">
                <w:pPr>
                  <w:jc w:val="center"/>
                </w:pPr>
              </w:pPrChange>
            </w:pPr>
          </w:p>
        </w:tc>
      </w:tr>
    </w:tbl>
    <w:p w14:paraId="3CE93DC5" w14:textId="55F43447" w:rsidR="007A4D70" w:rsidDel="002169A1" w:rsidRDefault="007A4D70">
      <w:pPr>
        <w:rPr>
          <w:ins w:id="3263" w:author="BACHILLERATO GENERAL ALFONSO DE LA MADRID VIDAURRETA" w:date="2025-09-18T23:26:00Z"/>
          <w:del w:id="3264" w:author="Cuenta Microsoft" w:date="2025-09-30T13:41:00Z"/>
        </w:rPr>
      </w:pPr>
    </w:p>
    <w:p w14:paraId="552396ED" w14:textId="21FCEBCD" w:rsidR="0033082E" w:rsidDel="002169A1" w:rsidRDefault="00684925">
      <w:pPr>
        <w:rPr>
          <w:del w:id="3265" w:author="Cuenta Microsoft" w:date="2025-09-30T13:41:00Z"/>
        </w:rPr>
      </w:pPr>
      <w:del w:id="3266" w:author="Cuenta Microsoft" w:date="2025-09-30T13:41:00Z">
        <w:r w:rsidDel="002169A1">
          <w:delText>C</w:delText>
        </w:r>
        <w:r w:rsidR="004B27E1" w:rsidDel="002169A1">
          <w:delText>ategoría</w:delText>
        </w:r>
        <w:r w:rsidR="0033082E" w:rsidDel="002169A1">
          <w:delText xml:space="preserve">: </w:delText>
        </w:r>
        <w:r w:rsidR="00A95AFC" w:rsidDel="002169A1">
          <w:rPr>
            <w:b/>
          </w:rPr>
          <w:delText xml:space="preserve">INDICADORES ACADÉMICOS (CONCRECIÓN DE LA </w:delText>
        </w:r>
        <w:r w:rsidR="008F3824" w:rsidDel="002169A1">
          <w:rPr>
            <w:b/>
          </w:rPr>
          <w:delText>NEM</w:delText>
        </w:r>
        <w:r w:rsidR="00A95AFC" w:rsidDel="002169A1">
          <w:rPr>
            <w:b/>
          </w:rPr>
          <w:delText>)</w:delText>
        </w:r>
      </w:del>
    </w:p>
    <w:p w14:paraId="5161E168" w14:textId="4102EAF2" w:rsidR="0033082E" w:rsidDel="002169A1" w:rsidRDefault="0033082E">
      <w:pPr>
        <w:rPr>
          <w:del w:id="3267" w:author="Cuenta Microsoft" w:date="2025-09-30T13:41:00Z"/>
        </w:rPr>
      </w:pPr>
      <w:del w:id="3268" w:author="Cuenta Microsoft" w:date="2025-09-30T13:41:00Z">
        <w:r w:rsidDel="002169A1">
          <w:delText>Línea de acción: Capacitar a los docentes</w:delText>
        </w:r>
        <w:r w:rsidR="004B27E1" w:rsidDel="002169A1">
          <w:delText xml:space="preserve"> en la elaboración de </w:delText>
        </w:r>
        <w:r w:rsidR="00DB6E6B" w:rsidDel="002169A1">
          <w:delText>Progresiones de</w:delText>
        </w:r>
        <w:r w:rsidR="00C5361E" w:rsidDel="002169A1">
          <w:delText xml:space="preserve"> Aprendizaje</w:delText>
        </w:r>
        <w:r w:rsidR="00540F86" w:rsidDel="002169A1">
          <w:delText xml:space="preserve"> y planes </w:delText>
        </w:r>
        <w:r w:rsidR="00DB6E6B" w:rsidDel="002169A1">
          <w:delText xml:space="preserve">clase, </w:delText>
        </w:r>
        <w:r w:rsidR="00F01F4E" w:rsidDel="002169A1">
          <w:delText xml:space="preserve"> buscando la concreción del MCCEMS, establecido en la NEM</w:delText>
        </w:r>
        <w:r w:rsidR="00FB70AE" w:rsidDel="002169A1">
          <w:delText>.</w:delText>
        </w:r>
      </w:del>
    </w:p>
    <w:p w14:paraId="33112E6B" w14:textId="27FC163D" w:rsidR="0033082E" w:rsidDel="002169A1" w:rsidRDefault="0033082E">
      <w:pPr>
        <w:rPr>
          <w:del w:id="3269" w:author="Cuenta Microsoft" w:date="2025-09-30T13:41:00Z"/>
        </w:rPr>
      </w:pPr>
    </w:p>
    <w:tbl>
      <w:tblPr>
        <w:tblStyle w:val="Tablaconcuadrcula"/>
        <w:tblW w:w="12250" w:type="dxa"/>
        <w:jc w:val="center"/>
        <w:tblLook w:val="04A0" w:firstRow="1" w:lastRow="0" w:firstColumn="1" w:lastColumn="0" w:noHBand="0" w:noVBand="1"/>
      </w:tblPr>
      <w:tblGrid>
        <w:gridCol w:w="2721"/>
        <w:gridCol w:w="1684"/>
        <w:gridCol w:w="707"/>
        <w:gridCol w:w="603"/>
        <w:gridCol w:w="654"/>
        <w:gridCol w:w="708"/>
        <w:gridCol w:w="586"/>
        <w:gridCol w:w="637"/>
        <w:gridCol w:w="606"/>
        <w:gridCol w:w="737"/>
        <w:gridCol w:w="660"/>
        <w:gridCol w:w="726"/>
        <w:gridCol w:w="639"/>
        <w:gridCol w:w="582"/>
      </w:tblGrid>
      <w:tr w:rsidR="0033082E" w:rsidDel="002169A1" w14:paraId="094E977C" w14:textId="418119A9" w:rsidTr="001248A8">
        <w:trPr>
          <w:trHeight w:val="440"/>
          <w:jc w:val="center"/>
          <w:del w:id="3270" w:author="Cuenta Microsoft" w:date="2025-09-30T13:41:00Z"/>
        </w:trPr>
        <w:tc>
          <w:tcPr>
            <w:tcW w:w="0" w:type="auto"/>
            <w:vMerge w:val="restart"/>
            <w:shd w:val="clear" w:color="auto" w:fill="632423" w:themeFill="accent2" w:themeFillShade="80"/>
          </w:tcPr>
          <w:p w14:paraId="352E9E55" w14:textId="0CEDF137" w:rsidR="0033082E" w:rsidDel="002169A1" w:rsidRDefault="0033082E">
            <w:pPr>
              <w:rPr>
                <w:del w:id="3271" w:author="Cuenta Microsoft" w:date="2025-09-30T13:41:00Z"/>
                <w:b/>
              </w:rPr>
              <w:pPrChange w:id="3272" w:author="Cuenta Microsoft" w:date="2025-09-30T14:16:00Z">
                <w:pPr>
                  <w:jc w:val="center"/>
                </w:pPr>
              </w:pPrChange>
            </w:pPr>
          </w:p>
          <w:p w14:paraId="587CE617" w14:textId="2C1FD89F" w:rsidR="0033082E" w:rsidRPr="007562D2" w:rsidDel="002169A1" w:rsidRDefault="0033082E">
            <w:pPr>
              <w:rPr>
                <w:del w:id="3273" w:author="Cuenta Microsoft" w:date="2025-09-30T13:41:00Z"/>
                <w:b/>
              </w:rPr>
              <w:pPrChange w:id="3274" w:author="Cuenta Microsoft" w:date="2025-09-30T14:16:00Z">
                <w:pPr>
                  <w:jc w:val="center"/>
                </w:pPr>
              </w:pPrChange>
            </w:pPr>
            <w:del w:id="3275" w:author="Cuenta Microsoft" w:date="2025-09-30T13:41:00Z">
              <w:r w:rsidRPr="007562D2" w:rsidDel="002169A1">
                <w:rPr>
                  <w:b/>
                </w:rPr>
                <w:delText>ACTIVIDADES</w:delText>
              </w:r>
            </w:del>
          </w:p>
        </w:tc>
        <w:tc>
          <w:tcPr>
            <w:tcW w:w="0" w:type="auto"/>
            <w:vMerge w:val="restart"/>
            <w:shd w:val="clear" w:color="auto" w:fill="632423" w:themeFill="accent2" w:themeFillShade="80"/>
          </w:tcPr>
          <w:p w14:paraId="4A93D792" w14:textId="5CC60A66" w:rsidR="0033082E" w:rsidDel="002169A1" w:rsidRDefault="0033082E">
            <w:pPr>
              <w:rPr>
                <w:del w:id="3276" w:author="Cuenta Microsoft" w:date="2025-09-30T13:41:00Z"/>
                <w:b/>
              </w:rPr>
              <w:pPrChange w:id="3277" w:author="Cuenta Microsoft" w:date="2025-09-30T14:16:00Z">
                <w:pPr>
                  <w:jc w:val="center"/>
                </w:pPr>
              </w:pPrChange>
            </w:pPr>
          </w:p>
          <w:p w14:paraId="24C1E65D" w14:textId="29389E7B" w:rsidR="0033082E" w:rsidRPr="007562D2" w:rsidDel="002169A1" w:rsidRDefault="0033082E">
            <w:pPr>
              <w:rPr>
                <w:del w:id="3278" w:author="Cuenta Microsoft" w:date="2025-09-30T13:41:00Z"/>
                <w:b/>
              </w:rPr>
              <w:pPrChange w:id="3279" w:author="Cuenta Microsoft" w:date="2025-09-30T14:16:00Z">
                <w:pPr>
                  <w:jc w:val="center"/>
                </w:pPr>
              </w:pPrChange>
            </w:pPr>
            <w:del w:id="3280" w:author="Cuenta Microsoft" w:date="2025-09-30T13:41:00Z">
              <w:r w:rsidRPr="007562D2" w:rsidDel="002169A1">
                <w:rPr>
                  <w:b/>
                </w:rPr>
                <w:delText>RESPONSABLE</w:delText>
              </w:r>
            </w:del>
          </w:p>
        </w:tc>
        <w:tc>
          <w:tcPr>
            <w:tcW w:w="0" w:type="auto"/>
            <w:gridSpan w:val="12"/>
            <w:shd w:val="clear" w:color="auto" w:fill="632423" w:themeFill="accent2" w:themeFillShade="80"/>
          </w:tcPr>
          <w:p w14:paraId="3DAF4DF5" w14:textId="63A8102A" w:rsidR="0033082E" w:rsidRPr="007562D2" w:rsidDel="002169A1" w:rsidRDefault="00C5361E">
            <w:pPr>
              <w:rPr>
                <w:del w:id="3281" w:author="Cuenta Microsoft" w:date="2025-09-30T13:41:00Z"/>
                <w:b/>
              </w:rPr>
              <w:pPrChange w:id="3282" w:author="Cuenta Microsoft" w:date="2025-09-30T14:16:00Z">
                <w:pPr>
                  <w:jc w:val="center"/>
                </w:pPr>
              </w:pPrChange>
            </w:pPr>
            <w:del w:id="3283" w:author="Cuenta Microsoft" w:date="2025-09-30T13:41:00Z">
              <w:r w:rsidDel="002169A1">
                <w:rPr>
                  <w:b/>
                </w:rPr>
                <w:delText>CICLO ESCOLAR 202</w:delText>
              </w:r>
            </w:del>
            <w:ins w:id="3284" w:author="BACHILLERATO GENERAL ALFONSO DE LA MADRID VIDAURRETA" w:date="2025-09-18T23:27:00Z">
              <w:del w:id="3285" w:author="Cuenta Microsoft" w:date="2025-09-30T13:41:00Z">
                <w:r w:rsidR="007A4D70" w:rsidDel="002169A1">
                  <w:rPr>
                    <w:b/>
                  </w:rPr>
                  <w:delText>5</w:delText>
                </w:r>
              </w:del>
            </w:ins>
            <w:del w:id="3286" w:author="Cuenta Microsoft" w:date="2025-09-30T13:41:00Z">
              <w:r w:rsidR="00D57E0C" w:rsidDel="002169A1">
                <w:rPr>
                  <w:b/>
                </w:rPr>
                <w:delText>4</w:delText>
              </w:r>
              <w:r w:rsidDel="002169A1">
                <w:rPr>
                  <w:b/>
                </w:rPr>
                <w:delText>- 202</w:delText>
              </w:r>
            </w:del>
            <w:ins w:id="3287" w:author="BACHILLERATO GENERAL ALFONSO DE LA MADRID VIDAURRETA" w:date="2025-09-18T23:27:00Z">
              <w:del w:id="3288" w:author="Cuenta Microsoft" w:date="2025-09-30T13:41:00Z">
                <w:r w:rsidR="007A4D70" w:rsidDel="002169A1">
                  <w:rPr>
                    <w:b/>
                  </w:rPr>
                  <w:delText>6</w:delText>
                </w:r>
              </w:del>
            </w:ins>
            <w:del w:id="3289" w:author="Cuenta Microsoft" w:date="2025-09-30T13:41:00Z">
              <w:r w:rsidR="00D57E0C" w:rsidDel="002169A1">
                <w:rPr>
                  <w:b/>
                </w:rPr>
                <w:delText>5</w:delText>
              </w:r>
            </w:del>
          </w:p>
        </w:tc>
      </w:tr>
      <w:tr w:rsidR="0033082E" w:rsidDel="002169A1" w14:paraId="7F6A5666" w14:textId="2FD6E5A2" w:rsidTr="001248A8">
        <w:trPr>
          <w:trHeight w:val="234"/>
          <w:jc w:val="center"/>
          <w:del w:id="3290" w:author="Cuenta Microsoft" w:date="2025-09-30T13:41:00Z"/>
        </w:trPr>
        <w:tc>
          <w:tcPr>
            <w:tcW w:w="0" w:type="auto"/>
            <w:vMerge/>
            <w:shd w:val="clear" w:color="auto" w:fill="632423" w:themeFill="accent2" w:themeFillShade="80"/>
          </w:tcPr>
          <w:p w14:paraId="27161D9B" w14:textId="10C252A5" w:rsidR="0033082E" w:rsidRPr="007562D2" w:rsidDel="002169A1" w:rsidRDefault="0033082E">
            <w:pPr>
              <w:rPr>
                <w:del w:id="3291" w:author="Cuenta Microsoft" w:date="2025-09-30T13:41:00Z"/>
                <w:b/>
              </w:rPr>
              <w:pPrChange w:id="3292" w:author="Cuenta Microsoft" w:date="2025-09-30T14:16:00Z">
                <w:pPr>
                  <w:jc w:val="center"/>
                </w:pPr>
              </w:pPrChange>
            </w:pPr>
          </w:p>
        </w:tc>
        <w:tc>
          <w:tcPr>
            <w:tcW w:w="0" w:type="auto"/>
            <w:vMerge/>
            <w:shd w:val="clear" w:color="auto" w:fill="632423" w:themeFill="accent2" w:themeFillShade="80"/>
          </w:tcPr>
          <w:p w14:paraId="167A8792" w14:textId="09E94D26" w:rsidR="0033082E" w:rsidRPr="007562D2" w:rsidDel="002169A1" w:rsidRDefault="0033082E">
            <w:pPr>
              <w:rPr>
                <w:del w:id="3293" w:author="Cuenta Microsoft" w:date="2025-09-30T13:41:00Z"/>
                <w:b/>
              </w:rPr>
              <w:pPrChange w:id="3294" w:author="Cuenta Microsoft" w:date="2025-09-30T14:16:00Z">
                <w:pPr>
                  <w:jc w:val="center"/>
                </w:pPr>
              </w:pPrChange>
            </w:pPr>
          </w:p>
        </w:tc>
        <w:tc>
          <w:tcPr>
            <w:tcW w:w="0" w:type="auto"/>
            <w:shd w:val="clear" w:color="auto" w:fill="632423" w:themeFill="accent2" w:themeFillShade="80"/>
          </w:tcPr>
          <w:p w14:paraId="75AFB1B8" w14:textId="2774032E" w:rsidR="0033082E" w:rsidRPr="007562D2" w:rsidDel="002169A1" w:rsidRDefault="0033082E">
            <w:pPr>
              <w:rPr>
                <w:del w:id="3295" w:author="Cuenta Microsoft" w:date="2025-09-30T13:41:00Z"/>
                <w:b/>
              </w:rPr>
              <w:pPrChange w:id="3296" w:author="Cuenta Microsoft" w:date="2025-09-30T14:16:00Z">
                <w:pPr>
                  <w:jc w:val="center"/>
                </w:pPr>
              </w:pPrChange>
            </w:pPr>
            <w:del w:id="3297" w:author="Cuenta Microsoft" w:date="2025-09-30T13:41:00Z">
              <w:r w:rsidRPr="007562D2" w:rsidDel="002169A1">
                <w:rPr>
                  <w:b/>
                </w:rPr>
                <w:delText>AGO</w:delText>
              </w:r>
            </w:del>
          </w:p>
        </w:tc>
        <w:tc>
          <w:tcPr>
            <w:tcW w:w="0" w:type="auto"/>
            <w:shd w:val="clear" w:color="auto" w:fill="632423" w:themeFill="accent2" w:themeFillShade="80"/>
          </w:tcPr>
          <w:p w14:paraId="7041DD32" w14:textId="3A1A9310" w:rsidR="0033082E" w:rsidRPr="007562D2" w:rsidDel="002169A1" w:rsidRDefault="0033082E">
            <w:pPr>
              <w:rPr>
                <w:del w:id="3298" w:author="Cuenta Microsoft" w:date="2025-09-30T13:41:00Z"/>
                <w:b/>
              </w:rPr>
              <w:pPrChange w:id="3299" w:author="Cuenta Microsoft" w:date="2025-09-30T14:16:00Z">
                <w:pPr>
                  <w:jc w:val="center"/>
                </w:pPr>
              </w:pPrChange>
            </w:pPr>
            <w:del w:id="3300" w:author="Cuenta Microsoft" w:date="2025-09-30T13:41:00Z">
              <w:r w:rsidRPr="007562D2" w:rsidDel="002169A1">
                <w:rPr>
                  <w:b/>
                </w:rPr>
                <w:delText>SEP</w:delText>
              </w:r>
            </w:del>
          </w:p>
        </w:tc>
        <w:tc>
          <w:tcPr>
            <w:tcW w:w="0" w:type="auto"/>
            <w:shd w:val="clear" w:color="auto" w:fill="632423" w:themeFill="accent2" w:themeFillShade="80"/>
          </w:tcPr>
          <w:p w14:paraId="29CFC306" w14:textId="1CB90E7D" w:rsidR="0033082E" w:rsidRPr="007562D2" w:rsidDel="002169A1" w:rsidRDefault="0033082E">
            <w:pPr>
              <w:rPr>
                <w:del w:id="3301" w:author="Cuenta Microsoft" w:date="2025-09-30T13:41:00Z"/>
                <w:b/>
              </w:rPr>
              <w:pPrChange w:id="3302" w:author="Cuenta Microsoft" w:date="2025-09-30T14:16:00Z">
                <w:pPr>
                  <w:jc w:val="center"/>
                </w:pPr>
              </w:pPrChange>
            </w:pPr>
            <w:del w:id="3303" w:author="Cuenta Microsoft" w:date="2025-09-30T13:41:00Z">
              <w:r w:rsidRPr="007562D2" w:rsidDel="002169A1">
                <w:rPr>
                  <w:b/>
                </w:rPr>
                <w:delText>OCT</w:delText>
              </w:r>
            </w:del>
          </w:p>
        </w:tc>
        <w:tc>
          <w:tcPr>
            <w:tcW w:w="0" w:type="auto"/>
            <w:shd w:val="clear" w:color="auto" w:fill="632423" w:themeFill="accent2" w:themeFillShade="80"/>
          </w:tcPr>
          <w:p w14:paraId="22797A66" w14:textId="42E83816" w:rsidR="0033082E" w:rsidRPr="007562D2" w:rsidDel="002169A1" w:rsidRDefault="0033082E">
            <w:pPr>
              <w:rPr>
                <w:del w:id="3304" w:author="Cuenta Microsoft" w:date="2025-09-30T13:41:00Z"/>
                <w:b/>
              </w:rPr>
              <w:pPrChange w:id="3305" w:author="Cuenta Microsoft" w:date="2025-09-30T14:16:00Z">
                <w:pPr>
                  <w:jc w:val="center"/>
                </w:pPr>
              </w:pPrChange>
            </w:pPr>
            <w:del w:id="3306" w:author="Cuenta Microsoft" w:date="2025-09-30T13:41:00Z">
              <w:r w:rsidRPr="007562D2" w:rsidDel="002169A1">
                <w:rPr>
                  <w:b/>
                </w:rPr>
                <w:delText>NOV</w:delText>
              </w:r>
            </w:del>
          </w:p>
        </w:tc>
        <w:tc>
          <w:tcPr>
            <w:tcW w:w="0" w:type="auto"/>
            <w:shd w:val="clear" w:color="auto" w:fill="632423" w:themeFill="accent2" w:themeFillShade="80"/>
          </w:tcPr>
          <w:p w14:paraId="29595DE4" w14:textId="19988183" w:rsidR="0033082E" w:rsidRPr="007562D2" w:rsidDel="002169A1" w:rsidRDefault="0033082E">
            <w:pPr>
              <w:rPr>
                <w:del w:id="3307" w:author="Cuenta Microsoft" w:date="2025-09-30T13:41:00Z"/>
                <w:b/>
              </w:rPr>
              <w:pPrChange w:id="3308" w:author="Cuenta Microsoft" w:date="2025-09-30T14:16:00Z">
                <w:pPr>
                  <w:jc w:val="center"/>
                </w:pPr>
              </w:pPrChange>
            </w:pPr>
            <w:del w:id="3309" w:author="Cuenta Microsoft" w:date="2025-09-30T13:41:00Z">
              <w:r w:rsidRPr="007562D2" w:rsidDel="002169A1">
                <w:rPr>
                  <w:b/>
                </w:rPr>
                <w:delText>DIC</w:delText>
              </w:r>
            </w:del>
          </w:p>
        </w:tc>
        <w:tc>
          <w:tcPr>
            <w:tcW w:w="0" w:type="auto"/>
            <w:shd w:val="clear" w:color="auto" w:fill="632423" w:themeFill="accent2" w:themeFillShade="80"/>
          </w:tcPr>
          <w:p w14:paraId="6473CE90" w14:textId="30A8D062" w:rsidR="0033082E" w:rsidRPr="007562D2" w:rsidDel="002169A1" w:rsidRDefault="0033082E">
            <w:pPr>
              <w:rPr>
                <w:del w:id="3310" w:author="Cuenta Microsoft" w:date="2025-09-30T13:41:00Z"/>
                <w:b/>
              </w:rPr>
              <w:pPrChange w:id="3311" w:author="Cuenta Microsoft" w:date="2025-09-30T14:16:00Z">
                <w:pPr>
                  <w:jc w:val="center"/>
                </w:pPr>
              </w:pPrChange>
            </w:pPr>
            <w:del w:id="3312" w:author="Cuenta Microsoft" w:date="2025-09-30T13:41:00Z">
              <w:r w:rsidRPr="007562D2" w:rsidDel="002169A1">
                <w:rPr>
                  <w:b/>
                </w:rPr>
                <w:delText>ENE</w:delText>
              </w:r>
            </w:del>
          </w:p>
        </w:tc>
        <w:tc>
          <w:tcPr>
            <w:tcW w:w="0" w:type="auto"/>
            <w:shd w:val="clear" w:color="auto" w:fill="632423" w:themeFill="accent2" w:themeFillShade="80"/>
          </w:tcPr>
          <w:p w14:paraId="49C8693E" w14:textId="1102D08E" w:rsidR="0033082E" w:rsidRPr="007562D2" w:rsidDel="002169A1" w:rsidRDefault="0033082E">
            <w:pPr>
              <w:rPr>
                <w:del w:id="3313" w:author="Cuenta Microsoft" w:date="2025-09-30T13:41:00Z"/>
                <w:b/>
              </w:rPr>
              <w:pPrChange w:id="3314" w:author="Cuenta Microsoft" w:date="2025-09-30T14:16:00Z">
                <w:pPr>
                  <w:jc w:val="center"/>
                </w:pPr>
              </w:pPrChange>
            </w:pPr>
            <w:del w:id="3315" w:author="Cuenta Microsoft" w:date="2025-09-30T13:41:00Z">
              <w:r w:rsidRPr="007562D2" w:rsidDel="002169A1">
                <w:rPr>
                  <w:b/>
                </w:rPr>
                <w:delText>FEB</w:delText>
              </w:r>
            </w:del>
          </w:p>
        </w:tc>
        <w:tc>
          <w:tcPr>
            <w:tcW w:w="0" w:type="auto"/>
            <w:shd w:val="clear" w:color="auto" w:fill="632423" w:themeFill="accent2" w:themeFillShade="80"/>
          </w:tcPr>
          <w:p w14:paraId="287A3DD3" w14:textId="1EA88AEC" w:rsidR="0033082E" w:rsidRPr="007562D2" w:rsidDel="002169A1" w:rsidRDefault="0033082E">
            <w:pPr>
              <w:rPr>
                <w:del w:id="3316" w:author="Cuenta Microsoft" w:date="2025-09-30T13:41:00Z"/>
                <w:b/>
              </w:rPr>
              <w:pPrChange w:id="3317" w:author="Cuenta Microsoft" w:date="2025-09-30T14:16:00Z">
                <w:pPr>
                  <w:jc w:val="center"/>
                </w:pPr>
              </w:pPrChange>
            </w:pPr>
            <w:del w:id="3318" w:author="Cuenta Microsoft" w:date="2025-09-30T13:41:00Z">
              <w:r w:rsidRPr="007562D2" w:rsidDel="002169A1">
                <w:rPr>
                  <w:b/>
                </w:rPr>
                <w:delText>MAR</w:delText>
              </w:r>
            </w:del>
          </w:p>
        </w:tc>
        <w:tc>
          <w:tcPr>
            <w:tcW w:w="0" w:type="auto"/>
            <w:shd w:val="clear" w:color="auto" w:fill="632423" w:themeFill="accent2" w:themeFillShade="80"/>
          </w:tcPr>
          <w:p w14:paraId="74A29A5F" w14:textId="140DF2E1" w:rsidR="0033082E" w:rsidRPr="007562D2" w:rsidDel="002169A1" w:rsidRDefault="0033082E">
            <w:pPr>
              <w:rPr>
                <w:del w:id="3319" w:author="Cuenta Microsoft" w:date="2025-09-30T13:41:00Z"/>
                <w:b/>
              </w:rPr>
              <w:pPrChange w:id="3320" w:author="Cuenta Microsoft" w:date="2025-09-30T14:16:00Z">
                <w:pPr>
                  <w:jc w:val="center"/>
                </w:pPr>
              </w:pPrChange>
            </w:pPr>
            <w:del w:id="3321" w:author="Cuenta Microsoft" w:date="2025-09-30T13:41:00Z">
              <w:r w:rsidRPr="007562D2" w:rsidDel="002169A1">
                <w:rPr>
                  <w:b/>
                </w:rPr>
                <w:delText>ABR</w:delText>
              </w:r>
            </w:del>
          </w:p>
        </w:tc>
        <w:tc>
          <w:tcPr>
            <w:tcW w:w="0" w:type="auto"/>
            <w:shd w:val="clear" w:color="auto" w:fill="632423" w:themeFill="accent2" w:themeFillShade="80"/>
          </w:tcPr>
          <w:p w14:paraId="1D091CBC" w14:textId="783A2799" w:rsidR="0033082E" w:rsidRPr="007562D2" w:rsidDel="002169A1" w:rsidRDefault="0033082E">
            <w:pPr>
              <w:rPr>
                <w:del w:id="3322" w:author="Cuenta Microsoft" w:date="2025-09-30T13:41:00Z"/>
                <w:b/>
              </w:rPr>
              <w:pPrChange w:id="3323" w:author="Cuenta Microsoft" w:date="2025-09-30T14:16:00Z">
                <w:pPr>
                  <w:jc w:val="center"/>
                </w:pPr>
              </w:pPrChange>
            </w:pPr>
            <w:del w:id="3324" w:author="Cuenta Microsoft" w:date="2025-09-30T13:41:00Z">
              <w:r w:rsidRPr="007562D2" w:rsidDel="002169A1">
                <w:rPr>
                  <w:b/>
                </w:rPr>
                <w:delText>MAY</w:delText>
              </w:r>
            </w:del>
          </w:p>
        </w:tc>
        <w:tc>
          <w:tcPr>
            <w:tcW w:w="0" w:type="auto"/>
            <w:shd w:val="clear" w:color="auto" w:fill="632423" w:themeFill="accent2" w:themeFillShade="80"/>
          </w:tcPr>
          <w:p w14:paraId="01A01345" w14:textId="36CBCBF2" w:rsidR="0033082E" w:rsidRPr="007562D2" w:rsidDel="002169A1" w:rsidRDefault="0033082E">
            <w:pPr>
              <w:rPr>
                <w:del w:id="3325" w:author="Cuenta Microsoft" w:date="2025-09-30T13:41:00Z"/>
                <w:b/>
              </w:rPr>
              <w:pPrChange w:id="3326" w:author="Cuenta Microsoft" w:date="2025-09-30T14:16:00Z">
                <w:pPr>
                  <w:jc w:val="center"/>
                </w:pPr>
              </w:pPrChange>
            </w:pPr>
            <w:del w:id="3327" w:author="Cuenta Microsoft" w:date="2025-09-30T13:41:00Z">
              <w:r w:rsidRPr="007562D2" w:rsidDel="002169A1">
                <w:rPr>
                  <w:b/>
                </w:rPr>
                <w:delText>JUN</w:delText>
              </w:r>
            </w:del>
          </w:p>
        </w:tc>
        <w:tc>
          <w:tcPr>
            <w:tcW w:w="0" w:type="auto"/>
            <w:shd w:val="clear" w:color="auto" w:fill="632423" w:themeFill="accent2" w:themeFillShade="80"/>
          </w:tcPr>
          <w:p w14:paraId="750FEFAB" w14:textId="32ACF244" w:rsidR="0033082E" w:rsidRPr="007562D2" w:rsidDel="002169A1" w:rsidRDefault="0033082E">
            <w:pPr>
              <w:rPr>
                <w:del w:id="3328" w:author="Cuenta Microsoft" w:date="2025-09-30T13:41:00Z"/>
                <w:b/>
              </w:rPr>
              <w:pPrChange w:id="3329" w:author="Cuenta Microsoft" w:date="2025-09-30T14:16:00Z">
                <w:pPr>
                  <w:jc w:val="center"/>
                </w:pPr>
              </w:pPrChange>
            </w:pPr>
            <w:del w:id="3330" w:author="Cuenta Microsoft" w:date="2025-09-30T13:41:00Z">
              <w:r w:rsidRPr="007562D2" w:rsidDel="002169A1">
                <w:rPr>
                  <w:b/>
                </w:rPr>
                <w:delText>JUL</w:delText>
              </w:r>
            </w:del>
          </w:p>
        </w:tc>
      </w:tr>
      <w:tr w:rsidR="0033082E" w:rsidDel="002169A1" w14:paraId="4052E8E2" w14:textId="16F86C47" w:rsidTr="00574B99">
        <w:trPr>
          <w:trHeight w:val="696"/>
          <w:jc w:val="center"/>
          <w:del w:id="3331" w:author="Cuenta Microsoft" w:date="2025-09-30T13:41:00Z"/>
        </w:trPr>
        <w:tc>
          <w:tcPr>
            <w:tcW w:w="0" w:type="auto"/>
          </w:tcPr>
          <w:p w14:paraId="2D81865C" w14:textId="623443E7" w:rsidR="0033082E" w:rsidDel="002169A1" w:rsidRDefault="0033082E">
            <w:pPr>
              <w:rPr>
                <w:del w:id="3332" w:author="Cuenta Microsoft" w:date="2025-09-30T13:41:00Z"/>
              </w:rPr>
              <w:pPrChange w:id="3333" w:author="Cuenta Microsoft" w:date="2025-09-30T14:16:00Z">
                <w:pPr>
                  <w:jc w:val="center"/>
                </w:pPr>
              </w:pPrChange>
            </w:pPr>
          </w:p>
          <w:p w14:paraId="45791759" w14:textId="630E76BF" w:rsidR="0033082E" w:rsidDel="002169A1" w:rsidRDefault="0033082E">
            <w:pPr>
              <w:rPr>
                <w:del w:id="3334" w:author="Cuenta Microsoft" w:date="2025-09-30T13:41:00Z"/>
              </w:rPr>
            </w:pPr>
            <w:del w:id="3335" w:author="Cuenta Microsoft" w:date="2025-09-30T13:41:00Z">
              <w:r w:rsidDel="002169A1">
                <w:delText>Gestionar la capacitación</w:delText>
              </w:r>
            </w:del>
          </w:p>
        </w:tc>
        <w:tc>
          <w:tcPr>
            <w:tcW w:w="0" w:type="auto"/>
          </w:tcPr>
          <w:p w14:paraId="3C161EBF" w14:textId="4B59B61C" w:rsidR="0033082E" w:rsidDel="002169A1" w:rsidRDefault="0033082E">
            <w:pPr>
              <w:rPr>
                <w:del w:id="3336" w:author="Cuenta Microsoft" w:date="2025-09-30T13:41:00Z"/>
              </w:rPr>
              <w:pPrChange w:id="3337" w:author="Cuenta Microsoft" w:date="2025-09-30T14:16:00Z">
                <w:pPr>
                  <w:jc w:val="center"/>
                </w:pPr>
              </w:pPrChange>
            </w:pPr>
            <w:del w:id="3338" w:author="Cuenta Microsoft" w:date="2025-09-30T13:41:00Z">
              <w:r w:rsidDel="002169A1">
                <w:delText>SEP</w:delText>
              </w:r>
              <w:r w:rsidR="00AC1D21" w:rsidDel="002169A1">
                <w:delText>,</w:delText>
              </w:r>
            </w:del>
          </w:p>
          <w:p w14:paraId="37A6490C" w14:textId="28A351F1" w:rsidR="0033082E" w:rsidDel="002169A1" w:rsidRDefault="0033082E">
            <w:pPr>
              <w:rPr>
                <w:del w:id="3339" w:author="Cuenta Microsoft" w:date="2025-09-30T13:41:00Z"/>
              </w:rPr>
              <w:pPrChange w:id="3340" w:author="Cuenta Microsoft" w:date="2025-09-30T14:16:00Z">
                <w:pPr>
                  <w:jc w:val="center"/>
                </w:pPr>
              </w:pPrChange>
            </w:pPr>
            <w:del w:id="3341" w:author="Cuenta Microsoft" w:date="2025-09-30T13:41:00Z">
              <w:r w:rsidDel="002169A1">
                <w:delText>Supervisión</w:delText>
              </w:r>
            </w:del>
          </w:p>
          <w:p w14:paraId="014D2C07" w14:textId="33F321B8" w:rsidR="0033082E" w:rsidDel="002169A1" w:rsidRDefault="00AC1D21">
            <w:pPr>
              <w:rPr>
                <w:del w:id="3342" w:author="Cuenta Microsoft" w:date="2025-09-30T13:41:00Z"/>
              </w:rPr>
              <w:pPrChange w:id="3343" w:author="Cuenta Microsoft" w:date="2025-09-30T14:16:00Z">
                <w:pPr>
                  <w:jc w:val="center"/>
                </w:pPr>
              </w:pPrChange>
            </w:pPr>
            <w:del w:id="3344" w:author="Cuenta Microsoft" w:date="2025-09-30T13:41:00Z">
              <w:r w:rsidDel="002169A1">
                <w:delText>E</w:delText>
              </w:r>
              <w:r w:rsidR="0033082E" w:rsidDel="002169A1">
                <w:delText>scolar</w:delText>
              </w:r>
              <w:r w:rsidDel="002169A1">
                <w:delText>,</w:delText>
              </w:r>
            </w:del>
          </w:p>
          <w:p w14:paraId="089EB3C8" w14:textId="61624D45" w:rsidR="0033082E" w:rsidDel="002169A1" w:rsidRDefault="0033082E">
            <w:pPr>
              <w:rPr>
                <w:del w:id="3345" w:author="Cuenta Microsoft" w:date="2025-09-30T13:41:00Z"/>
              </w:rPr>
              <w:pPrChange w:id="3346" w:author="Cuenta Microsoft" w:date="2025-09-30T14:16:00Z">
                <w:pPr>
                  <w:jc w:val="center"/>
                </w:pPr>
              </w:pPrChange>
            </w:pPr>
            <w:del w:id="3347" w:author="Cuenta Microsoft" w:date="2025-09-30T13:41:00Z">
              <w:r w:rsidDel="002169A1">
                <w:delText>Director</w:delText>
              </w:r>
            </w:del>
          </w:p>
        </w:tc>
        <w:tc>
          <w:tcPr>
            <w:tcW w:w="0" w:type="auto"/>
            <w:shd w:val="clear" w:color="auto" w:fill="1D1B11" w:themeFill="background2" w:themeFillShade="1A"/>
          </w:tcPr>
          <w:p w14:paraId="4B63ABB7" w14:textId="133B3DC4" w:rsidR="0033082E" w:rsidDel="002169A1" w:rsidRDefault="0033082E">
            <w:pPr>
              <w:rPr>
                <w:del w:id="3348" w:author="Cuenta Microsoft" w:date="2025-09-30T13:41:00Z"/>
              </w:rPr>
              <w:pPrChange w:id="3349" w:author="Cuenta Microsoft" w:date="2025-09-30T14:16:00Z">
                <w:pPr>
                  <w:jc w:val="center"/>
                </w:pPr>
              </w:pPrChange>
            </w:pPr>
          </w:p>
        </w:tc>
        <w:tc>
          <w:tcPr>
            <w:tcW w:w="0" w:type="auto"/>
            <w:shd w:val="clear" w:color="auto" w:fill="FFFFFF" w:themeFill="background1"/>
          </w:tcPr>
          <w:p w14:paraId="49BF6954" w14:textId="62BD38AE" w:rsidR="0033082E" w:rsidDel="002169A1" w:rsidRDefault="0033082E">
            <w:pPr>
              <w:rPr>
                <w:del w:id="3350" w:author="Cuenta Microsoft" w:date="2025-09-30T13:41:00Z"/>
              </w:rPr>
              <w:pPrChange w:id="3351" w:author="Cuenta Microsoft" w:date="2025-09-30T14:16:00Z">
                <w:pPr>
                  <w:jc w:val="center"/>
                </w:pPr>
              </w:pPrChange>
            </w:pPr>
          </w:p>
        </w:tc>
        <w:tc>
          <w:tcPr>
            <w:tcW w:w="0" w:type="auto"/>
            <w:shd w:val="clear" w:color="auto" w:fill="FFFFFF" w:themeFill="background1"/>
          </w:tcPr>
          <w:p w14:paraId="4F389594" w14:textId="1034590F" w:rsidR="0033082E" w:rsidDel="002169A1" w:rsidRDefault="0033082E">
            <w:pPr>
              <w:rPr>
                <w:del w:id="3352" w:author="Cuenta Microsoft" w:date="2025-09-30T13:41:00Z"/>
              </w:rPr>
              <w:pPrChange w:id="3353" w:author="Cuenta Microsoft" w:date="2025-09-30T14:16:00Z">
                <w:pPr>
                  <w:jc w:val="center"/>
                </w:pPr>
              </w:pPrChange>
            </w:pPr>
          </w:p>
        </w:tc>
        <w:tc>
          <w:tcPr>
            <w:tcW w:w="0" w:type="auto"/>
            <w:shd w:val="clear" w:color="auto" w:fill="FFFFFF" w:themeFill="background1"/>
          </w:tcPr>
          <w:p w14:paraId="48CF3558" w14:textId="434952DD" w:rsidR="0033082E" w:rsidDel="002169A1" w:rsidRDefault="0033082E">
            <w:pPr>
              <w:rPr>
                <w:del w:id="3354" w:author="Cuenta Microsoft" w:date="2025-09-30T13:41:00Z"/>
              </w:rPr>
              <w:pPrChange w:id="3355" w:author="Cuenta Microsoft" w:date="2025-09-30T14:16:00Z">
                <w:pPr>
                  <w:jc w:val="center"/>
                </w:pPr>
              </w:pPrChange>
            </w:pPr>
          </w:p>
        </w:tc>
        <w:tc>
          <w:tcPr>
            <w:tcW w:w="0" w:type="auto"/>
            <w:shd w:val="clear" w:color="auto" w:fill="FFFFFF" w:themeFill="background1"/>
          </w:tcPr>
          <w:p w14:paraId="503E3DFF" w14:textId="6EFCCDE3" w:rsidR="0033082E" w:rsidDel="002169A1" w:rsidRDefault="0033082E">
            <w:pPr>
              <w:rPr>
                <w:del w:id="3356" w:author="Cuenta Microsoft" w:date="2025-09-30T13:41:00Z"/>
              </w:rPr>
              <w:pPrChange w:id="3357" w:author="Cuenta Microsoft" w:date="2025-09-30T14:16:00Z">
                <w:pPr>
                  <w:jc w:val="center"/>
                </w:pPr>
              </w:pPrChange>
            </w:pPr>
          </w:p>
        </w:tc>
        <w:tc>
          <w:tcPr>
            <w:tcW w:w="0" w:type="auto"/>
            <w:shd w:val="clear" w:color="auto" w:fill="FFFFFF" w:themeFill="background1"/>
          </w:tcPr>
          <w:p w14:paraId="7EDD2EFB" w14:textId="737362FD" w:rsidR="0033082E" w:rsidDel="002169A1" w:rsidRDefault="0033082E">
            <w:pPr>
              <w:rPr>
                <w:del w:id="3358" w:author="Cuenta Microsoft" w:date="2025-09-30T13:41:00Z"/>
              </w:rPr>
              <w:pPrChange w:id="3359" w:author="Cuenta Microsoft" w:date="2025-09-30T14:16:00Z">
                <w:pPr>
                  <w:jc w:val="center"/>
                </w:pPr>
              </w:pPrChange>
            </w:pPr>
          </w:p>
        </w:tc>
        <w:tc>
          <w:tcPr>
            <w:tcW w:w="0" w:type="auto"/>
            <w:shd w:val="clear" w:color="auto" w:fill="1D1B11" w:themeFill="background2" w:themeFillShade="1A"/>
          </w:tcPr>
          <w:p w14:paraId="0660611A" w14:textId="2CA988E9" w:rsidR="0033082E" w:rsidDel="002169A1" w:rsidRDefault="0033082E">
            <w:pPr>
              <w:rPr>
                <w:del w:id="3360" w:author="Cuenta Microsoft" w:date="2025-09-30T13:41:00Z"/>
              </w:rPr>
              <w:pPrChange w:id="3361" w:author="Cuenta Microsoft" w:date="2025-09-30T14:16:00Z">
                <w:pPr>
                  <w:jc w:val="center"/>
                </w:pPr>
              </w:pPrChange>
            </w:pPr>
          </w:p>
        </w:tc>
        <w:tc>
          <w:tcPr>
            <w:tcW w:w="0" w:type="auto"/>
            <w:shd w:val="clear" w:color="auto" w:fill="FFFFFF" w:themeFill="background1"/>
          </w:tcPr>
          <w:p w14:paraId="3A79D71F" w14:textId="7EF61600" w:rsidR="0033082E" w:rsidDel="002169A1" w:rsidRDefault="0033082E">
            <w:pPr>
              <w:rPr>
                <w:del w:id="3362" w:author="Cuenta Microsoft" w:date="2025-09-30T13:41:00Z"/>
              </w:rPr>
              <w:pPrChange w:id="3363" w:author="Cuenta Microsoft" w:date="2025-09-30T14:16:00Z">
                <w:pPr>
                  <w:jc w:val="center"/>
                </w:pPr>
              </w:pPrChange>
            </w:pPr>
          </w:p>
        </w:tc>
        <w:tc>
          <w:tcPr>
            <w:tcW w:w="0" w:type="auto"/>
            <w:shd w:val="clear" w:color="auto" w:fill="FFFFFF" w:themeFill="background1"/>
          </w:tcPr>
          <w:p w14:paraId="6F3E8E56" w14:textId="41B70984" w:rsidR="0033082E" w:rsidDel="002169A1" w:rsidRDefault="0033082E">
            <w:pPr>
              <w:rPr>
                <w:del w:id="3364" w:author="Cuenta Microsoft" w:date="2025-09-30T13:41:00Z"/>
              </w:rPr>
              <w:pPrChange w:id="3365" w:author="Cuenta Microsoft" w:date="2025-09-30T14:16:00Z">
                <w:pPr>
                  <w:jc w:val="center"/>
                </w:pPr>
              </w:pPrChange>
            </w:pPr>
          </w:p>
        </w:tc>
        <w:tc>
          <w:tcPr>
            <w:tcW w:w="0" w:type="auto"/>
            <w:shd w:val="clear" w:color="auto" w:fill="FFFFFF" w:themeFill="background1"/>
          </w:tcPr>
          <w:p w14:paraId="4DE75D6C" w14:textId="25F4EF30" w:rsidR="0033082E" w:rsidDel="002169A1" w:rsidRDefault="0033082E">
            <w:pPr>
              <w:rPr>
                <w:del w:id="3366" w:author="Cuenta Microsoft" w:date="2025-09-30T13:41:00Z"/>
              </w:rPr>
              <w:pPrChange w:id="3367" w:author="Cuenta Microsoft" w:date="2025-09-30T14:16:00Z">
                <w:pPr>
                  <w:jc w:val="center"/>
                </w:pPr>
              </w:pPrChange>
            </w:pPr>
          </w:p>
        </w:tc>
        <w:tc>
          <w:tcPr>
            <w:tcW w:w="0" w:type="auto"/>
            <w:shd w:val="clear" w:color="auto" w:fill="FFFFFF" w:themeFill="background1"/>
          </w:tcPr>
          <w:p w14:paraId="3FF7CC87" w14:textId="4088BCEF" w:rsidR="0033082E" w:rsidDel="002169A1" w:rsidRDefault="0033082E">
            <w:pPr>
              <w:rPr>
                <w:del w:id="3368" w:author="Cuenta Microsoft" w:date="2025-09-30T13:41:00Z"/>
              </w:rPr>
              <w:pPrChange w:id="3369" w:author="Cuenta Microsoft" w:date="2025-09-30T14:16:00Z">
                <w:pPr>
                  <w:jc w:val="center"/>
                </w:pPr>
              </w:pPrChange>
            </w:pPr>
          </w:p>
        </w:tc>
        <w:tc>
          <w:tcPr>
            <w:tcW w:w="0" w:type="auto"/>
            <w:shd w:val="clear" w:color="auto" w:fill="FFFFFF" w:themeFill="background1"/>
          </w:tcPr>
          <w:p w14:paraId="206E3E26" w14:textId="58C4F503" w:rsidR="0033082E" w:rsidDel="002169A1" w:rsidRDefault="0033082E">
            <w:pPr>
              <w:rPr>
                <w:del w:id="3370" w:author="Cuenta Microsoft" w:date="2025-09-30T13:41:00Z"/>
              </w:rPr>
              <w:pPrChange w:id="3371" w:author="Cuenta Microsoft" w:date="2025-09-30T14:16:00Z">
                <w:pPr>
                  <w:jc w:val="center"/>
                </w:pPr>
              </w:pPrChange>
            </w:pPr>
          </w:p>
        </w:tc>
      </w:tr>
      <w:tr w:rsidR="0033082E" w:rsidDel="002169A1" w14:paraId="1525EDC3" w14:textId="279DDA2F" w:rsidTr="00574B99">
        <w:trPr>
          <w:trHeight w:val="567"/>
          <w:jc w:val="center"/>
          <w:del w:id="3372" w:author="Cuenta Microsoft" w:date="2025-09-30T13:41:00Z"/>
        </w:trPr>
        <w:tc>
          <w:tcPr>
            <w:tcW w:w="0" w:type="auto"/>
          </w:tcPr>
          <w:p w14:paraId="426A0D85" w14:textId="499B6885" w:rsidR="0033082E" w:rsidDel="002169A1" w:rsidRDefault="0033082E">
            <w:pPr>
              <w:rPr>
                <w:del w:id="3373" w:author="Cuenta Microsoft" w:date="2025-09-30T13:41:00Z"/>
              </w:rPr>
            </w:pPr>
            <w:del w:id="3374" w:author="Cuenta Microsoft" w:date="2025-09-30T13:41:00Z">
              <w:r w:rsidDel="002169A1">
                <w:delText>Implementar</w:delText>
              </w:r>
              <w:r w:rsidR="00DC15D8" w:rsidDel="002169A1">
                <w:delText xml:space="preserve"> </w:delText>
              </w:r>
              <w:r w:rsidDel="002169A1">
                <w:delText>curso-taller</w:delText>
              </w:r>
            </w:del>
          </w:p>
          <w:p w14:paraId="22096D76" w14:textId="5D4AFABE" w:rsidR="00C5361E" w:rsidDel="002169A1" w:rsidRDefault="00DC15D8">
            <w:pPr>
              <w:rPr>
                <w:del w:id="3375" w:author="Cuenta Microsoft" w:date="2025-09-30T13:41:00Z"/>
              </w:rPr>
            </w:pPr>
            <w:del w:id="3376" w:author="Cuenta Microsoft" w:date="2025-09-30T13:41:00Z">
              <w:r w:rsidDel="002169A1">
                <w:delText>V</w:delText>
              </w:r>
              <w:r w:rsidR="00C5361E" w:rsidDel="002169A1">
                <w:delText>irtual</w:delText>
              </w:r>
              <w:r w:rsidDel="002169A1">
                <w:delText>.</w:delText>
              </w:r>
            </w:del>
          </w:p>
          <w:p w14:paraId="799570AB" w14:textId="20823114" w:rsidR="0033082E" w:rsidDel="002169A1" w:rsidRDefault="0033082E">
            <w:pPr>
              <w:rPr>
                <w:del w:id="3377" w:author="Cuenta Microsoft" w:date="2025-09-30T13:41:00Z"/>
              </w:rPr>
            </w:pPr>
          </w:p>
        </w:tc>
        <w:tc>
          <w:tcPr>
            <w:tcW w:w="0" w:type="auto"/>
          </w:tcPr>
          <w:p w14:paraId="0CE67D7D" w14:textId="7D42ACF7" w:rsidR="0033082E" w:rsidDel="002169A1" w:rsidRDefault="0033082E">
            <w:pPr>
              <w:rPr>
                <w:del w:id="3378" w:author="Cuenta Microsoft" w:date="2025-09-30T13:41:00Z"/>
              </w:rPr>
              <w:pPrChange w:id="3379" w:author="Cuenta Microsoft" w:date="2025-09-30T14:16:00Z">
                <w:pPr>
                  <w:jc w:val="center"/>
                </w:pPr>
              </w:pPrChange>
            </w:pPr>
            <w:del w:id="3380" w:author="Cuenta Microsoft" w:date="2025-09-30T13:41:00Z">
              <w:r w:rsidDel="002169A1">
                <w:delText>SEP</w:delText>
              </w:r>
              <w:r w:rsidR="00AC1D21" w:rsidDel="002169A1">
                <w:delText>,</w:delText>
              </w:r>
            </w:del>
          </w:p>
          <w:p w14:paraId="0168D498" w14:textId="4D3FDB4C" w:rsidR="0033082E" w:rsidDel="002169A1" w:rsidRDefault="0033082E">
            <w:pPr>
              <w:rPr>
                <w:del w:id="3381" w:author="Cuenta Microsoft" w:date="2025-09-30T13:41:00Z"/>
              </w:rPr>
              <w:pPrChange w:id="3382" w:author="Cuenta Microsoft" w:date="2025-09-30T14:16:00Z">
                <w:pPr>
                  <w:jc w:val="center"/>
                </w:pPr>
              </w:pPrChange>
            </w:pPr>
            <w:del w:id="3383" w:author="Cuenta Microsoft" w:date="2025-09-30T13:41:00Z">
              <w:r w:rsidDel="002169A1">
                <w:delText>Supervisión</w:delText>
              </w:r>
            </w:del>
          </w:p>
          <w:p w14:paraId="2DB076D4" w14:textId="2637D4CA" w:rsidR="0033082E" w:rsidDel="002169A1" w:rsidRDefault="00AC1D21">
            <w:pPr>
              <w:rPr>
                <w:del w:id="3384" w:author="Cuenta Microsoft" w:date="2025-09-30T13:41:00Z"/>
              </w:rPr>
              <w:pPrChange w:id="3385" w:author="Cuenta Microsoft" w:date="2025-09-30T14:16:00Z">
                <w:pPr>
                  <w:jc w:val="center"/>
                </w:pPr>
              </w:pPrChange>
            </w:pPr>
            <w:del w:id="3386" w:author="Cuenta Microsoft" w:date="2025-09-30T13:41:00Z">
              <w:r w:rsidDel="002169A1">
                <w:delText>E</w:delText>
              </w:r>
              <w:r w:rsidR="0033082E" w:rsidDel="002169A1">
                <w:delText>scolar</w:delText>
              </w:r>
              <w:r w:rsidDel="002169A1">
                <w:delText>,</w:delText>
              </w:r>
            </w:del>
          </w:p>
          <w:p w14:paraId="09BD1BE7" w14:textId="427CF85E" w:rsidR="0033082E" w:rsidDel="002169A1" w:rsidRDefault="0033082E">
            <w:pPr>
              <w:rPr>
                <w:del w:id="3387" w:author="Cuenta Microsoft" w:date="2025-09-30T13:41:00Z"/>
              </w:rPr>
              <w:pPrChange w:id="3388" w:author="Cuenta Microsoft" w:date="2025-09-30T14:16:00Z">
                <w:pPr>
                  <w:jc w:val="center"/>
                </w:pPr>
              </w:pPrChange>
            </w:pPr>
            <w:del w:id="3389" w:author="Cuenta Microsoft" w:date="2025-09-30T13:41:00Z">
              <w:r w:rsidDel="002169A1">
                <w:delText>Director</w:delText>
              </w:r>
            </w:del>
          </w:p>
        </w:tc>
        <w:tc>
          <w:tcPr>
            <w:tcW w:w="0" w:type="auto"/>
            <w:shd w:val="clear" w:color="auto" w:fill="1D1B11" w:themeFill="background2" w:themeFillShade="1A"/>
          </w:tcPr>
          <w:p w14:paraId="36E4148E" w14:textId="4F50FCE6" w:rsidR="0033082E" w:rsidDel="002169A1" w:rsidRDefault="0033082E">
            <w:pPr>
              <w:rPr>
                <w:del w:id="3390" w:author="Cuenta Microsoft" w:date="2025-09-30T13:41:00Z"/>
              </w:rPr>
              <w:pPrChange w:id="3391" w:author="Cuenta Microsoft" w:date="2025-09-30T14:16:00Z">
                <w:pPr>
                  <w:jc w:val="center"/>
                </w:pPr>
              </w:pPrChange>
            </w:pPr>
          </w:p>
        </w:tc>
        <w:tc>
          <w:tcPr>
            <w:tcW w:w="0" w:type="auto"/>
            <w:shd w:val="clear" w:color="auto" w:fill="FFFFFF" w:themeFill="background1"/>
          </w:tcPr>
          <w:p w14:paraId="66F568CB" w14:textId="7102D9B8" w:rsidR="0033082E" w:rsidDel="002169A1" w:rsidRDefault="0033082E">
            <w:pPr>
              <w:rPr>
                <w:del w:id="3392" w:author="Cuenta Microsoft" w:date="2025-09-30T13:41:00Z"/>
              </w:rPr>
              <w:pPrChange w:id="3393" w:author="Cuenta Microsoft" w:date="2025-09-30T14:16:00Z">
                <w:pPr>
                  <w:jc w:val="center"/>
                </w:pPr>
              </w:pPrChange>
            </w:pPr>
          </w:p>
        </w:tc>
        <w:tc>
          <w:tcPr>
            <w:tcW w:w="0" w:type="auto"/>
            <w:shd w:val="clear" w:color="auto" w:fill="FFFFFF" w:themeFill="background1"/>
          </w:tcPr>
          <w:p w14:paraId="6FC23272" w14:textId="156763B4" w:rsidR="0033082E" w:rsidDel="002169A1" w:rsidRDefault="0033082E">
            <w:pPr>
              <w:rPr>
                <w:del w:id="3394" w:author="Cuenta Microsoft" w:date="2025-09-30T13:41:00Z"/>
              </w:rPr>
              <w:pPrChange w:id="3395" w:author="Cuenta Microsoft" w:date="2025-09-30T14:16:00Z">
                <w:pPr>
                  <w:jc w:val="center"/>
                </w:pPr>
              </w:pPrChange>
            </w:pPr>
          </w:p>
        </w:tc>
        <w:tc>
          <w:tcPr>
            <w:tcW w:w="0" w:type="auto"/>
            <w:shd w:val="clear" w:color="auto" w:fill="FFFFFF" w:themeFill="background1"/>
          </w:tcPr>
          <w:p w14:paraId="0816458A" w14:textId="3A68AD9C" w:rsidR="0033082E" w:rsidDel="002169A1" w:rsidRDefault="0033082E">
            <w:pPr>
              <w:rPr>
                <w:del w:id="3396" w:author="Cuenta Microsoft" w:date="2025-09-30T13:41:00Z"/>
              </w:rPr>
              <w:pPrChange w:id="3397" w:author="Cuenta Microsoft" w:date="2025-09-30T14:16:00Z">
                <w:pPr>
                  <w:jc w:val="center"/>
                </w:pPr>
              </w:pPrChange>
            </w:pPr>
          </w:p>
        </w:tc>
        <w:tc>
          <w:tcPr>
            <w:tcW w:w="0" w:type="auto"/>
            <w:shd w:val="clear" w:color="auto" w:fill="FFFFFF" w:themeFill="background1"/>
          </w:tcPr>
          <w:p w14:paraId="59767801" w14:textId="5CD8FC82" w:rsidR="0033082E" w:rsidDel="002169A1" w:rsidRDefault="0033082E">
            <w:pPr>
              <w:rPr>
                <w:del w:id="3398" w:author="Cuenta Microsoft" w:date="2025-09-30T13:41:00Z"/>
              </w:rPr>
              <w:pPrChange w:id="3399" w:author="Cuenta Microsoft" w:date="2025-09-30T14:16:00Z">
                <w:pPr>
                  <w:jc w:val="center"/>
                </w:pPr>
              </w:pPrChange>
            </w:pPr>
          </w:p>
        </w:tc>
        <w:tc>
          <w:tcPr>
            <w:tcW w:w="0" w:type="auto"/>
            <w:shd w:val="clear" w:color="auto" w:fill="FFFFFF" w:themeFill="background1"/>
          </w:tcPr>
          <w:p w14:paraId="30E69309" w14:textId="0B5BE1F8" w:rsidR="0033082E" w:rsidDel="002169A1" w:rsidRDefault="0033082E">
            <w:pPr>
              <w:rPr>
                <w:del w:id="3400" w:author="Cuenta Microsoft" w:date="2025-09-30T13:41:00Z"/>
              </w:rPr>
              <w:pPrChange w:id="3401" w:author="Cuenta Microsoft" w:date="2025-09-30T14:16:00Z">
                <w:pPr>
                  <w:jc w:val="center"/>
                </w:pPr>
              </w:pPrChange>
            </w:pPr>
          </w:p>
        </w:tc>
        <w:tc>
          <w:tcPr>
            <w:tcW w:w="0" w:type="auto"/>
            <w:shd w:val="clear" w:color="auto" w:fill="1D1B11" w:themeFill="background2" w:themeFillShade="1A"/>
          </w:tcPr>
          <w:p w14:paraId="18A37D7D" w14:textId="5EF8994B" w:rsidR="0033082E" w:rsidDel="002169A1" w:rsidRDefault="0033082E">
            <w:pPr>
              <w:rPr>
                <w:del w:id="3402" w:author="Cuenta Microsoft" w:date="2025-09-30T13:41:00Z"/>
              </w:rPr>
              <w:pPrChange w:id="3403" w:author="Cuenta Microsoft" w:date="2025-09-30T14:16:00Z">
                <w:pPr>
                  <w:jc w:val="center"/>
                </w:pPr>
              </w:pPrChange>
            </w:pPr>
          </w:p>
        </w:tc>
        <w:tc>
          <w:tcPr>
            <w:tcW w:w="0" w:type="auto"/>
            <w:shd w:val="clear" w:color="auto" w:fill="FFFFFF" w:themeFill="background1"/>
          </w:tcPr>
          <w:p w14:paraId="5311E73F" w14:textId="021DC6EA" w:rsidR="0033082E" w:rsidDel="002169A1" w:rsidRDefault="0033082E">
            <w:pPr>
              <w:rPr>
                <w:del w:id="3404" w:author="Cuenta Microsoft" w:date="2025-09-30T13:41:00Z"/>
              </w:rPr>
              <w:pPrChange w:id="3405" w:author="Cuenta Microsoft" w:date="2025-09-30T14:16:00Z">
                <w:pPr>
                  <w:jc w:val="center"/>
                </w:pPr>
              </w:pPrChange>
            </w:pPr>
          </w:p>
        </w:tc>
        <w:tc>
          <w:tcPr>
            <w:tcW w:w="0" w:type="auto"/>
            <w:shd w:val="clear" w:color="auto" w:fill="FFFFFF" w:themeFill="background1"/>
          </w:tcPr>
          <w:p w14:paraId="70E1369F" w14:textId="4B64AB5D" w:rsidR="0033082E" w:rsidDel="002169A1" w:rsidRDefault="0033082E">
            <w:pPr>
              <w:rPr>
                <w:del w:id="3406" w:author="Cuenta Microsoft" w:date="2025-09-30T13:41:00Z"/>
              </w:rPr>
              <w:pPrChange w:id="3407" w:author="Cuenta Microsoft" w:date="2025-09-30T14:16:00Z">
                <w:pPr>
                  <w:jc w:val="center"/>
                </w:pPr>
              </w:pPrChange>
            </w:pPr>
          </w:p>
        </w:tc>
        <w:tc>
          <w:tcPr>
            <w:tcW w:w="0" w:type="auto"/>
            <w:shd w:val="clear" w:color="auto" w:fill="FFFFFF" w:themeFill="background1"/>
          </w:tcPr>
          <w:p w14:paraId="0AF970B2" w14:textId="700EFD01" w:rsidR="0033082E" w:rsidDel="002169A1" w:rsidRDefault="0033082E">
            <w:pPr>
              <w:rPr>
                <w:del w:id="3408" w:author="Cuenta Microsoft" w:date="2025-09-30T13:41:00Z"/>
              </w:rPr>
              <w:pPrChange w:id="3409" w:author="Cuenta Microsoft" w:date="2025-09-30T14:16:00Z">
                <w:pPr>
                  <w:jc w:val="center"/>
                </w:pPr>
              </w:pPrChange>
            </w:pPr>
          </w:p>
        </w:tc>
        <w:tc>
          <w:tcPr>
            <w:tcW w:w="0" w:type="auto"/>
            <w:shd w:val="clear" w:color="auto" w:fill="FFFFFF" w:themeFill="background1"/>
          </w:tcPr>
          <w:p w14:paraId="1E6504C1" w14:textId="0A0D07A0" w:rsidR="0033082E" w:rsidDel="002169A1" w:rsidRDefault="0033082E">
            <w:pPr>
              <w:rPr>
                <w:del w:id="3410" w:author="Cuenta Microsoft" w:date="2025-09-30T13:41:00Z"/>
              </w:rPr>
              <w:pPrChange w:id="3411" w:author="Cuenta Microsoft" w:date="2025-09-30T14:16:00Z">
                <w:pPr>
                  <w:jc w:val="center"/>
                </w:pPr>
              </w:pPrChange>
            </w:pPr>
          </w:p>
        </w:tc>
        <w:tc>
          <w:tcPr>
            <w:tcW w:w="0" w:type="auto"/>
            <w:shd w:val="clear" w:color="auto" w:fill="FFFFFF" w:themeFill="background1"/>
          </w:tcPr>
          <w:p w14:paraId="24741A69" w14:textId="30EA4D22" w:rsidR="0033082E" w:rsidDel="002169A1" w:rsidRDefault="0033082E">
            <w:pPr>
              <w:rPr>
                <w:del w:id="3412" w:author="Cuenta Microsoft" w:date="2025-09-30T13:41:00Z"/>
              </w:rPr>
              <w:pPrChange w:id="3413" w:author="Cuenta Microsoft" w:date="2025-09-30T14:16:00Z">
                <w:pPr>
                  <w:jc w:val="center"/>
                </w:pPr>
              </w:pPrChange>
            </w:pPr>
          </w:p>
        </w:tc>
      </w:tr>
    </w:tbl>
    <w:p w14:paraId="49A587E5" w14:textId="6DC805D4" w:rsidR="007A4D70" w:rsidDel="002169A1" w:rsidRDefault="007A4D70">
      <w:pPr>
        <w:rPr>
          <w:ins w:id="3414" w:author="BACHILLERATO GENERAL ALFONSO DE LA MADRID VIDAURRETA" w:date="2025-09-18T23:26:00Z"/>
          <w:del w:id="3415" w:author="Cuenta Microsoft" w:date="2025-09-30T13:41:00Z"/>
        </w:rPr>
      </w:pPr>
    </w:p>
    <w:p w14:paraId="2C4CDACC" w14:textId="4553F09E" w:rsidR="00A95AFC" w:rsidDel="002169A1" w:rsidRDefault="0033082E">
      <w:pPr>
        <w:rPr>
          <w:del w:id="3416" w:author="Cuenta Microsoft" w:date="2025-09-30T13:41:00Z"/>
        </w:rPr>
      </w:pPr>
      <w:del w:id="3417" w:author="Cuenta Microsoft" w:date="2025-09-30T13:41:00Z">
        <w:r w:rsidDel="002169A1">
          <w:delText>Categoría:</w:delText>
        </w:r>
        <w:r w:rsidR="00A95AFC" w:rsidDel="002169A1">
          <w:delText xml:space="preserve"> </w:delText>
        </w:r>
        <w:r w:rsidR="00A95AFC" w:rsidDel="002169A1">
          <w:rPr>
            <w:b/>
          </w:rPr>
          <w:delText xml:space="preserve">INDICADORES ACADÉMICOS (CONCRECIÓN DE LA </w:delText>
        </w:r>
        <w:r w:rsidR="008F3824" w:rsidDel="002169A1">
          <w:rPr>
            <w:b/>
          </w:rPr>
          <w:delText>NEM</w:delText>
        </w:r>
        <w:r w:rsidR="00A95AFC" w:rsidDel="002169A1">
          <w:rPr>
            <w:b/>
          </w:rPr>
          <w:delText>)</w:delText>
        </w:r>
      </w:del>
    </w:p>
    <w:p w14:paraId="13B8055D" w14:textId="7961E527" w:rsidR="00EC78E8" w:rsidDel="002169A1" w:rsidRDefault="0033082E">
      <w:pPr>
        <w:rPr>
          <w:del w:id="3418" w:author="Cuenta Microsoft" w:date="2025-09-30T13:41:00Z"/>
        </w:rPr>
      </w:pPr>
      <w:del w:id="3419" w:author="Cuenta Microsoft" w:date="2025-09-30T13:41:00Z">
        <w:r w:rsidDel="002169A1">
          <w:delText xml:space="preserve">Línea de acción: Verificar contenidos </w:delText>
        </w:r>
        <w:r w:rsidR="00896C3E" w:rsidDel="002169A1">
          <w:delText xml:space="preserve">en la estructura de la </w:delText>
        </w:r>
        <w:r w:rsidR="00AC1D21" w:rsidDel="002169A1">
          <w:delText>Planeación didáctica</w:delText>
        </w:r>
        <w:r w:rsidR="00EC78E8" w:rsidDel="002169A1">
          <w:delText>.</w:delText>
        </w:r>
      </w:del>
    </w:p>
    <w:p w14:paraId="15B27F94" w14:textId="3BA0EF98" w:rsidR="00EC78E8" w:rsidDel="002169A1" w:rsidRDefault="00EC78E8">
      <w:pPr>
        <w:rPr>
          <w:del w:id="3420" w:author="Cuenta Microsoft" w:date="2025-09-30T13:41:00Z"/>
        </w:rPr>
      </w:pPr>
    </w:p>
    <w:tbl>
      <w:tblPr>
        <w:tblStyle w:val="Tablaconcuadrcula"/>
        <w:tblW w:w="12250" w:type="dxa"/>
        <w:jc w:val="center"/>
        <w:tblLook w:val="04A0" w:firstRow="1" w:lastRow="0" w:firstColumn="1" w:lastColumn="0" w:noHBand="0" w:noVBand="1"/>
      </w:tblPr>
      <w:tblGrid>
        <w:gridCol w:w="2681"/>
        <w:gridCol w:w="1691"/>
        <w:gridCol w:w="710"/>
        <w:gridCol w:w="605"/>
        <w:gridCol w:w="656"/>
        <w:gridCol w:w="711"/>
        <w:gridCol w:w="589"/>
        <w:gridCol w:w="640"/>
        <w:gridCol w:w="609"/>
        <w:gridCol w:w="740"/>
        <w:gridCol w:w="663"/>
        <w:gridCol w:w="729"/>
        <w:gridCol w:w="642"/>
        <w:gridCol w:w="584"/>
      </w:tblGrid>
      <w:tr w:rsidR="00EC78E8" w:rsidDel="002169A1" w14:paraId="2CC32A30" w14:textId="0E34E722" w:rsidTr="001248A8">
        <w:trPr>
          <w:trHeight w:val="440"/>
          <w:jc w:val="center"/>
          <w:del w:id="3421" w:author="Cuenta Microsoft" w:date="2025-09-30T13:41:00Z"/>
        </w:trPr>
        <w:tc>
          <w:tcPr>
            <w:tcW w:w="0" w:type="auto"/>
            <w:vMerge w:val="restart"/>
            <w:shd w:val="clear" w:color="auto" w:fill="632423" w:themeFill="accent2" w:themeFillShade="80"/>
          </w:tcPr>
          <w:p w14:paraId="7BD50C7B" w14:textId="28147FC0" w:rsidR="00EC78E8" w:rsidDel="002169A1" w:rsidRDefault="00EC78E8">
            <w:pPr>
              <w:rPr>
                <w:del w:id="3422" w:author="Cuenta Microsoft" w:date="2025-09-30T13:41:00Z"/>
                <w:b/>
              </w:rPr>
              <w:pPrChange w:id="3423" w:author="Cuenta Microsoft" w:date="2025-09-30T14:16:00Z">
                <w:pPr>
                  <w:jc w:val="center"/>
                </w:pPr>
              </w:pPrChange>
            </w:pPr>
          </w:p>
          <w:p w14:paraId="374CC1F8" w14:textId="7CAC4697" w:rsidR="00EC78E8" w:rsidRPr="007562D2" w:rsidDel="002169A1" w:rsidRDefault="00EC78E8">
            <w:pPr>
              <w:rPr>
                <w:del w:id="3424" w:author="Cuenta Microsoft" w:date="2025-09-30T13:41:00Z"/>
                <w:b/>
              </w:rPr>
              <w:pPrChange w:id="3425" w:author="Cuenta Microsoft" w:date="2025-09-30T14:16:00Z">
                <w:pPr>
                  <w:jc w:val="center"/>
                </w:pPr>
              </w:pPrChange>
            </w:pPr>
            <w:del w:id="3426" w:author="Cuenta Microsoft" w:date="2025-09-30T13:41:00Z">
              <w:r w:rsidRPr="007562D2" w:rsidDel="002169A1">
                <w:rPr>
                  <w:b/>
                </w:rPr>
                <w:delText>ACTIVIDADES</w:delText>
              </w:r>
            </w:del>
          </w:p>
        </w:tc>
        <w:tc>
          <w:tcPr>
            <w:tcW w:w="0" w:type="auto"/>
            <w:vMerge w:val="restart"/>
            <w:shd w:val="clear" w:color="auto" w:fill="632423" w:themeFill="accent2" w:themeFillShade="80"/>
          </w:tcPr>
          <w:p w14:paraId="16BA2788" w14:textId="781D1786" w:rsidR="00EC78E8" w:rsidDel="002169A1" w:rsidRDefault="00EC78E8">
            <w:pPr>
              <w:rPr>
                <w:del w:id="3427" w:author="Cuenta Microsoft" w:date="2025-09-30T13:41:00Z"/>
                <w:b/>
              </w:rPr>
              <w:pPrChange w:id="3428" w:author="Cuenta Microsoft" w:date="2025-09-30T14:16:00Z">
                <w:pPr>
                  <w:jc w:val="center"/>
                </w:pPr>
              </w:pPrChange>
            </w:pPr>
          </w:p>
          <w:p w14:paraId="7E8B371D" w14:textId="4D09305F" w:rsidR="00EC78E8" w:rsidRPr="007562D2" w:rsidDel="002169A1" w:rsidRDefault="00EC78E8">
            <w:pPr>
              <w:rPr>
                <w:del w:id="3429" w:author="Cuenta Microsoft" w:date="2025-09-30T13:41:00Z"/>
                <w:b/>
              </w:rPr>
              <w:pPrChange w:id="3430" w:author="Cuenta Microsoft" w:date="2025-09-30T14:16:00Z">
                <w:pPr>
                  <w:jc w:val="center"/>
                </w:pPr>
              </w:pPrChange>
            </w:pPr>
            <w:del w:id="3431" w:author="Cuenta Microsoft" w:date="2025-09-30T13:41:00Z">
              <w:r w:rsidRPr="007562D2" w:rsidDel="002169A1">
                <w:rPr>
                  <w:b/>
                </w:rPr>
                <w:delText>RESPONSABLE</w:delText>
              </w:r>
            </w:del>
          </w:p>
        </w:tc>
        <w:tc>
          <w:tcPr>
            <w:tcW w:w="0" w:type="auto"/>
            <w:gridSpan w:val="12"/>
            <w:shd w:val="clear" w:color="auto" w:fill="632423" w:themeFill="accent2" w:themeFillShade="80"/>
          </w:tcPr>
          <w:p w14:paraId="3DCE41E8" w14:textId="02DA5D2B" w:rsidR="00EC78E8" w:rsidRPr="007562D2" w:rsidDel="002169A1" w:rsidRDefault="007A3FB3">
            <w:pPr>
              <w:rPr>
                <w:del w:id="3432" w:author="Cuenta Microsoft" w:date="2025-09-30T13:41:00Z"/>
                <w:b/>
              </w:rPr>
              <w:pPrChange w:id="3433" w:author="Cuenta Microsoft" w:date="2025-09-30T14:16:00Z">
                <w:pPr>
                  <w:jc w:val="center"/>
                </w:pPr>
              </w:pPrChange>
            </w:pPr>
            <w:del w:id="3434" w:author="Cuenta Microsoft" w:date="2025-09-30T13:41:00Z">
              <w:r w:rsidDel="002169A1">
                <w:rPr>
                  <w:b/>
                </w:rPr>
                <w:delText>CICLO ESCOLAR 202</w:delText>
              </w:r>
            </w:del>
            <w:ins w:id="3435" w:author="BACHILLERATO GENERAL ALFONSO DE LA MADRID VIDAURRETA" w:date="2025-09-18T23:27:00Z">
              <w:del w:id="3436" w:author="Cuenta Microsoft" w:date="2025-09-30T13:41:00Z">
                <w:r w:rsidR="007A4D70" w:rsidDel="002169A1">
                  <w:rPr>
                    <w:b/>
                  </w:rPr>
                  <w:delText>5</w:delText>
                </w:r>
              </w:del>
            </w:ins>
            <w:del w:id="3437" w:author="Cuenta Microsoft" w:date="2025-09-30T13:41:00Z">
              <w:r w:rsidR="00D57E0C" w:rsidDel="002169A1">
                <w:rPr>
                  <w:b/>
                </w:rPr>
                <w:delText>4</w:delText>
              </w:r>
              <w:r w:rsidDel="002169A1">
                <w:rPr>
                  <w:b/>
                </w:rPr>
                <w:delText>- 202</w:delText>
              </w:r>
            </w:del>
            <w:ins w:id="3438" w:author="BACHILLERATO GENERAL ALFONSO DE LA MADRID VIDAURRETA" w:date="2025-09-18T23:27:00Z">
              <w:del w:id="3439" w:author="Cuenta Microsoft" w:date="2025-09-30T13:41:00Z">
                <w:r w:rsidR="007A4D70" w:rsidDel="002169A1">
                  <w:rPr>
                    <w:b/>
                  </w:rPr>
                  <w:delText>6</w:delText>
                </w:r>
              </w:del>
            </w:ins>
            <w:del w:id="3440" w:author="Cuenta Microsoft" w:date="2025-09-30T13:41:00Z">
              <w:r w:rsidR="00D57E0C" w:rsidDel="002169A1">
                <w:rPr>
                  <w:b/>
                </w:rPr>
                <w:delText>5</w:delText>
              </w:r>
            </w:del>
          </w:p>
        </w:tc>
      </w:tr>
      <w:tr w:rsidR="00EC78E8" w:rsidDel="002169A1" w14:paraId="0BC15551" w14:textId="67F32A64" w:rsidTr="001248A8">
        <w:trPr>
          <w:trHeight w:val="234"/>
          <w:jc w:val="center"/>
          <w:del w:id="3441" w:author="Cuenta Microsoft" w:date="2025-09-30T13:41:00Z"/>
        </w:trPr>
        <w:tc>
          <w:tcPr>
            <w:tcW w:w="0" w:type="auto"/>
            <w:vMerge/>
            <w:shd w:val="clear" w:color="auto" w:fill="632423" w:themeFill="accent2" w:themeFillShade="80"/>
          </w:tcPr>
          <w:p w14:paraId="56364329" w14:textId="1E93B2C9" w:rsidR="00EC78E8" w:rsidRPr="007562D2" w:rsidDel="002169A1" w:rsidRDefault="00EC78E8">
            <w:pPr>
              <w:rPr>
                <w:del w:id="3442" w:author="Cuenta Microsoft" w:date="2025-09-30T13:41:00Z"/>
                <w:b/>
              </w:rPr>
              <w:pPrChange w:id="3443" w:author="Cuenta Microsoft" w:date="2025-09-30T14:16:00Z">
                <w:pPr>
                  <w:jc w:val="center"/>
                </w:pPr>
              </w:pPrChange>
            </w:pPr>
          </w:p>
        </w:tc>
        <w:tc>
          <w:tcPr>
            <w:tcW w:w="0" w:type="auto"/>
            <w:vMerge/>
            <w:shd w:val="clear" w:color="auto" w:fill="632423" w:themeFill="accent2" w:themeFillShade="80"/>
          </w:tcPr>
          <w:p w14:paraId="7ABB5FEC" w14:textId="233E92AD" w:rsidR="00EC78E8" w:rsidRPr="007562D2" w:rsidDel="002169A1" w:rsidRDefault="00EC78E8">
            <w:pPr>
              <w:rPr>
                <w:del w:id="3444" w:author="Cuenta Microsoft" w:date="2025-09-30T13:41:00Z"/>
                <w:b/>
              </w:rPr>
              <w:pPrChange w:id="3445" w:author="Cuenta Microsoft" w:date="2025-09-30T14:16:00Z">
                <w:pPr>
                  <w:jc w:val="center"/>
                </w:pPr>
              </w:pPrChange>
            </w:pPr>
          </w:p>
        </w:tc>
        <w:tc>
          <w:tcPr>
            <w:tcW w:w="0" w:type="auto"/>
            <w:shd w:val="clear" w:color="auto" w:fill="632423" w:themeFill="accent2" w:themeFillShade="80"/>
          </w:tcPr>
          <w:p w14:paraId="015BCD62" w14:textId="02F97F3B" w:rsidR="00EC78E8" w:rsidRPr="007562D2" w:rsidDel="002169A1" w:rsidRDefault="00EC78E8">
            <w:pPr>
              <w:rPr>
                <w:del w:id="3446" w:author="Cuenta Microsoft" w:date="2025-09-30T13:41:00Z"/>
                <w:b/>
              </w:rPr>
              <w:pPrChange w:id="3447" w:author="Cuenta Microsoft" w:date="2025-09-30T14:16:00Z">
                <w:pPr>
                  <w:jc w:val="center"/>
                </w:pPr>
              </w:pPrChange>
            </w:pPr>
            <w:del w:id="3448" w:author="Cuenta Microsoft" w:date="2025-09-30T13:41:00Z">
              <w:r w:rsidRPr="007562D2" w:rsidDel="002169A1">
                <w:rPr>
                  <w:b/>
                </w:rPr>
                <w:delText>AGO</w:delText>
              </w:r>
            </w:del>
          </w:p>
        </w:tc>
        <w:tc>
          <w:tcPr>
            <w:tcW w:w="0" w:type="auto"/>
            <w:shd w:val="clear" w:color="auto" w:fill="632423" w:themeFill="accent2" w:themeFillShade="80"/>
          </w:tcPr>
          <w:p w14:paraId="39E2EAC4" w14:textId="6BC8109B" w:rsidR="00EC78E8" w:rsidRPr="007562D2" w:rsidDel="002169A1" w:rsidRDefault="00EC78E8">
            <w:pPr>
              <w:rPr>
                <w:del w:id="3449" w:author="Cuenta Microsoft" w:date="2025-09-30T13:41:00Z"/>
                <w:b/>
              </w:rPr>
              <w:pPrChange w:id="3450" w:author="Cuenta Microsoft" w:date="2025-09-30T14:16:00Z">
                <w:pPr>
                  <w:jc w:val="center"/>
                </w:pPr>
              </w:pPrChange>
            </w:pPr>
            <w:del w:id="3451" w:author="Cuenta Microsoft" w:date="2025-09-30T13:41:00Z">
              <w:r w:rsidRPr="007562D2" w:rsidDel="002169A1">
                <w:rPr>
                  <w:b/>
                </w:rPr>
                <w:delText>SEP</w:delText>
              </w:r>
            </w:del>
          </w:p>
        </w:tc>
        <w:tc>
          <w:tcPr>
            <w:tcW w:w="0" w:type="auto"/>
            <w:shd w:val="clear" w:color="auto" w:fill="632423" w:themeFill="accent2" w:themeFillShade="80"/>
          </w:tcPr>
          <w:p w14:paraId="51552397" w14:textId="178006BE" w:rsidR="00EC78E8" w:rsidRPr="007562D2" w:rsidDel="002169A1" w:rsidRDefault="00EC78E8">
            <w:pPr>
              <w:rPr>
                <w:del w:id="3452" w:author="Cuenta Microsoft" w:date="2025-09-30T13:41:00Z"/>
                <w:b/>
              </w:rPr>
              <w:pPrChange w:id="3453" w:author="Cuenta Microsoft" w:date="2025-09-30T14:16:00Z">
                <w:pPr>
                  <w:jc w:val="center"/>
                </w:pPr>
              </w:pPrChange>
            </w:pPr>
            <w:del w:id="3454" w:author="Cuenta Microsoft" w:date="2025-09-30T13:41:00Z">
              <w:r w:rsidRPr="007562D2" w:rsidDel="002169A1">
                <w:rPr>
                  <w:b/>
                </w:rPr>
                <w:delText>OCT</w:delText>
              </w:r>
            </w:del>
          </w:p>
        </w:tc>
        <w:tc>
          <w:tcPr>
            <w:tcW w:w="0" w:type="auto"/>
            <w:shd w:val="clear" w:color="auto" w:fill="632423" w:themeFill="accent2" w:themeFillShade="80"/>
          </w:tcPr>
          <w:p w14:paraId="4A433A9C" w14:textId="08C06478" w:rsidR="00EC78E8" w:rsidRPr="007562D2" w:rsidDel="002169A1" w:rsidRDefault="00EC78E8">
            <w:pPr>
              <w:rPr>
                <w:del w:id="3455" w:author="Cuenta Microsoft" w:date="2025-09-30T13:41:00Z"/>
                <w:b/>
              </w:rPr>
              <w:pPrChange w:id="3456" w:author="Cuenta Microsoft" w:date="2025-09-30T14:16:00Z">
                <w:pPr>
                  <w:jc w:val="center"/>
                </w:pPr>
              </w:pPrChange>
            </w:pPr>
            <w:del w:id="3457" w:author="Cuenta Microsoft" w:date="2025-09-30T13:41:00Z">
              <w:r w:rsidRPr="007562D2" w:rsidDel="002169A1">
                <w:rPr>
                  <w:b/>
                </w:rPr>
                <w:delText>NOV</w:delText>
              </w:r>
            </w:del>
          </w:p>
        </w:tc>
        <w:tc>
          <w:tcPr>
            <w:tcW w:w="0" w:type="auto"/>
            <w:shd w:val="clear" w:color="auto" w:fill="632423" w:themeFill="accent2" w:themeFillShade="80"/>
          </w:tcPr>
          <w:p w14:paraId="102C5BF3" w14:textId="05C73599" w:rsidR="00EC78E8" w:rsidRPr="007562D2" w:rsidDel="002169A1" w:rsidRDefault="00EC78E8">
            <w:pPr>
              <w:rPr>
                <w:del w:id="3458" w:author="Cuenta Microsoft" w:date="2025-09-30T13:41:00Z"/>
                <w:b/>
              </w:rPr>
              <w:pPrChange w:id="3459" w:author="Cuenta Microsoft" w:date="2025-09-30T14:16:00Z">
                <w:pPr>
                  <w:jc w:val="center"/>
                </w:pPr>
              </w:pPrChange>
            </w:pPr>
            <w:del w:id="3460" w:author="Cuenta Microsoft" w:date="2025-09-30T13:41:00Z">
              <w:r w:rsidRPr="007562D2" w:rsidDel="002169A1">
                <w:rPr>
                  <w:b/>
                </w:rPr>
                <w:delText>DIC</w:delText>
              </w:r>
            </w:del>
          </w:p>
        </w:tc>
        <w:tc>
          <w:tcPr>
            <w:tcW w:w="0" w:type="auto"/>
            <w:shd w:val="clear" w:color="auto" w:fill="632423" w:themeFill="accent2" w:themeFillShade="80"/>
          </w:tcPr>
          <w:p w14:paraId="10D034A0" w14:textId="66E07196" w:rsidR="00EC78E8" w:rsidRPr="007562D2" w:rsidDel="002169A1" w:rsidRDefault="00EC78E8">
            <w:pPr>
              <w:rPr>
                <w:del w:id="3461" w:author="Cuenta Microsoft" w:date="2025-09-30T13:41:00Z"/>
                <w:b/>
              </w:rPr>
              <w:pPrChange w:id="3462" w:author="Cuenta Microsoft" w:date="2025-09-30T14:16:00Z">
                <w:pPr>
                  <w:jc w:val="center"/>
                </w:pPr>
              </w:pPrChange>
            </w:pPr>
            <w:del w:id="3463" w:author="Cuenta Microsoft" w:date="2025-09-30T13:41:00Z">
              <w:r w:rsidRPr="007562D2" w:rsidDel="002169A1">
                <w:rPr>
                  <w:b/>
                </w:rPr>
                <w:delText>ENE</w:delText>
              </w:r>
            </w:del>
          </w:p>
        </w:tc>
        <w:tc>
          <w:tcPr>
            <w:tcW w:w="0" w:type="auto"/>
            <w:shd w:val="clear" w:color="auto" w:fill="632423" w:themeFill="accent2" w:themeFillShade="80"/>
          </w:tcPr>
          <w:p w14:paraId="1E7F8C35" w14:textId="001DB3C2" w:rsidR="00EC78E8" w:rsidRPr="007562D2" w:rsidDel="002169A1" w:rsidRDefault="00EC78E8">
            <w:pPr>
              <w:rPr>
                <w:del w:id="3464" w:author="Cuenta Microsoft" w:date="2025-09-30T13:41:00Z"/>
                <w:b/>
              </w:rPr>
              <w:pPrChange w:id="3465" w:author="Cuenta Microsoft" w:date="2025-09-30T14:16:00Z">
                <w:pPr>
                  <w:jc w:val="center"/>
                </w:pPr>
              </w:pPrChange>
            </w:pPr>
            <w:del w:id="3466" w:author="Cuenta Microsoft" w:date="2025-09-30T13:41:00Z">
              <w:r w:rsidRPr="007562D2" w:rsidDel="002169A1">
                <w:rPr>
                  <w:b/>
                </w:rPr>
                <w:delText>FEB</w:delText>
              </w:r>
            </w:del>
          </w:p>
        </w:tc>
        <w:tc>
          <w:tcPr>
            <w:tcW w:w="0" w:type="auto"/>
            <w:shd w:val="clear" w:color="auto" w:fill="632423" w:themeFill="accent2" w:themeFillShade="80"/>
          </w:tcPr>
          <w:p w14:paraId="1E329BEE" w14:textId="3F5C2F92" w:rsidR="00EC78E8" w:rsidRPr="007562D2" w:rsidDel="002169A1" w:rsidRDefault="00EC78E8">
            <w:pPr>
              <w:rPr>
                <w:del w:id="3467" w:author="Cuenta Microsoft" w:date="2025-09-30T13:41:00Z"/>
                <w:b/>
              </w:rPr>
              <w:pPrChange w:id="3468" w:author="Cuenta Microsoft" w:date="2025-09-30T14:16:00Z">
                <w:pPr>
                  <w:jc w:val="center"/>
                </w:pPr>
              </w:pPrChange>
            </w:pPr>
            <w:del w:id="3469" w:author="Cuenta Microsoft" w:date="2025-09-30T13:41:00Z">
              <w:r w:rsidRPr="007562D2" w:rsidDel="002169A1">
                <w:rPr>
                  <w:b/>
                </w:rPr>
                <w:delText>MAR</w:delText>
              </w:r>
            </w:del>
          </w:p>
        </w:tc>
        <w:tc>
          <w:tcPr>
            <w:tcW w:w="0" w:type="auto"/>
            <w:shd w:val="clear" w:color="auto" w:fill="632423" w:themeFill="accent2" w:themeFillShade="80"/>
          </w:tcPr>
          <w:p w14:paraId="1694C8AA" w14:textId="7E27C2B3" w:rsidR="00EC78E8" w:rsidRPr="007562D2" w:rsidDel="002169A1" w:rsidRDefault="00EC78E8">
            <w:pPr>
              <w:rPr>
                <w:del w:id="3470" w:author="Cuenta Microsoft" w:date="2025-09-30T13:41:00Z"/>
                <w:b/>
              </w:rPr>
              <w:pPrChange w:id="3471" w:author="Cuenta Microsoft" w:date="2025-09-30T14:16:00Z">
                <w:pPr>
                  <w:jc w:val="center"/>
                </w:pPr>
              </w:pPrChange>
            </w:pPr>
            <w:del w:id="3472" w:author="Cuenta Microsoft" w:date="2025-09-30T13:41:00Z">
              <w:r w:rsidRPr="007562D2" w:rsidDel="002169A1">
                <w:rPr>
                  <w:b/>
                </w:rPr>
                <w:delText>ABR</w:delText>
              </w:r>
            </w:del>
          </w:p>
        </w:tc>
        <w:tc>
          <w:tcPr>
            <w:tcW w:w="0" w:type="auto"/>
            <w:shd w:val="clear" w:color="auto" w:fill="632423" w:themeFill="accent2" w:themeFillShade="80"/>
          </w:tcPr>
          <w:p w14:paraId="64E2D502" w14:textId="051A5BBD" w:rsidR="00EC78E8" w:rsidRPr="007562D2" w:rsidDel="002169A1" w:rsidRDefault="00EC78E8">
            <w:pPr>
              <w:rPr>
                <w:del w:id="3473" w:author="Cuenta Microsoft" w:date="2025-09-30T13:41:00Z"/>
                <w:b/>
              </w:rPr>
              <w:pPrChange w:id="3474" w:author="Cuenta Microsoft" w:date="2025-09-30T14:16:00Z">
                <w:pPr>
                  <w:jc w:val="center"/>
                </w:pPr>
              </w:pPrChange>
            </w:pPr>
            <w:del w:id="3475" w:author="Cuenta Microsoft" w:date="2025-09-30T13:41:00Z">
              <w:r w:rsidRPr="007562D2" w:rsidDel="002169A1">
                <w:rPr>
                  <w:b/>
                </w:rPr>
                <w:delText>MAY</w:delText>
              </w:r>
            </w:del>
          </w:p>
        </w:tc>
        <w:tc>
          <w:tcPr>
            <w:tcW w:w="0" w:type="auto"/>
            <w:shd w:val="clear" w:color="auto" w:fill="632423" w:themeFill="accent2" w:themeFillShade="80"/>
          </w:tcPr>
          <w:p w14:paraId="6D1290DB" w14:textId="68F1F196" w:rsidR="00EC78E8" w:rsidRPr="007562D2" w:rsidDel="002169A1" w:rsidRDefault="00EC78E8">
            <w:pPr>
              <w:rPr>
                <w:del w:id="3476" w:author="Cuenta Microsoft" w:date="2025-09-30T13:41:00Z"/>
                <w:b/>
              </w:rPr>
              <w:pPrChange w:id="3477" w:author="Cuenta Microsoft" w:date="2025-09-30T14:16:00Z">
                <w:pPr>
                  <w:jc w:val="center"/>
                </w:pPr>
              </w:pPrChange>
            </w:pPr>
            <w:del w:id="3478" w:author="Cuenta Microsoft" w:date="2025-09-30T13:41:00Z">
              <w:r w:rsidRPr="007562D2" w:rsidDel="002169A1">
                <w:rPr>
                  <w:b/>
                </w:rPr>
                <w:delText>JUN</w:delText>
              </w:r>
            </w:del>
          </w:p>
        </w:tc>
        <w:tc>
          <w:tcPr>
            <w:tcW w:w="0" w:type="auto"/>
            <w:shd w:val="clear" w:color="auto" w:fill="632423" w:themeFill="accent2" w:themeFillShade="80"/>
          </w:tcPr>
          <w:p w14:paraId="7C4C074F" w14:textId="0D85FACC" w:rsidR="00EC78E8" w:rsidRPr="007562D2" w:rsidDel="002169A1" w:rsidRDefault="00EC78E8">
            <w:pPr>
              <w:rPr>
                <w:del w:id="3479" w:author="Cuenta Microsoft" w:date="2025-09-30T13:41:00Z"/>
                <w:b/>
              </w:rPr>
              <w:pPrChange w:id="3480" w:author="Cuenta Microsoft" w:date="2025-09-30T14:16:00Z">
                <w:pPr>
                  <w:jc w:val="center"/>
                </w:pPr>
              </w:pPrChange>
            </w:pPr>
            <w:del w:id="3481" w:author="Cuenta Microsoft" w:date="2025-09-30T13:41:00Z">
              <w:r w:rsidRPr="007562D2" w:rsidDel="002169A1">
                <w:rPr>
                  <w:b/>
                </w:rPr>
                <w:delText>JUL</w:delText>
              </w:r>
            </w:del>
          </w:p>
        </w:tc>
      </w:tr>
      <w:tr w:rsidR="00EC78E8" w:rsidDel="002169A1" w14:paraId="00A0188D" w14:textId="3CE0B758" w:rsidTr="0023022F">
        <w:trPr>
          <w:trHeight w:val="995"/>
          <w:jc w:val="center"/>
          <w:del w:id="3482" w:author="Cuenta Microsoft" w:date="2025-09-30T13:41:00Z"/>
        </w:trPr>
        <w:tc>
          <w:tcPr>
            <w:tcW w:w="0" w:type="auto"/>
          </w:tcPr>
          <w:p w14:paraId="6F0764EF" w14:textId="19BB13C8" w:rsidR="00EC78E8" w:rsidDel="002169A1" w:rsidRDefault="00EC78E8">
            <w:pPr>
              <w:rPr>
                <w:del w:id="3483" w:author="Cuenta Microsoft" w:date="2025-09-30T13:41:00Z"/>
              </w:rPr>
            </w:pPr>
            <w:del w:id="3484" w:author="Cuenta Microsoft" w:date="2025-09-30T13:41:00Z">
              <w:r w:rsidDel="002169A1">
                <w:delText>Diseñar</w:delText>
              </w:r>
              <w:r w:rsidR="00DC15D8" w:rsidDel="002169A1">
                <w:delText xml:space="preserve"> </w:delText>
              </w:r>
              <w:r w:rsidDel="002169A1">
                <w:delText>instrumentos de</w:delText>
              </w:r>
            </w:del>
          </w:p>
          <w:p w14:paraId="09B82781" w14:textId="4C065C67" w:rsidR="00EC78E8" w:rsidDel="002169A1" w:rsidRDefault="00EC78E8">
            <w:pPr>
              <w:rPr>
                <w:del w:id="3485" w:author="Cuenta Microsoft" w:date="2025-09-30T13:41:00Z"/>
              </w:rPr>
            </w:pPr>
            <w:del w:id="3486" w:author="Cuenta Microsoft" w:date="2025-09-30T13:41:00Z">
              <w:r w:rsidDel="002169A1">
                <w:delText>evaluación.</w:delText>
              </w:r>
            </w:del>
          </w:p>
        </w:tc>
        <w:tc>
          <w:tcPr>
            <w:tcW w:w="0" w:type="auto"/>
          </w:tcPr>
          <w:p w14:paraId="650C70C3" w14:textId="2B13C631" w:rsidR="00EC78E8" w:rsidDel="002169A1" w:rsidRDefault="00EC78E8">
            <w:pPr>
              <w:rPr>
                <w:del w:id="3487" w:author="Cuenta Microsoft" w:date="2025-09-30T13:41:00Z"/>
              </w:rPr>
              <w:pPrChange w:id="3488" w:author="Cuenta Microsoft" w:date="2025-09-30T14:16:00Z">
                <w:pPr>
                  <w:jc w:val="center"/>
                </w:pPr>
              </w:pPrChange>
            </w:pPr>
          </w:p>
          <w:p w14:paraId="294EC394" w14:textId="158712FD" w:rsidR="00EC78E8" w:rsidDel="002169A1" w:rsidRDefault="00896C3E">
            <w:pPr>
              <w:rPr>
                <w:del w:id="3489" w:author="Cuenta Microsoft" w:date="2025-09-30T13:41:00Z"/>
              </w:rPr>
              <w:pPrChange w:id="3490" w:author="Cuenta Microsoft" w:date="2025-09-30T14:16:00Z">
                <w:pPr>
                  <w:jc w:val="center"/>
                </w:pPr>
              </w:pPrChange>
            </w:pPr>
            <w:del w:id="3491" w:author="Cuenta Microsoft" w:date="2025-09-30T13:41:00Z">
              <w:r w:rsidDel="002169A1">
                <w:delText xml:space="preserve">Docentes  </w:delText>
              </w:r>
            </w:del>
          </w:p>
          <w:p w14:paraId="4DB1DD55" w14:textId="0C96F8FA" w:rsidR="00EC78E8" w:rsidDel="002169A1" w:rsidRDefault="00EC78E8">
            <w:pPr>
              <w:rPr>
                <w:del w:id="3492" w:author="Cuenta Microsoft" w:date="2025-09-30T13:41:00Z"/>
              </w:rPr>
              <w:pPrChange w:id="3493" w:author="Cuenta Microsoft" w:date="2025-09-30T14:16:00Z">
                <w:pPr>
                  <w:jc w:val="center"/>
                </w:pPr>
              </w:pPrChange>
            </w:pPr>
            <w:del w:id="3494" w:author="Cuenta Microsoft" w:date="2025-09-30T13:41:00Z">
              <w:r w:rsidDel="002169A1">
                <w:delText>Director</w:delText>
              </w:r>
            </w:del>
          </w:p>
        </w:tc>
        <w:tc>
          <w:tcPr>
            <w:tcW w:w="0" w:type="auto"/>
          </w:tcPr>
          <w:p w14:paraId="3B84D42E" w14:textId="16DA4C0A" w:rsidR="00EC78E8" w:rsidDel="002169A1" w:rsidRDefault="00EC78E8">
            <w:pPr>
              <w:rPr>
                <w:del w:id="3495" w:author="Cuenta Microsoft" w:date="2025-09-30T13:41:00Z"/>
              </w:rPr>
              <w:pPrChange w:id="3496" w:author="Cuenta Microsoft" w:date="2025-09-30T14:16:00Z">
                <w:pPr>
                  <w:jc w:val="center"/>
                </w:pPr>
              </w:pPrChange>
            </w:pPr>
          </w:p>
        </w:tc>
        <w:tc>
          <w:tcPr>
            <w:tcW w:w="0" w:type="auto"/>
          </w:tcPr>
          <w:p w14:paraId="71CCBB6E" w14:textId="4FA3DE78" w:rsidR="00EC78E8" w:rsidRPr="008F3824" w:rsidDel="002169A1" w:rsidRDefault="00EC78E8">
            <w:pPr>
              <w:rPr>
                <w:del w:id="3497" w:author="Cuenta Microsoft" w:date="2025-09-30T13:41:00Z"/>
                <w:color w:val="9BBB59" w:themeColor="accent3"/>
              </w:rPr>
            </w:pPr>
          </w:p>
        </w:tc>
        <w:tc>
          <w:tcPr>
            <w:tcW w:w="0" w:type="auto"/>
          </w:tcPr>
          <w:p w14:paraId="563F592E" w14:textId="5C9A7C55" w:rsidR="00EC78E8" w:rsidDel="002169A1" w:rsidRDefault="00EC78E8">
            <w:pPr>
              <w:rPr>
                <w:del w:id="3498" w:author="Cuenta Microsoft" w:date="2025-09-30T13:41:00Z"/>
              </w:rPr>
              <w:pPrChange w:id="3499" w:author="Cuenta Microsoft" w:date="2025-09-30T14:16:00Z">
                <w:pPr>
                  <w:jc w:val="center"/>
                </w:pPr>
              </w:pPrChange>
            </w:pPr>
          </w:p>
        </w:tc>
        <w:tc>
          <w:tcPr>
            <w:tcW w:w="0" w:type="auto"/>
            <w:shd w:val="clear" w:color="auto" w:fill="FFFFFF" w:themeFill="background1"/>
          </w:tcPr>
          <w:p w14:paraId="574D1B0B" w14:textId="2DA0A172" w:rsidR="00EC78E8" w:rsidDel="002169A1" w:rsidRDefault="00EC78E8">
            <w:pPr>
              <w:rPr>
                <w:del w:id="3500" w:author="Cuenta Microsoft" w:date="2025-09-30T13:41:00Z"/>
              </w:rPr>
              <w:pPrChange w:id="3501" w:author="Cuenta Microsoft" w:date="2025-09-30T14:16:00Z">
                <w:pPr>
                  <w:jc w:val="center"/>
                </w:pPr>
              </w:pPrChange>
            </w:pPr>
          </w:p>
        </w:tc>
        <w:tc>
          <w:tcPr>
            <w:tcW w:w="0" w:type="auto"/>
            <w:shd w:val="clear" w:color="auto" w:fill="FFFFFF" w:themeFill="background1"/>
          </w:tcPr>
          <w:p w14:paraId="44134CF6" w14:textId="065E60B8" w:rsidR="00EC78E8" w:rsidDel="002169A1" w:rsidRDefault="00EC78E8">
            <w:pPr>
              <w:rPr>
                <w:del w:id="3502" w:author="Cuenta Microsoft" w:date="2025-09-30T13:41:00Z"/>
              </w:rPr>
              <w:pPrChange w:id="3503" w:author="Cuenta Microsoft" w:date="2025-09-30T14:16:00Z">
                <w:pPr>
                  <w:jc w:val="center"/>
                </w:pPr>
              </w:pPrChange>
            </w:pPr>
          </w:p>
        </w:tc>
        <w:tc>
          <w:tcPr>
            <w:tcW w:w="0" w:type="auto"/>
            <w:shd w:val="clear" w:color="auto" w:fill="00B050"/>
          </w:tcPr>
          <w:p w14:paraId="337C5CA6" w14:textId="6DB11F33" w:rsidR="00EC78E8" w:rsidDel="002169A1" w:rsidRDefault="00EC78E8">
            <w:pPr>
              <w:rPr>
                <w:del w:id="3504" w:author="Cuenta Microsoft" w:date="2025-09-30T13:41:00Z"/>
              </w:rPr>
              <w:pPrChange w:id="3505" w:author="Cuenta Microsoft" w:date="2025-09-30T14:16:00Z">
                <w:pPr>
                  <w:jc w:val="center"/>
                </w:pPr>
              </w:pPrChange>
            </w:pPr>
          </w:p>
        </w:tc>
        <w:tc>
          <w:tcPr>
            <w:tcW w:w="0" w:type="auto"/>
            <w:shd w:val="clear" w:color="auto" w:fill="FFFFFF" w:themeFill="background1"/>
          </w:tcPr>
          <w:p w14:paraId="44FB19A1" w14:textId="3F06D5BF" w:rsidR="00EC78E8" w:rsidDel="002169A1" w:rsidRDefault="00EC78E8">
            <w:pPr>
              <w:rPr>
                <w:del w:id="3506" w:author="Cuenta Microsoft" w:date="2025-09-30T13:41:00Z"/>
              </w:rPr>
              <w:pPrChange w:id="3507" w:author="Cuenta Microsoft" w:date="2025-09-30T14:16:00Z">
                <w:pPr>
                  <w:jc w:val="center"/>
                </w:pPr>
              </w:pPrChange>
            </w:pPr>
          </w:p>
        </w:tc>
        <w:tc>
          <w:tcPr>
            <w:tcW w:w="0" w:type="auto"/>
            <w:shd w:val="clear" w:color="auto" w:fill="FFFFFF" w:themeFill="background1"/>
          </w:tcPr>
          <w:p w14:paraId="701320B5" w14:textId="0442E1B9" w:rsidR="00EC78E8" w:rsidDel="002169A1" w:rsidRDefault="00EC78E8">
            <w:pPr>
              <w:rPr>
                <w:del w:id="3508" w:author="Cuenta Microsoft" w:date="2025-09-30T13:41:00Z"/>
              </w:rPr>
              <w:pPrChange w:id="3509" w:author="Cuenta Microsoft" w:date="2025-09-30T14:16:00Z">
                <w:pPr>
                  <w:jc w:val="center"/>
                </w:pPr>
              </w:pPrChange>
            </w:pPr>
          </w:p>
        </w:tc>
        <w:tc>
          <w:tcPr>
            <w:tcW w:w="0" w:type="auto"/>
            <w:shd w:val="clear" w:color="auto" w:fill="FFFFFF" w:themeFill="background1"/>
          </w:tcPr>
          <w:p w14:paraId="28DABD30" w14:textId="14DA27D0" w:rsidR="00EC78E8" w:rsidDel="002169A1" w:rsidRDefault="00EC78E8">
            <w:pPr>
              <w:rPr>
                <w:del w:id="3510" w:author="Cuenta Microsoft" w:date="2025-09-30T13:41:00Z"/>
              </w:rPr>
              <w:pPrChange w:id="3511" w:author="Cuenta Microsoft" w:date="2025-09-30T14:16:00Z">
                <w:pPr>
                  <w:jc w:val="center"/>
                </w:pPr>
              </w:pPrChange>
            </w:pPr>
          </w:p>
        </w:tc>
        <w:tc>
          <w:tcPr>
            <w:tcW w:w="0" w:type="auto"/>
            <w:shd w:val="clear" w:color="auto" w:fill="FFFFFF" w:themeFill="background1"/>
          </w:tcPr>
          <w:p w14:paraId="6A98909C" w14:textId="1036137C" w:rsidR="00EC78E8" w:rsidDel="002169A1" w:rsidRDefault="00EC78E8">
            <w:pPr>
              <w:rPr>
                <w:del w:id="3512" w:author="Cuenta Microsoft" w:date="2025-09-30T13:41:00Z"/>
              </w:rPr>
              <w:pPrChange w:id="3513" w:author="Cuenta Microsoft" w:date="2025-09-30T14:16:00Z">
                <w:pPr>
                  <w:jc w:val="center"/>
                </w:pPr>
              </w:pPrChange>
            </w:pPr>
          </w:p>
        </w:tc>
        <w:tc>
          <w:tcPr>
            <w:tcW w:w="0" w:type="auto"/>
            <w:shd w:val="clear" w:color="auto" w:fill="00B050"/>
          </w:tcPr>
          <w:p w14:paraId="79F09705" w14:textId="05962303" w:rsidR="00EC78E8" w:rsidDel="002169A1" w:rsidRDefault="00EC78E8">
            <w:pPr>
              <w:rPr>
                <w:del w:id="3514" w:author="Cuenta Microsoft" w:date="2025-09-30T13:41:00Z"/>
              </w:rPr>
              <w:pPrChange w:id="3515" w:author="Cuenta Microsoft" w:date="2025-09-30T14:16:00Z">
                <w:pPr>
                  <w:jc w:val="center"/>
                </w:pPr>
              </w:pPrChange>
            </w:pPr>
          </w:p>
        </w:tc>
        <w:tc>
          <w:tcPr>
            <w:tcW w:w="0" w:type="auto"/>
          </w:tcPr>
          <w:p w14:paraId="1DDE9FAB" w14:textId="6BC9EEF2" w:rsidR="00EC78E8" w:rsidDel="002169A1" w:rsidRDefault="00EC78E8">
            <w:pPr>
              <w:rPr>
                <w:del w:id="3516" w:author="Cuenta Microsoft" w:date="2025-09-30T13:41:00Z"/>
              </w:rPr>
              <w:pPrChange w:id="3517" w:author="Cuenta Microsoft" w:date="2025-09-30T14:16:00Z">
                <w:pPr>
                  <w:jc w:val="center"/>
                </w:pPr>
              </w:pPrChange>
            </w:pPr>
          </w:p>
        </w:tc>
      </w:tr>
    </w:tbl>
    <w:p w14:paraId="18DA79E5" w14:textId="13E68782" w:rsidR="0033082E" w:rsidDel="002169A1" w:rsidRDefault="0033082E">
      <w:pPr>
        <w:rPr>
          <w:del w:id="3518" w:author="Cuenta Microsoft" w:date="2025-09-30T13:41:00Z"/>
        </w:rPr>
      </w:pPr>
    </w:p>
    <w:p w14:paraId="774B3173" w14:textId="0DE94638" w:rsidR="004F45B5" w:rsidDel="002169A1" w:rsidRDefault="004F45B5">
      <w:pPr>
        <w:rPr>
          <w:del w:id="3519" w:author="Cuenta Microsoft" w:date="2025-09-30T13:41:00Z"/>
        </w:rPr>
      </w:pPr>
    </w:p>
    <w:p w14:paraId="5BB1410E" w14:textId="49378A77" w:rsidR="00AC1D21" w:rsidDel="002169A1" w:rsidRDefault="00AC1D21">
      <w:pPr>
        <w:rPr>
          <w:del w:id="3520" w:author="Cuenta Microsoft" w:date="2025-09-30T13:41:00Z"/>
        </w:rPr>
      </w:pPr>
    </w:p>
    <w:p w14:paraId="119C9299" w14:textId="29D28E62" w:rsidR="00A95AFC" w:rsidDel="002169A1" w:rsidRDefault="00A95AFC">
      <w:pPr>
        <w:rPr>
          <w:del w:id="3521" w:author="Cuenta Microsoft" w:date="2025-09-30T13:41:00Z"/>
        </w:rPr>
      </w:pPr>
      <w:del w:id="3522" w:author="Cuenta Microsoft" w:date="2025-09-30T13:41:00Z">
        <w:r w:rsidDel="002169A1">
          <w:delText xml:space="preserve">Categoría: </w:delText>
        </w:r>
        <w:r w:rsidDel="002169A1">
          <w:rPr>
            <w:b/>
          </w:rPr>
          <w:delText xml:space="preserve">INDICADORES ACADÉMICOS (CONCRECIÓN DE LA </w:delText>
        </w:r>
        <w:r w:rsidR="008F3824" w:rsidDel="002169A1">
          <w:rPr>
            <w:b/>
          </w:rPr>
          <w:delText>NEM</w:delText>
        </w:r>
        <w:r w:rsidDel="002169A1">
          <w:rPr>
            <w:b/>
          </w:rPr>
          <w:delText>)</w:delText>
        </w:r>
      </w:del>
    </w:p>
    <w:p w14:paraId="2D786ECB" w14:textId="6FB37F93" w:rsidR="00EC78E8" w:rsidDel="002169A1" w:rsidRDefault="00EC78E8">
      <w:pPr>
        <w:rPr>
          <w:del w:id="3523" w:author="Cuenta Microsoft" w:date="2025-09-30T13:41:00Z"/>
        </w:rPr>
      </w:pPr>
      <w:del w:id="3524" w:author="Cuenta Microsoft" w:date="2025-09-30T13:41:00Z">
        <w:r w:rsidDel="002169A1">
          <w:delText xml:space="preserve">Línea de acción: Dar seguimiento a la </w:delText>
        </w:r>
        <w:r w:rsidR="00896C3E" w:rsidDel="002169A1">
          <w:delText>implementación de las</w:delText>
        </w:r>
        <w:r w:rsidR="00F01F4E" w:rsidDel="002169A1">
          <w:delText xml:space="preserve"> progresiones y planes clase</w:delText>
        </w:r>
        <w:r w:rsidDel="002169A1">
          <w:delText>.</w:delText>
        </w:r>
      </w:del>
    </w:p>
    <w:tbl>
      <w:tblPr>
        <w:tblStyle w:val="Tablaconcuadrcula"/>
        <w:tblW w:w="12681" w:type="dxa"/>
        <w:jc w:val="center"/>
        <w:tblLook w:val="04A0" w:firstRow="1" w:lastRow="0" w:firstColumn="1" w:lastColumn="0" w:noHBand="0" w:noVBand="1"/>
      </w:tblPr>
      <w:tblGrid>
        <w:gridCol w:w="3135"/>
        <w:gridCol w:w="1688"/>
        <w:gridCol w:w="708"/>
        <w:gridCol w:w="604"/>
        <w:gridCol w:w="655"/>
        <w:gridCol w:w="709"/>
        <w:gridCol w:w="587"/>
        <w:gridCol w:w="638"/>
        <w:gridCol w:w="607"/>
        <w:gridCol w:w="738"/>
        <w:gridCol w:w="662"/>
        <w:gridCol w:w="727"/>
        <w:gridCol w:w="640"/>
        <w:gridCol w:w="583"/>
      </w:tblGrid>
      <w:tr w:rsidR="00896C3E" w:rsidDel="002169A1" w14:paraId="6DB8A9E1" w14:textId="355C5659" w:rsidTr="001E0908">
        <w:trPr>
          <w:trHeight w:val="440"/>
          <w:jc w:val="center"/>
          <w:del w:id="3525" w:author="Cuenta Microsoft" w:date="2025-09-30T13:41:00Z"/>
        </w:trPr>
        <w:tc>
          <w:tcPr>
            <w:tcW w:w="3135" w:type="dxa"/>
            <w:vMerge w:val="restart"/>
            <w:shd w:val="clear" w:color="auto" w:fill="632423" w:themeFill="accent2" w:themeFillShade="80"/>
          </w:tcPr>
          <w:p w14:paraId="003F3260" w14:textId="543224D6" w:rsidR="00EC78E8" w:rsidDel="002169A1" w:rsidRDefault="00EC78E8">
            <w:pPr>
              <w:rPr>
                <w:del w:id="3526" w:author="Cuenta Microsoft" w:date="2025-09-30T13:41:00Z"/>
                <w:b/>
              </w:rPr>
              <w:pPrChange w:id="3527" w:author="Cuenta Microsoft" w:date="2025-09-30T14:16:00Z">
                <w:pPr>
                  <w:jc w:val="center"/>
                </w:pPr>
              </w:pPrChange>
            </w:pPr>
          </w:p>
          <w:p w14:paraId="137C2B13" w14:textId="202955BC" w:rsidR="00EC78E8" w:rsidRPr="007562D2" w:rsidDel="002169A1" w:rsidRDefault="00EC78E8">
            <w:pPr>
              <w:rPr>
                <w:del w:id="3528" w:author="Cuenta Microsoft" w:date="2025-09-30T13:41:00Z"/>
                <w:b/>
              </w:rPr>
              <w:pPrChange w:id="3529" w:author="Cuenta Microsoft" w:date="2025-09-30T14:16:00Z">
                <w:pPr>
                  <w:jc w:val="center"/>
                </w:pPr>
              </w:pPrChange>
            </w:pPr>
            <w:del w:id="3530" w:author="Cuenta Microsoft" w:date="2025-09-30T13:41:00Z">
              <w:r w:rsidRPr="007562D2" w:rsidDel="002169A1">
                <w:rPr>
                  <w:b/>
                </w:rPr>
                <w:delText>ACTIVIDADES</w:delText>
              </w:r>
            </w:del>
          </w:p>
        </w:tc>
        <w:tc>
          <w:tcPr>
            <w:tcW w:w="0" w:type="auto"/>
            <w:vMerge w:val="restart"/>
            <w:shd w:val="clear" w:color="auto" w:fill="632423" w:themeFill="accent2" w:themeFillShade="80"/>
          </w:tcPr>
          <w:p w14:paraId="1D8D3319" w14:textId="6CCADCCB" w:rsidR="00EC78E8" w:rsidDel="002169A1" w:rsidRDefault="00EC78E8">
            <w:pPr>
              <w:rPr>
                <w:del w:id="3531" w:author="Cuenta Microsoft" w:date="2025-09-30T13:41:00Z"/>
                <w:b/>
              </w:rPr>
              <w:pPrChange w:id="3532" w:author="Cuenta Microsoft" w:date="2025-09-30T14:16:00Z">
                <w:pPr>
                  <w:jc w:val="center"/>
                </w:pPr>
              </w:pPrChange>
            </w:pPr>
          </w:p>
          <w:p w14:paraId="4CEE1AF5" w14:textId="3DF0C971" w:rsidR="00EC78E8" w:rsidRPr="007562D2" w:rsidDel="002169A1" w:rsidRDefault="00EC78E8">
            <w:pPr>
              <w:rPr>
                <w:del w:id="3533" w:author="Cuenta Microsoft" w:date="2025-09-30T13:41:00Z"/>
                <w:b/>
              </w:rPr>
              <w:pPrChange w:id="3534" w:author="Cuenta Microsoft" w:date="2025-09-30T14:16:00Z">
                <w:pPr>
                  <w:jc w:val="center"/>
                </w:pPr>
              </w:pPrChange>
            </w:pPr>
            <w:del w:id="3535" w:author="Cuenta Microsoft" w:date="2025-09-30T13:41:00Z">
              <w:r w:rsidRPr="007562D2" w:rsidDel="002169A1">
                <w:rPr>
                  <w:b/>
                </w:rPr>
                <w:delText>RESPONSABLE</w:delText>
              </w:r>
            </w:del>
          </w:p>
        </w:tc>
        <w:tc>
          <w:tcPr>
            <w:tcW w:w="0" w:type="auto"/>
            <w:gridSpan w:val="12"/>
            <w:shd w:val="clear" w:color="auto" w:fill="632423" w:themeFill="accent2" w:themeFillShade="80"/>
          </w:tcPr>
          <w:p w14:paraId="658D02FE" w14:textId="05B2BF2A" w:rsidR="00EC78E8" w:rsidRPr="007562D2" w:rsidDel="002169A1" w:rsidRDefault="007A3FB3">
            <w:pPr>
              <w:rPr>
                <w:del w:id="3536" w:author="Cuenta Microsoft" w:date="2025-09-30T13:41:00Z"/>
                <w:b/>
              </w:rPr>
              <w:pPrChange w:id="3537" w:author="Cuenta Microsoft" w:date="2025-09-30T14:16:00Z">
                <w:pPr>
                  <w:jc w:val="center"/>
                </w:pPr>
              </w:pPrChange>
            </w:pPr>
            <w:del w:id="3538" w:author="Cuenta Microsoft" w:date="2025-09-30T13:41:00Z">
              <w:r w:rsidDel="002169A1">
                <w:rPr>
                  <w:b/>
                </w:rPr>
                <w:delText>CICLO ESCOLAR 202</w:delText>
              </w:r>
            </w:del>
            <w:ins w:id="3539" w:author="BACHILLERATO GENERAL ALFONSO DE LA MADRID VIDAURRETA" w:date="2025-09-18T23:28:00Z">
              <w:del w:id="3540" w:author="Cuenta Microsoft" w:date="2025-09-30T13:41:00Z">
                <w:r w:rsidR="007A4D70" w:rsidDel="002169A1">
                  <w:rPr>
                    <w:b/>
                  </w:rPr>
                  <w:delText>5</w:delText>
                </w:r>
              </w:del>
            </w:ins>
            <w:del w:id="3541" w:author="Cuenta Microsoft" w:date="2025-09-30T13:41:00Z">
              <w:r w:rsidR="00D57E0C" w:rsidDel="002169A1">
                <w:rPr>
                  <w:b/>
                </w:rPr>
                <w:delText>4</w:delText>
              </w:r>
              <w:r w:rsidDel="002169A1">
                <w:rPr>
                  <w:b/>
                </w:rPr>
                <w:delText>-202</w:delText>
              </w:r>
            </w:del>
            <w:ins w:id="3542" w:author="BACHILLERATO GENERAL ALFONSO DE LA MADRID VIDAURRETA" w:date="2025-09-18T23:28:00Z">
              <w:del w:id="3543" w:author="Cuenta Microsoft" w:date="2025-09-30T13:41:00Z">
                <w:r w:rsidR="007A4D70" w:rsidDel="002169A1">
                  <w:rPr>
                    <w:b/>
                  </w:rPr>
                  <w:delText>6</w:delText>
                </w:r>
              </w:del>
            </w:ins>
            <w:del w:id="3544" w:author="Cuenta Microsoft" w:date="2025-09-30T13:41:00Z">
              <w:r w:rsidR="00D57E0C" w:rsidDel="002169A1">
                <w:rPr>
                  <w:b/>
                </w:rPr>
                <w:delText>5</w:delText>
              </w:r>
            </w:del>
          </w:p>
        </w:tc>
      </w:tr>
      <w:tr w:rsidR="00896C3E" w:rsidDel="002169A1" w14:paraId="505307BA" w14:textId="2998A9C2" w:rsidTr="001E0908">
        <w:trPr>
          <w:trHeight w:val="234"/>
          <w:jc w:val="center"/>
          <w:del w:id="3545" w:author="Cuenta Microsoft" w:date="2025-09-30T13:41:00Z"/>
        </w:trPr>
        <w:tc>
          <w:tcPr>
            <w:tcW w:w="3135" w:type="dxa"/>
            <w:vMerge/>
            <w:shd w:val="clear" w:color="auto" w:fill="632423" w:themeFill="accent2" w:themeFillShade="80"/>
          </w:tcPr>
          <w:p w14:paraId="605A143F" w14:textId="3269659F" w:rsidR="00EC78E8" w:rsidRPr="007562D2" w:rsidDel="002169A1" w:rsidRDefault="00EC78E8">
            <w:pPr>
              <w:rPr>
                <w:del w:id="3546" w:author="Cuenta Microsoft" w:date="2025-09-30T13:41:00Z"/>
                <w:b/>
              </w:rPr>
              <w:pPrChange w:id="3547" w:author="Cuenta Microsoft" w:date="2025-09-30T14:16:00Z">
                <w:pPr>
                  <w:jc w:val="center"/>
                </w:pPr>
              </w:pPrChange>
            </w:pPr>
          </w:p>
        </w:tc>
        <w:tc>
          <w:tcPr>
            <w:tcW w:w="0" w:type="auto"/>
            <w:vMerge/>
            <w:shd w:val="clear" w:color="auto" w:fill="632423" w:themeFill="accent2" w:themeFillShade="80"/>
          </w:tcPr>
          <w:p w14:paraId="7AC7AA4C" w14:textId="106C526E" w:rsidR="00EC78E8" w:rsidRPr="007562D2" w:rsidDel="002169A1" w:rsidRDefault="00EC78E8">
            <w:pPr>
              <w:rPr>
                <w:del w:id="3548" w:author="Cuenta Microsoft" w:date="2025-09-30T13:41:00Z"/>
                <w:b/>
              </w:rPr>
              <w:pPrChange w:id="3549" w:author="Cuenta Microsoft" w:date="2025-09-30T14:16:00Z">
                <w:pPr>
                  <w:jc w:val="center"/>
                </w:pPr>
              </w:pPrChange>
            </w:pPr>
          </w:p>
        </w:tc>
        <w:tc>
          <w:tcPr>
            <w:tcW w:w="0" w:type="auto"/>
            <w:shd w:val="clear" w:color="auto" w:fill="632423" w:themeFill="accent2" w:themeFillShade="80"/>
          </w:tcPr>
          <w:p w14:paraId="58DD17A6" w14:textId="53F64E8E" w:rsidR="00EC78E8" w:rsidRPr="007562D2" w:rsidDel="002169A1" w:rsidRDefault="00EC78E8">
            <w:pPr>
              <w:rPr>
                <w:del w:id="3550" w:author="Cuenta Microsoft" w:date="2025-09-30T13:41:00Z"/>
                <w:b/>
              </w:rPr>
              <w:pPrChange w:id="3551" w:author="Cuenta Microsoft" w:date="2025-09-30T14:16:00Z">
                <w:pPr>
                  <w:jc w:val="center"/>
                </w:pPr>
              </w:pPrChange>
            </w:pPr>
            <w:del w:id="3552" w:author="Cuenta Microsoft" w:date="2025-09-30T13:41:00Z">
              <w:r w:rsidRPr="007562D2" w:rsidDel="002169A1">
                <w:rPr>
                  <w:b/>
                </w:rPr>
                <w:delText>AGO</w:delText>
              </w:r>
            </w:del>
          </w:p>
        </w:tc>
        <w:tc>
          <w:tcPr>
            <w:tcW w:w="0" w:type="auto"/>
            <w:shd w:val="clear" w:color="auto" w:fill="632423" w:themeFill="accent2" w:themeFillShade="80"/>
          </w:tcPr>
          <w:p w14:paraId="34E126D4" w14:textId="7E04CAEC" w:rsidR="00EC78E8" w:rsidRPr="007562D2" w:rsidDel="002169A1" w:rsidRDefault="00EC78E8">
            <w:pPr>
              <w:rPr>
                <w:del w:id="3553" w:author="Cuenta Microsoft" w:date="2025-09-30T13:41:00Z"/>
                <w:b/>
              </w:rPr>
              <w:pPrChange w:id="3554" w:author="Cuenta Microsoft" w:date="2025-09-30T14:16:00Z">
                <w:pPr>
                  <w:jc w:val="center"/>
                </w:pPr>
              </w:pPrChange>
            </w:pPr>
            <w:del w:id="3555" w:author="Cuenta Microsoft" w:date="2025-09-30T13:41:00Z">
              <w:r w:rsidRPr="007562D2" w:rsidDel="002169A1">
                <w:rPr>
                  <w:b/>
                </w:rPr>
                <w:delText>SEP</w:delText>
              </w:r>
            </w:del>
          </w:p>
        </w:tc>
        <w:tc>
          <w:tcPr>
            <w:tcW w:w="0" w:type="auto"/>
            <w:shd w:val="clear" w:color="auto" w:fill="632423" w:themeFill="accent2" w:themeFillShade="80"/>
          </w:tcPr>
          <w:p w14:paraId="3C9B5F98" w14:textId="59783750" w:rsidR="00EC78E8" w:rsidRPr="007562D2" w:rsidDel="002169A1" w:rsidRDefault="00EC78E8">
            <w:pPr>
              <w:rPr>
                <w:del w:id="3556" w:author="Cuenta Microsoft" w:date="2025-09-30T13:41:00Z"/>
                <w:b/>
              </w:rPr>
              <w:pPrChange w:id="3557" w:author="Cuenta Microsoft" w:date="2025-09-30T14:16:00Z">
                <w:pPr>
                  <w:jc w:val="center"/>
                </w:pPr>
              </w:pPrChange>
            </w:pPr>
            <w:del w:id="3558" w:author="Cuenta Microsoft" w:date="2025-09-30T13:41:00Z">
              <w:r w:rsidRPr="007562D2" w:rsidDel="002169A1">
                <w:rPr>
                  <w:b/>
                </w:rPr>
                <w:delText>OCT</w:delText>
              </w:r>
            </w:del>
          </w:p>
        </w:tc>
        <w:tc>
          <w:tcPr>
            <w:tcW w:w="0" w:type="auto"/>
            <w:shd w:val="clear" w:color="auto" w:fill="632423" w:themeFill="accent2" w:themeFillShade="80"/>
          </w:tcPr>
          <w:p w14:paraId="2FAF161F" w14:textId="2F8C5356" w:rsidR="00EC78E8" w:rsidRPr="007562D2" w:rsidDel="002169A1" w:rsidRDefault="00EC78E8">
            <w:pPr>
              <w:rPr>
                <w:del w:id="3559" w:author="Cuenta Microsoft" w:date="2025-09-30T13:41:00Z"/>
                <w:b/>
              </w:rPr>
              <w:pPrChange w:id="3560" w:author="Cuenta Microsoft" w:date="2025-09-30T14:16:00Z">
                <w:pPr>
                  <w:jc w:val="center"/>
                </w:pPr>
              </w:pPrChange>
            </w:pPr>
            <w:del w:id="3561" w:author="Cuenta Microsoft" w:date="2025-09-30T13:41:00Z">
              <w:r w:rsidRPr="007562D2" w:rsidDel="002169A1">
                <w:rPr>
                  <w:b/>
                </w:rPr>
                <w:delText>NOV</w:delText>
              </w:r>
            </w:del>
          </w:p>
        </w:tc>
        <w:tc>
          <w:tcPr>
            <w:tcW w:w="0" w:type="auto"/>
            <w:shd w:val="clear" w:color="auto" w:fill="632423" w:themeFill="accent2" w:themeFillShade="80"/>
          </w:tcPr>
          <w:p w14:paraId="6AF07D2C" w14:textId="1F539DAB" w:rsidR="00EC78E8" w:rsidRPr="007562D2" w:rsidDel="002169A1" w:rsidRDefault="00EC78E8">
            <w:pPr>
              <w:rPr>
                <w:del w:id="3562" w:author="Cuenta Microsoft" w:date="2025-09-30T13:41:00Z"/>
                <w:b/>
              </w:rPr>
              <w:pPrChange w:id="3563" w:author="Cuenta Microsoft" w:date="2025-09-30T14:16:00Z">
                <w:pPr>
                  <w:jc w:val="center"/>
                </w:pPr>
              </w:pPrChange>
            </w:pPr>
            <w:del w:id="3564" w:author="Cuenta Microsoft" w:date="2025-09-30T13:41:00Z">
              <w:r w:rsidRPr="007562D2" w:rsidDel="002169A1">
                <w:rPr>
                  <w:b/>
                </w:rPr>
                <w:delText>DIC</w:delText>
              </w:r>
            </w:del>
          </w:p>
        </w:tc>
        <w:tc>
          <w:tcPr>
            <w:tcW w:w="0" w:type="auto"/>
            <w:shd w:val="clear" w:color="auto" w:fill="632423" w:themeFill="accent2" w:themeFillShade="80"/>
          </w:tcPr>
          <w:p w14:paraId="26FEFFFD" w14:textId="20559B38" w:rsidR="00EC78E8" w:rsidRPr="007562D2" w:rsidDel="002169A1" w:rsidRDefault="00EC78E8">
            <w:pPr>
              <w:rPr>
                <w:del w:id="3565" w:author="Cuenta Microsoft" w:date="2025-09-30T13:41:00Z"/>
                <w:b/>
              </w:rPr>
              <w:pPrChange w:id="3566" w:author="Cuenta Microsoft" w:date="2025-09-30T14:16:00Z">
                <w:pPr>
                  <w:jc w:val="center"/>
                </w:pPr>
              </w:pPrChange>
            </w:pPr>
            <w:del w:id="3567" w:author="Cuenta Microsoft" w:date="2025-09-30T13:41:00Z">
              <w:r w:rsidRPr="007562D2" w:rsidDel="002169A1">
                <w:rPr>
                  <w:b/>
                </w:rPr>
                <w:delText>ENE</w:delText>
              </w:r>
            </w:del>
          </w:p>
        </w:tc>
        <w:tc>
          <w:tcPr>
            <w:tcW w:w="0" w:type="auto"/>
            <w:shd w:val="clear" w:color="auto" w:fill="632423" w:themeFill="accent2" w:themeFillShade="80"/>
          </w:tcPr>
          <w:p w14:paraId="1FAF6241" w14:textId="52BC6BBB" w:rsidR="00EC78E8" w:rsidRPr="007562D2" w:rsidDel="002169A1" w:rsidRDefault="00EC78E8">
            <w:pPr>
              <w:rPr>
                <w:del w:id="3568" w:author="Cuenta Microsoft" w:date="2025-09-30T13:41:00Z"/>
                <w:b/>
              </w:rPr>
              <w:pPrChange w:id="3569" w:author="Cuenta Microsoft" w:date="2025-09-30T14:16:00Z">
                <w:pPr>
                  <w:jc w:val="center"/>
                </w:pPr>
              </w:pPrChange>
            </w:pPr>
            <w:del w:id="3570" w:author="Cuenta Microsoft" w:date="2025-09-30T13:41:00Z">
              <w:r w:rsidRPr="007562D2" w:rsidDel="002169A1">
                <w:rPr>
                  <w:b/>
                </w:rPr>
                <w:delText>FEB</w:delText>
              </w:r>
            </w:del>
          </w:p>
        </w:tc>
        <w:tc>
          <w:tcPr>
            <w:tcW w:w="0" w:type="auto"/>
            <w:shd w:val="clear" w:color="auto" w:fill="632423" w:themeFill="accent2" w:themeFillShade="80"/>
          </w:tcPr>
          <w:p w14:paraId="26592D2F" w14:textId="717C730C" w:rsidR="00EC78E8" w:rsidRPr="007562D2" w:rsidDel="002169A1" w:rsidRDefault="00EC78E8">
            <w:pPr>
              <w:rPr>
                <w:del w:id="3571" w:author="Cuenta Microsoft" w:date="2025-09-30T13:41:00Z"/>
                <w:b/>
              </w:rPr>
              <w:pPrChange w:id="3572" w:author="Cuenta Microsoft" w:date="2025-09-30T14:16:00Z">
                <w:pPr>
                  <w:jc w:val="center"/>
                </w:pPr>
              </w:pPrChange>
            </w:pPr>
            <w:del w:id="3573" w:author="Cuenta Microsoft" w:date="2025-09-30T13:41:00Z">
              <w:r w:rsidRPr="007562D2" w:rsidDel="002169A1">
                <w:rPr>
                  <w:b/>
                </w:rPr>
                <w:delText>MAR</w:delText>
              </w:r>
            </w:del>
          </w:p>
        </w:tc>
        <w:tc>
          <w:tcPr>
            <w:tcW w:w="0" w:type="auto"/>
            <w:shd w:val="clear" w:color="auto" w:fill="632423" w:themeFill="accent2" w:themeFillShade="80"/>
          </w:tcPr>
          <w:p w14:paraId="4627282F" w14:textId="6606BF7F" w:rsidR="00EC78E8" w:rsidRPr="007562D2" w:rsidDel="002169A1" w:rsidRDefault="00EC78E8">
            <w:pPr>
              <w:rPr>
                <w:del w:id="3574" w:author="Cuenta Microsoft" w:date="2025-09-30T13:41:00Z"/>
                <w:b/>
              </w:rPr>
              <w:pPrChange w:id="3575" w:author="Cuenta Microsoft" w:date="2025-09-30T14:16:00Z">
                <w:pPr>
                  <w:jc w:val="center"/>
                </w:pPr>
              </w:pPrChange>
            </w:pPr>
            <w:del w:id="3576" w:author="Cuenta Microsoft" w:date="2025-09-30T13:41:00Z">
              <w:r w:rsidRPr="007562D2" w:rsidDel="002169A1">
                <w:rPr>
                  <w:b/>
                </w:rPr>
                <w:delText>ABR</w:delText>
              </w:r>
            </w:del>
          </w:p>
        </w:tc>
        <w:tc>
          <w:tcPr>
            <w:tcW w:w="0" w:type="auto"/>
            <w:shd w:val="clear" w:color="auto" w:fill="632423" w:themeFill="accent2" w:themeFillShade="80"/>
          </w:tcPr>
          <w:p w14:paraId="673D712F" w14:textId="48DAD839" w:rsidR="00EC78E8" w:rsidRPr="007562D2" w:rsidDel="002169A1" w:rsidRDefault="00EC78E8">
            <w:pPr>
              <w:rPr>
                <w:del w:id="3577" w:author="Cuenta Microsoft" w:date="2025-09-30T13:41:00Z"/>
                <w:b/>
              </w:rPr>
              <w:pPrChange w:id="3578" w:author="Cuenta Microsoft" w:date="2025-09-30T14:16:00Z">
                <w:pPr>
                  <w:jc w:val="center"/>
                </w:pPr>
              </w:pPrChange>
            </w:pPr>
            <w:del w:id="3579" w:author="Cuenta Microsoft" w:date="2025-09-30T13:41:00Z">
              <w:r w:rsidRPr="007562D2" w:rsidDel="002169A1">
                <w:rPr>
                  <w:b/>
                </w:rPr>
                <w:delText>MAY</w:delText>
              </w:r>
            </w:del>
          </w:p>
        </w:tc>
        <w:tc>
          <w:tcPr>
            <w:tcW w:w="0" w:type="auto"/>
            <w:shd w:val="clear" w:color="auto" w:fill="632423" w:themeFill="accent2" w:themeFillShade="80"/>
          </w:tcPr>
          <w:p w14:paraId="3B2BF74F" w14:textId="0E973B2D" w:rsidR="00EC78E8" w:rsidRPr="007562D2" w:rsidDel="002169A1" w:rsidRDefault="00EC78E8">
            <w:pPr>
              <w:rPr>
                <w:del w:id="3580" w:author="Cuenta Microsoft" w:date="2025-09-30T13:41:00Z"/>
                <w:b/>
              </w:rPr>
              <w:pPrChange w:id="3581" w:author="Cuenta Microsoft" w:date="2025-09-30T14:16:00Z">
                <w:pPr>
                  <w:jc w:val="center"/>
                </w:pPr>
              </w:pPrChange>
            </w:pPr>
            <w:del w:id="3582" w:author="Cuenta Microsoft" w:date="2025-09-30T13:41:00Z">
              <w:r w:rsidRPr="007562D2" w:rsidDel="002169A1">
                <w:rPr>
                  <w:b/>
                </w:rPr>
                <w:delText>JUN</w:delText>
              </w:r>
            </w:del>
          </w:p>
        </w:tc>
        <w:tc>
          <w:tcPr>
            <w:tcW w:w="0" w:type="auto"/>
            <w:shd w:val="clear" w:color="auto" w:fill="632423" w:themeFill="accent2" w:themeFillShade="80"/>
          </w:tcPr>
          <w:p w14:paraId="20BB665F" w14:textId="77C7085C" w:rsidR="00EC78E8" w:rsidRPr="007562D2" w:rsidDel="002169A1" w:rsidRDefault="00EC78E8">
            <w:pPr>
              <w:rPr>
                <w:del w:id="3583" w:author="Cuenta Microsoft" w:date="2025-09-30T13:41:00Z"/>
                <w:b/>
              </w:rPr>
              <w:pPrChange w:id="3584" w:author="Cuenta Microsoft" w:date="2025-09-30T14:16:00Z">
                <w:pPr>
                  <w:jc w:val="center"/>
                </w:pPr>
              </w:pPrChange>
            </w:pPr>
            <w:del w:id="3585" w:author="Cuenta Microsoft" w:date="2025-09-30T13:41:00Z">
              <w:r w:rsidRPr="007562D2" w:rsidDel="002169A1">
                <w:rPr>
                  <w:b/>
                </w:rPr>
                <w:delText>JUL</w:delText>
              </w:r>
            </w:del>
          </w:p>
        </w:tc>
      </w:tr>
      <w:tr w:rsidR="00896C3E" w:rsidDel="002169A1" w14:paraId="1D7E5106" w14:textId="22C65312" w:rsidTr="001E0908">
        <w:trPr>
          <w:trHeight w:val="1319"/>
          <w:jc w:val="center"/>
          <w:del w:id="3586" w:author="Cuenta Microsoft" w:date="2025-09-30T13:41:00Z"/>
        </w:trPr>
        <w:tc>
          <w:tcPr>
            <w:tcW w:w="3135" w:type="dxa"/>
          </w:tcPr>
          <w:p w14:paraId="1C5C53C6" w14:textId="60B54686" w:rsidR="00EC78E8" w:rsidDel="002169A1" w:rsidRDefault="00EC78E8">
            <w:pPr>
              <w:rPr>
                <w:del w:id="3587" w:author="Cuenta Microsoft" w:date="2025-09-30T13:41:00Z"/>
              </w:rPr>
            </w:pPr>
          </w:p>
          <w:p w14:paraId="1E8193E7" w14:textId="29781678" w:rsidR="00EC78E8" w:rsidDel="002169A1" w:rsidRDefault="00EC78E8">
            <w:pPr>
              <w:rPr>
                <w:del w:id="3588" w:author="Cuenta Microsoft" w:date="2025-09-30T13:41:00Z"/>
              </w:rPr>
            </w:pPr>
            <w:del w:id="3589" w:author="Cuenta Microsoft" w:date="2025-09-30T13:41:00Z">
              <w:r w:rsidDel="002169A1">
                <w:delText>Elaborar un</w:delText>
              </w:r>
              <w:r w:rsidR="00DC15D8" w:rsidDel="002169A1">
                <w:delText xml:space="preserve"> c</w:delText>
              </w:r>
              <w:r w:rsidR="00B0139D" w:rsidDel="002169A1">
                <w:delText>ronograma</w:delText>
              </w:r>
              <w:r w:rsidDel="002169A1">
                <w:delText>.</w:delText>
              </w:r>
            </w:del>
          </w:p>
        </w:tc>
        <w:tc>
          <w:tcPr>
            <w:tcW w:w="0" w:type="auto"/>
          </w:tcPr>
          <w:p w14:paraId="6C13D337" w14:textId="7F02B2E9" w:rsidR="00EC78E8" w:rsidDel="002169A1" w:rsidRDefault="00EC78E8">
            <w:pPr>
              <w:rPr>
                <w:del w:id="3590" w:author="Cuenta Microsoft" w:date="2025-09-30T13:41:00Z"/>
              </w:rPr>
            </w:pPr>
          </w:p>
          <w:p w14:paraId="4F9ADE10" w14:textId="1C96FD7B" w:rsidR="00EC78E8" w:rsidDel="002169A1" w:rsidRDefault="00EC78E8">
            <w:pPr>
              <w:rPr>
                <w:del w:id="3591" w:author="Cuenta Microsoft" w:date="2025-09-30T13:41:00Z"/>
              </w:rPr>
              <w:pPrChange w:id="3592" w:author="Cuenta Microsoft" w:date="2025-09-30T14:16:00Z">
                <w:pPr>
                  <w:jc w:val="center"/>
                </w:pPr>
              </w:pPrChange>
            </w:pPr>
            <w:del w:id="3593" w:author="Cuenta Microsoft" w:date="2025-09-30T13:41:00Z">
              <w:r w:rsidDel="002169A1">
                <w:delText>Director</w:delText>
              </w:r>
            </w:del>
          </w:p>
          <w:p w14:paraId="0345FA09" w14:textId="4567772D" w:rsidR="00896C3E" w:rsidDel="002169A1" w:rsidRDefault="00896C3E">
            <w:pPr>
              <w:rPr>
                <w:del w:id="3594" w:author="Cuenta Microsoft" w:date="2025-09-30T13:41:00Z"/>
              </w:rPr>
              <w:pPrChange w:id="3595" w:author="Cuenta Microsoft" w:date="2025-09-30T14:16:00Z">
                <w:pPr>
                  <w:jc w:val="center"/>
                </w:pPr>
              </w:pPrChange>
            </w:pPr>
            <w:del w:id="3596" w:author="Cuenta Microsoft" w:date="2025-09-30T13:41:00Z">
              <w:r w:rsidDel="002169A1">
                <w:delText xml:space="preserve">Docentes </w:delText>
              </w:r>
            </w:del>
          </w:p>
        </w:tc>
        <w:tc>
          <w:tcPr>
            <w:tcW w:w="0" w:type="auto"/>
            <w:shd w:val="clear" w:color="auto" w:fill="FFFFFF" w:themeFill="background1"/>
          </w:tcPr>
          <w:p w14:paraId="2E95E62A" w14:textId="2D53C95F" w:rsidR="00EC78E8" w:rsidDel="002169A1" w:rsidRDefault="00EC78E8">
            <w:pPr>
              <w:rPr>
                <w:del w:id="3597" w:author="Cuenta Microsoft" w:date="2025-09-30T13:41:00Z"/>
              </w:rPr>
              <w:pPrChange w:id="3598" w:author="Cuenta Microsoft" w:date="2025-09-30T14:16:00Z">
                <w:pPr>
                  <w:jc w:val="center"/>
                </w:pPr>
              </w:pPrChange>
            </w:pPr>
          </w:p>
        </w:tc>
        <w:tc>
          <w:tcPr>
            <w:tcW w:w="0" w:type="auto"/>
            <w:shd w:val="clear" w:color="auto" w:fill="D99594" w:themeFill="accent2" w:themeFillTint="99"/>
          </w:tcPr>
          <w:p w14:paraId="47ABAA42" w14:textId="02611B0E" w:rsidR="00EC78E8" w:rsidDel="002169A1" w:rsidRDefault="00EC78E8">
            <w:pPr>
              <w:rPr>
                <w:del w:id="3599" w:author="Cuenta Microsoft" w:date="2025-09-30T13:41:00Z"/>
              </w:rPr>
              <w:pPrChange w:id="3600" w:author="Cuenta Microsoft" w:date="2025-09-30T14:16:00Z">
                <w:pPr>
                  <w:jc w:val="center"/>
                </w:pPr>
              </w:pPrChange>
            </w:pPr>
          </w:p>
        </w:tc>
        <w:tc>
          <w:tcPr>
            <w:tcW w:w="0" w:type="auto"/>
            <w:shd w:val="clear" w:color="auto" w:fill="FFFFFF" w:themeFill="background1"/>
          </w:tcPr>
          <w:p w14:paraId="1FAF7E05" w14:textId="62579DE2" w:rsidR="00EC78E8" w:rsidDel="002169A1" w:rsidRDefault="00EC78E8">
            <w:pPr>
              <w:rPr>
                <w:del w:id="3601" w:author="Cuenta Microsoft" w:date="2025-09-30T13:41:00Z"/>
              </w:rPr>
              <w:pPrChange w:id="3602" w:author="Cuenta Microsoft" w:date="2025-09-30T14:16:00Z">
                <w:pPr>
                  <w:jc w:val="center"/>
                </w:pPr>
              </w:pPrChange>
            </w:pPr>
          </w:p>
        </w:tc>
        <w:tc>
          <w:tcPr>
            <w:tcW w:w="0" w:type="auto"/>
            <w:shd w:val="clear" w:color="auto" w:fill="FFFFFF" w:themeFill="background1"/>
          </w:tcPr>
          <w:p w14:paraId="2A8249B4" w14:textId="5650D0FA" w:rsidR="00EC78E8" w:rsidDel="002169A1" w:rsidRDefault="00EC78E8">
            <w:pPr>
              <w:rPr>
                <w:del w:id="3603" w:author="Cuenta Microsoft" w:date="2025-09-30T13:41:00Z"/>
              </w:rPr>
              <w:pPrChange w:id="3604" w:author="Cuenta Microsoft" w:date="2025-09-30T14:16:00Z">
                <w:pPr>
                  <w:jc w:val="center"/>
                </w:pPr>
              </w:pPrChange>
            </w:pPr>
          </w:p>
        </w:tc>
        <w:tc>
          <w:tcPr>
            <w:tcW w:w="0" w:type="auto"/>
            <w:shd w:val="clear" w:color="auto" w:fill="FFFFFF" w:themeFill="background1"/>
          </w:tcPr>
          <w:p w14:paraId="63524798" w14:textId="756DEA8C" w:rsidR="00EC78E8" w:rsidDel="002169A1" w:rsidRDefault="00EC78E8">
            <w:pPr>
              <w:rPr>
                <w:del w:id="3605" w:author="Cuenta Microsoft" w:date="2025-09-30T13:41:00Z"/>
              </w:rPr>
              <w:pPrChange w:id="3606" w:author="Cuenta Microsoft" w:date="2025-09-30T14:16:00Z">
                <w:pPr>
                  <w:jc w:val="center"/>
                </w:pPr>
              </w:pPrChange>
            </w:pPr>
          </w:p>
        </w:tc>
        <w:tc>
          <w:tcPr>
            <w:tcW w:w="0" w:type="auto"/>
            <w:shd w:val="clear" w:color="auto" w:fill="FFFFFF" w:themeFill="background1"/>
          </w:tcPr>
          <w:p w14:paraId="66917DD0" w14:textId="14CBF400" w:rsidR="00EC78E8" w:rsidDel="002169A1" w:rsidRDefault="00EC78E8">
            <w:pPr>
              <w:rPr>
                <w:del w:id="3607" w:author="Cuenta Microsoft" w:date="2025-09-30T13:41:00Z"/>
              </w:rPr>
              <w:pPrChange w:id="3608" w:author="Cuenta Microsoft" w:date="2025-09-30T14:16:00Z">
                <w:pPr>
                  <w:jc w:val="center"/>
                </w:pPr>
              </w:pPrChange>
            </w:pPr>
          </w:p>
        </w:tc>
        <w:tc>
          <w:tcPr>
            <w:tcW w:w="0" w:type="auto"/>
            <w:shd w:val="clear" w:color="auto" w:fill="D99594" w:themeFill="accent2" w:themeFillTint="99"/>
          </w:tcPr>
          <w:p w14:paraId="76948E78" w14:textId="6F5C5048" w:rsidR="00EC78E8" w:rsidDel="002169A1" w:rsidRDefault="00EC78E8">
            <w:pPr>
              <w:rPr>
                <w:del w:id="3609" w:author="Cuenta Microsoft" w:date="2025-09-30T13:41:00Z"/>
              </w:rPr>
              <w:pPrChange w:id="3610" w:author="Cuenta Microsoft" w:date="2025-09-30T14:16:00Z">
                <w:pPr>
                  <w:jc w:val="center"/>
                </w:pPr>
              </w:pPrChange>
            </w:pPr>
          </w:p>
        </w:tc>
        <w:tc>
          <w:tcPr>
            <w:tcW w:w="0" w:type="auto"/>
            <w:shd w:val="clear" w:color="auto" w:fill="FFFFFF" w:themeFill="background1"/>
          </w:tcPr>
          <w:p w14:paraId="3C2A7FBD" w14:textId="4380C168" w:rsidR="00EC78E8" w:rsidDel="002169A1" w:rsidRDefault="00EC78E8">
            <w:pPr>
              <w:rPr>
                <w:del w:id="3611" w:author="Cuenta Microsoft" w:date="2025-09-30T13:41:00Z"/>
              </w:rPr>
              <w:pPrChange w:id="3612" w:author="Cuenta Microsoft" w:date="2025-09-30T14:16:00Z">
                <w:pPr>
                  <w:jc w:val="center"/>
                </w:pPr>
              </w:pPrChange>
            </w:pPr>
          </w:p>
        </w:tc>
        <w:tc>
          <w:tcPr>
            <w:tcW w:w="0" w:type="auto"/>
            <w:shd w:val="clear" w:color="auto" w:fill="FFFFFF" w:themeFill="background1"/>
          </w:tcPr>
          <w:p w14:paraId="45735019" w14:textId="3D88984F" w:rsidR="00EC78E8" w:rsidDel="002169A1" w:rsidRDefault="00EC78E8">
            <w:pPr>
              <w:rPr>
                <w:del w:id="3613" w:author="Cuenta Microsoft" w:date="2025-09-30T13:41:00Z"/>
              </w:rPr>
              <w:pPrChange w:id="3614" w:author="Cuenta Microsoft" w:date="2025-09-30T14:16:00Z">
                <w:pPr>
                  <w:jc w:val="center"/>
                </w:pPr>
              </w:pPrChange>
            </w:pPr>
          </w:p>
        </w:tc>
        <w:tc>
          <w:tcPr>
            <w:tcW w:w="0" w:type="auto"/>
            <w:shd w:val="clear" w:color="auto" w:fill="FFFFFF" w:themeFill="background1"/>
          </w:tcPr>
          <w:p w14:paraId="73D4B222" w14:textId="3C47ED42" w:rsidR="00EC78E8" w:rsidDel="002169A1" w:rsidRDefault="00EC78E8">
            <w:pPr>
              <w:rPr>
                <w:del w:id="3615" w:author="Cuenta Microsoft" w:date="2025-09-30T13:41:00Z"/>
              </w:rPr>
              <w:pPrChange w:id="3616" w:author="Cuenta Microsoft" w:date="2025-09-30T14:16:00Z">
                <w:pPr>
                  <w:jc w:val="center"/>
                </w:pPr>
              </w:pPrChange>
            </w:pPr>
          </w:p>
        </w:tc>
        <w:tc>
          <w:tcPr>
            <w:tcW w:w="0" w:type="auto"/>
            <w:shd w:val="clear" w:color="auto" w:fill="FFFFFF" w:themeFill="background1"/>
          </w:tcPr>
          <w:p w14:paraId="41C2C780" w14:textId="2E65DFA9" w:rsidR="00EC78E8" w:rsidDel="002169A1" w:rsidRDefault="00EC78E8">
            <w:pPr>
              <w:rPr>
                <w:del w:id="3617" w:author="Cuenta Microsoft" w:date="2025-09-30T13:41:00Z"/>
              </w:rPr>
              <w:pPrChange w:id="3618" w:author="Cuenta Microsoft" w:date="2025-09-30T14:16:00Z">
                <w:pPr>
                  <w:jc w:val="center"/>
                </w:pPr>
              </w:pPrChange>
            </w:pPr>
          </w:p>
        </w:tc>
        <w:tc>
          <w:tcPr>
            <w:tcW w:w="0" w:type="auto"/>
            <w:shd w:val="clear" w:color="auto" w:fill="FFFFFF" w:themeFill="background1"/>
          </w:tcPr>
          <w:p w14:paraId="686C4ACC" w14:textId="15421257" w:rsidR="00EC78E8" w:rsidDel="002169A1" w:rsidRDefault="00EC78E8">
            <w:pPr>
              <w:rPr>
                <w:del w:id="3619" w:author="Cuenta Microsoft" w:date="2025-09-30T13:41:00Z"/>
              </w:rPr>
              <w:pPrChange w:id="3620" w:author="Cuenta Microsoft" w:date="2025-09-30T14:16:00Z">
                <w:pPr>
                  <w:jc w:val="center"/>
                </w:pPr>
              </w:pPrChange>
            </w:pPr>
          </w:p>
        </w:tc>
      </w:tr>
    </w:tbl>
    <w:p w14:paraId="7AD03F21" w14:textId="2D6DAD9C" w:rsidR="0033082E" w:rsidDel="002169A1" w:rsidRDefault="0033082E">
      <w:pPr>
        <w:rPr>
          <w:del w:id="3621" w:author="Cuenta Microsoft" w:date="2025-09-30T13:41:00Z"/>
        </w:rPr>
      </w:pPr>
    </w:p>
    <w:p w14:paraId="2212C5E8" w14:textId="63AA0BDE" w:rsidR="004F45B5" w:rsidDel="002169A1" w:rsidRDefault="004F45B5">
      <w:pPr>
        <w:rPr>
          <w:del w:id="3622" w:author="Cuenta Microsoft" w:date="2025-09-30T13:41:00Z"/>
        </w:rPr>
      </w:pPr>
    </w:p>
    <w:p w14:paraId="4F33CD6D" w14:textId="41D22202" w:rsidR="0033082E" w:rsidDel="002169A1" w:rsidRDefault="00EC78E8">
      <w:pPr>
        <w:rPr>
          <w:del w:id="3623" w:author="Cuenta Microsoft" w:date="2025-09-30T13:41:00Z"/>
        </w:rPr>
      </w:pPr>
      <w:del w:id="3624" w:author="Cuenta Microsoft" w:date="2025-09-30T13:41:00Z">
        <w:r w:rsidDel="002169A1">
          <w:delText xml:space="preserve">Categoría: </w:delText>
        </w:r>
        <w:r w:rsidRPr="00FC22C4" w:rsidDel="002169A1">
          <w:rPr>
            <w:b/>
          </w:rPr>
          <w:delText>IN</w:delText>
        </w:r>
        <w:r w:rsidR="00A95AFC" w:rsidDel="002169A1">
          <w:rPr>
            <w:b/>
          </w:rPr>
          <w:delText>FRAESTRUCTURA Y EQUIPAMIENTO</w:delText>
        </w:r>
      </w:del>
    </w:p>
    <w:p w14:paraId="115CBD6B" w14:textId="281847ED" w:rsidR="00EC78E8" w:rsidDel="002169A1" w:rsidRDefault="00EA2E98">
      <w:pPr>
        <w:rPr>
          <w:del w:id="3625" w:author="Cuenta Microsoft" w:date="2025-09-30T13:41:00Z"/>
        </w:rPr>
      </w:pPr>
      <w:del w:id="3626" w:author="Cuenta Microsoft" w:date="2025-09-30T13:41:00Z">
        <w:r w:rsidDel="002169A1">
          <w:delText>Línea</w:delText>
        </w:r>
        <w:r w:rsidR="00EC78E8" w:rsidDel="002169A1">
          <w:delText xml:space="preserve"> de acción: Gestionar ante las autoridades educativas la </w:delText>
        </w:r>
        <w:r w:rsidR="00337F6B" w:rsidDel="002169A1">
          <w:delText>adaptación de un e</w:delText>
        </w:r>
        <w:r w:rsidR="007A3FB3" w:rsidDel="002169A1">
          <w:delText xml:space="preserve">spacio para la capacitación de elaboración </w:delText>
        </w:r>
        <w:r w:rsidR="00337F6B" w:rsidDel="002169A1">
          <w:delText>de alimentos</w:delText>
        </w:r>
        <w:r w:rsidDel="002169A1">
          <w:delText>.</w:delText>
        </w:r>
      </w:del>
    </w:p>
    <w:p w14:paraId="2DDB7E26" w14:textId="468C0C9D" w:rsidR="00EA2E98" w:rsidDel="002169A1" w:rsidRDefault="00EA2E98">
      <w:pPr>
        <w:rPr>
          <w:del w:id="3627" w:author="Cuenta Microsoft" w:date="2025-09-30T13:41:00Z"/>
        </w:rPr>
      </w:pPr>
    </w:p>
    <w:tbl>
      <w:tblPr>
        <w:tblStyle w:val="Tablaconcuadrcula"/>
        <w:tblW w:w="13036" w:type="dxa"/>
        <w:jc w:val="center"/>
        <w:tblLook w:val="04A0" w:firstRow="1" w:lastRow="0" w:firstColumn="1" w:lastColumn="0" w:noHBand="0" w:noVBand="1"/>
      </w:tblPr>
      <w:tblGrid>
        <w:gridCol w:w="4207"/>
        <w:gridCol w:w="1523"/>
        <w:gridCol w:w="639"/>
        <w:gridCol w:w="545"/>
        <w:gridCol w:w="591"/>
        <w:gridCol w:w="640"/>
        <w:gridCol w:w="530"/>
        <w:gridCol w:w="576"/>
        <w:gridCol w:w="548"/>
        <w:gridCol w:w="666"/>
        <w:gridCol w:w="597"/>
        <w:gridCol w:w="656"/>
        <w:gridCol w:w="578"/>
        <w:gridCol w:w="740"/>
      </w:tblGrid>
      <w:tr w:rsidR="00EA2E98" w:rsidDel="002169A1" w14:paraId="1FA9B111" w14:textId="28AEF181" w:rsidTr="00D57E0C">
        <w:trPr>
          <w:trHeight w:val="440"/>
          <w:jc w:val="center"/>
          <w:del w:id="3628" w:author="Cuenta Microsoft" w:date="2025-09-30T13:41:00Z"/>
        </w:trPr>
        <w:tc>
          <w:tcPr>
            <w:tcW w:w="4207" w:type="dxa"/>
            <w:vMerge w:val="restart"/>
            <w:shd w:val="clear" w:color="auto" w:fill="632423" w:themeFill="accent2" w:themeFillShade="80"/>
          </w:tcPr>
          <w:p w14:paraId="58834E32" w14:textId="05CCC1C0" w:rsidR="00EA2E98" w:rsidDel="002169A1" w:rsidRDefault="00EA2E98">
            <w:pPr>
              <w:rPr>
                <w:del w:id="3629" w:author="Cuenta Microsoft" w:date="2025-09-30T13:41:00Z"/>
                <w:b/>
              </w:rPr>
              <w:pPrChange w:id="3630" w:author="Cuenta Microsoft" w:date="2025-09-30T14:16:00Z">
                <w:pPr>
                  <w:jc w:val="center"/>
                </w:pPr>
              </w:pPrChange>
            </w:pPr>
          </w:p>
          <w:p w14:paraId="405BBE90" w14:textId="56071BA4" w:rsidR="00EA2E98" w:rsidRPr="007562D2" w:rsidDel="002169A1" w:rsidRDefault="00EA2E98">
            <w:pPr>
              <w:rPr>
                <w:del w:id="3631" w:author="Cuenta Microsoft" w:date="2025-09-30T13:41:00Z"/>
                <w:b/>
              </w:rPr>
              <w:pPrChange w:id="3632" w:author="Cuenta Microsoft" w:date="2025-09-30T14:16:00Z">
                <w:pPr>
                  <w:jc w:val="center"/>
                </w:pPr>
              </w:pPrChange>
            </w:pPr>
            <w:del w:id="3633" w:author="Cuenta Microsoft" w:date="2025-09-30T13:41:00Z">
              <w:r w:rsidRPr="007562D2" w:rsidDel="002169A1">
                <w:rPr>
                  <w:b/>
                </w:rPr>
                <w:delText>ACTIVIDADES</w:delText>
              </w:r>
            </w:del>
          </w:p>
        </w:tc>
        <w:tc>
          <w:tcPr>
            <w:tcW w:w="0" w:type="auto"/>
            <w:vMerge w:val="restart"/>
            <w:shd w:val="clear" w:color="auto" w:fill="632423" w:themeFill="accent2" w:themeFillShade="80"/>
          </w:tcPr>
          <w:p w14:paraId="1AAA7175" w14:textId="69BC4927" w:rsidR="00EA2E98" w:rsidDel="002169A1" w:rsidRDefault="00EA2E98">
            <w:pPr>
              <w:rPr>
                <w:del w:id="3634" w:author="Cuenta Microsoft" w:date="2025-09-30T13:41:00Z"/>
                <w:b/>
              </w:rPr>
              <w:pPrChange w:id="3635" w:author="Cuenta Microsoft" w:date="2025-09-30T14:16:00Z">
                <w:pPr>
                  <w:jc w:val="center"/>
                </w:pPr>
              </w:pPrChange>
            </w:pPr>
          </w:p>
          <w:p w14:paraId="17CF5280" w14:textId="38D24D4D" w:rsidR="00EA2E98" w:rsidRPr="007562D2" w:rsidDel="002169A1" w:rsidRDefault="00EA2E98">
            <w:pPr>
              <w:rPr>
                <w:del w:id="3636" w:author="Cuenta Microsoft" w:date="2025-09-30T13:41:00Z"/>
                <w:b/>
              </w:rPr>
              <w:pPrChange w:id="3637" w:author="Cuenta Microsoft" w:date="2025-09-30T14:16:00Z">
                <w:pPr>
                  <w:jc w:val="center"/>
                </w:pPr>
              </w:pPrChange>
            </w:pPr>
            <w:del w:id="3638" w:author="Cuenta Microsoft" w:date="2025-09-30T13:41:00Z">
              <w:r w:rsidRPr="007562D2" w:rsidDel="002169A1">
                <w:rPr>
                  <w:b/>
                </w:rPr>
                <w:delText>RESPONSABLE</w:delText>
              </w:r>
            </w:del>
          </w:p>
        </w:tc>
        <w:tc>
          <w:tcPr>
            <w:tcW w:w="7306" w:type="dxa"/>
            <w:gridSpan w:val="12"/>
            <w:shd w:val="clear" w:color="auto" w:fill="632423" w:themeFill="accent2" w:themeFillShade="80"/>
          </w:tcPr>
          <w:p w14:paraId="079CA66F" w14:textId="270C94A3" w:rsidR="00EA2E98" w:rsidRPr="007562D2" w:rsidDel="002169A1" w:rsidRDefault="007A3FB3">
            <w:pPr>
              <w:rPr>
                <w:del w:id="3639" w:author="Cuenta Microsoft" w:date="2025-09-30T13:41:00Z"/>
                <w:b/>
              </w:rPr>
              <w:pPrChange w:id="3640" w:author="Cuenta Microsoft" w:date="2025-09-30T14:16:00Z">
                <w:pPr>
                  <w:jc w:val="center"/>
                </w:pPr>
              </w:pPrChange>
            </w:pPr>
            <w:del w:id="3641" w:author="Cuenta Microsoft" w:date="2025-09-30T13:41:00Z">
              <w:r w:rsidDel="002169A1">
                <w:rPr>
                  <w:b/>
                </w:rPr>
                <w:delText>CICLO ESCOLAR 202</w:delText>
              </w:r>
            </w:del>
            <w:ins w:id="3642" w:author="BACHILLERATO GENERAL ALFONSO DE LA MADRID VIDAURRETA" w:date="2025-09-18T23:29:00Z">
              <w:del w:id="3643" w:author="Cuenta Microsoft" w:date="2025-09-30T13:41:00Z">
                <w:r w:rsidR="007A4D70" w:rsidDel="002169A1">
                  <w:rPr>
                    <w:b/>
                  </w:rPr>
                  <w:delText>5</w:delText>
                </w:r>
              </w:del>
            </w:ins>
            <w:del w:id="3644" w:author="Cuenta Microsoft" w:date="2025-09-30T13:41:00Z">
              <w:r w:rsidR="00D57E0C" w:rsidDel="002169A1">
                <w:rPr>
                  <w:b/>
                </w:rPr>
                <w:delText>4</w:delText>
              </w:r>
              <w:r w:rsidDel="002169A1">
                <w:rPr>
                  <w:b/>
                </w:rPr>
                <w:delText xml:space="preserve"> -202</w:delText>
              </w:r>
            </w:del>
            <w:ins w:id="3645" w:author="BACHILLERATO GENERAL ALFONSO DE LA MADRID VIDAURRETA" w:date="2025-09-18T23:28:00Z">
              <w:del w:id="3646" w:author="Cuenta Microsoft" w:date="2025-09-30T13:41:00Z">
                <w:r w:rsidR="007A4D70" w:rsidDel="002169A1">
                  <w:rPr>
                    <w:b/>
                  </w:rPr>
                  <w:delText>6</w:delText>
                </w:r>
              </w:del>
            </w:ins>
            <w:del w:id="3647" w:author="Cuenta Microsoft" w:date="2025-09-30T13:41:00Z">
              <w:r w:rsidR="00D57E0C" w:rsidDel="002169A1">
                <w:rPr>
                  <w:b/>
                </w:rPr>
                <w:delText>5</w:delText>
              </w:r>
            </w:del>
          </w:p>
        </w:tc>
      </w:tr>
      <w:tr w:rsidR="00EA2E98" w:rsidDel="002169A1" w14:paraId="5377058B" w14:textId="639EBFB7" w:rsidTr="00D57E0C">
        <w:trPr>
          <w:trHeight w:val="234"/>
          <w:jc w:val="center"/>
          <w:del w:id="3648" w:author="Cuenta Microsoft" w:date="2025-09-30T13:41:00Z"/>
        </w:trPr>
        <w:tc>
          <w:tcPr>
            <w:tcW w:w="4207" w:type="dxa"/>
            <w:vMerge/>
            <w:shd w:val="clear" w:color="auto" w:fill="632423" w:themeFill="accent2" w:themeFillShade="80"/>
          </w:tcPr>
          <w:p w14:paraId="4BFA8A41" w14:textId="5A73B5DB" w:rsidR="00EA2E98" w:rsidRPr="007562D2" w:rsidDel="002169A1" w:rsidRDefault="00EA2E98">
            <w:pPr>
              <w:rPr>
                <w:del w:id="3649" w:author="Cuenta Microsoft" w:date="2025-09-30T13:41:00Z"/>
                <w:b/>
              </w:rPr>
              <w:pPrChange w:id="3650" w:author="Cuenta Microsoft" w:date="2025-09-30T14:16:00Z">
                <w:pPr>
                  <w:jc w:val="center"/>
                </w:pPr>
              </w:pPrChange>
            </w:pPr>
          </w:p>
        </w:tc>
        <w:tc>
          <w:tcPr>
            <w:tcW w:w="0" w:type="auto"/>
            <w:vMerge/>
            <w:shd w:val="clear" w:color="auto" w:fill="632423" w:themeFill="accent2" w:themeFillShade="80"/>
          </w:tcPr>
          <w:p w14:paraId="6596B87A" w14:textId="24148427" w:rsidR="00EA2E98" w:rsidRPr="007562D2" w:rsidDel="002169A1" w:rsidRDefault="00EA2E98">
            <w:pPr>
              <w:rPr>
                <w:del w:id="3651" w:author="Cuenta Microsoft" w:date="2025-09-30T13:41:00Z"/>
                <w:b/>
              </w:rPr>
              <w:pPrChange w:id="3652" w:author="Cuenta Microsoft" w:date="2025-09-30T14:16:00Z">
                <w:pPr>
                  <w:jc w:val="center"/>
                </w:pPr>
              </w:pPrChange>
            </w:pPr>
          </w:p>
        </w:tc>
        <w:tc>
          <w:tcPr>
            <w:tcW w:w="0" w:type="auto"/>
            <w:shd w:val="clear" w:color="auto" w:fill="632423" w:themeFill="accent2" w:themeFillShade="80"/>
          </w:tcPr>
          <w:p w14:paraId="62300A7E" w14:textId="2930164D" w:rsidR="00EA2E98" w:rsidRPr="007562D2" w:rsidDel="002169A1" w:rsidRDefault="00EA2E98">
            <w:pPr>
              <w:rPr>
                <w:del w:id="3653" w:author="Cuenta Microsoft" w:date="2025-09-30T13:41:00Z"/>
                <w:b/>
              </w:rPr>
              <w:pPrChange w:id="3654" w:author="Cuenta Microsoft" w:date="2025-09-30T14:16:00Z">
                <w:pPr>
                  <w:jc w:val="center"/>
                </w:pPr>
              </w:pPrChange>
            </w:pPr>
            <w:del w:id="3655" w:author="Cuenta Microsoft" w:date="2025-09-30T13:41:00Z">
              <w:r w:rsidRPr="007562D2" w:rsidDel="002169A1">
                <w:rPr>
                  <w:b/>
                </w:rPr>
                <w:delText>AGO</w:delText>
              </w:r>
            </w:del>
          </w:p>
        </w:tc>
        <w:tc>
          <w:tcPr>
            <w:tcW w:w="0" w:type="auto"/>
            <w:shd w:val="clear" w:color="auto" w:fill="632423" w:themeFill="accent2" w:themeFillShade="80"/>
          </w:tcPr>
          <w:p w14:paraId="680F6C5F" w14:textId="518887F1" w:rsidR="00EA2E98" w:rsidRPr="007562D2" w:rsidDel="002169A1" w:rsidRDefault="00EA2E98">
            <w:pPr>
              <w:rPr>
                <w:del w:id="3656" w:author="Cuenta Microsoft" w:date="2025-09-30T13:41:00Z"/>
                <w:b/>
              </w:rPr>
              <w:pPrChange w:id="3657" w:author="Cuenta Microsoft" w:date="2025-09-30T14:16:00Z">
                <w:pPr>
                  <w:jc w:val="center"/>
                </w:pPr>
              </w:pPrChange>
            </w:pPr>
            <w:del w:id="3658" w:author="Cuenta Microsoft" w:date="2025-09-30T13:41:00Z">
              <w:r w:rsidRPr="007562D2" w:rsidDel="002169A1">
                <w:rPr>
                  <w:b/>
                </w:rPr>
                <w:delText>SEP</w:delText>
              </w:r>
            </w:del>
          </w:p>
        </w:tc>
        <w:tc>
          <w:tcPr>
            <w:tcW w:w="0" w:type="auto"/>
            <w:shd w:val="clear" w:color="auto" w:fill="632423" w:themeFill="accent2" w:themeFillShade="80"/>
          </w:tcPr>
          <w:p w14:paraId="32BD683B" w14:textId="4B946F2B" w:rsidR="00EA2E98" w:rsidRPr="007562D2" w:rsidDel="002169A1" w:rsidRDefault="00EA2E98">
            <w:pPr>
              <w:rPr>
                <w:del w:id="3659" w:author="Cuenta Microsoft" w:date="2025-09-30T13:41:00Z"/>
                <w:b/>
              </w:rPr>
              <w:pPrChange w:id="3660" w:author="Cuenta Microsoft" w:date="2025-09-30T14:16:00Z">
                <w:pPr>
                  <w:jc w:val="center"/>
                </w:pPr>
              </w:pPrChange>
            </w:pPr>
            <w:del w:id="3661" w:author="Cuenta Microsoft" w:date="2025-09-30T13:41:00Z">
              <w:r w:rsidRPr="007562D2" w:rsidDel="002169A1">
                <w:rPr>
                  <w:b/>
                </w:rPr>
                <w:delText>OCT</w:delText>
              </w:r>
            </w:del>
          </w:p>
        </w:tc>
        <w:tc>
          <w:tcPr>
            <w:tcW w:w="0" w:type="auto"/>
            <w:shd w:val="clear" w:color="auto" w:fill="632423" w:themeFill="accent2" w:themeFillShade="80"/>
          </w:tcPr>
          <w:p w14:paraId="2754729B" w14:textId="0EDD4E3B" w:rsidR="00EA2E98" w:rsidRPr="007562D2" w:rsidDel="002169A1" w:rsidRDefault="00EA2E98">
            <w:pPr>
              <w:rPr>
                <w:del w:id="3662" w:author="Cuenta Microsoft" w:date="2025-09-30T13:41:00Z"/>
                <w:b/>
              </w:rPr>
              <w:pPrChange w:id="3663" w:author="Cuenta Microsoft" w:date="2025-09-30T14:16:00Z">
                <w:pPr>
                  <w:jc w:val="center"/>
                </w:pPr>
              </w:pPrChange>
            </w:pPr>
            <w:del w:id="3664" w:author="Cuenta Microsoft" w:date="2025-09-30T13:41:00Z">
              <w:r w:rsidRPr="007562D2" w:rsidDel="002169A1">
                <w:rPr>
                  <w:b/>
                </w:rPr>
                <w:delText>NOV</w:delText>
              </w:r>
            </w:del>
          </w:p>
        </w:tc>
        <w:tc>
          <w:tcPr>
            <w:tcW w:w="0" w:type="auto"/>
            <w:shd w:val="clear" w:color="auto" w:fill="632423" w:themeFill="accent2" w:themeFillShade="80"/>
          </w:tcPr>
          <w:p w14:paraId="6DBD6F9C" w14:textId="63A66A06" w:rsidR="00EA2E98" w:rsidRPr="007562D2" w:rsidDel="002169A1" w:rsidRDefault="00EA2E98">
            <w:pPr>
              <w:rPr>
                <w:del w:id="3665" w:author="Cuenta Microsoft" w:date="2025-09-30T13:41:00Z"/>
                <w:b/>
              </w:rPr>
              <w:pPrChange w:id="3666" w:author="Cuenta Microsoft" w:date="2025-09-30T14:16:00Z">
                <w:pPr>
                  <w:jc w:val="center"/>
                </w:pPr>
              </w:pPrChange>
            </w:pPr>
            <w:del w:id="3667" w:author="Cuenta Microsoft" w:date="2025-09-30T13:41:00Z">
              <w:r w:rsidRPr="007562D2" w:rsidDel="002169A1">
                <w:rPr>
                  <w:b/>
                </w:rPr>
                <w:delText>DIC</w:delText>
              </w:r>
            </w:del>
          </w:p>
        </w:tc>
        <w:tc>
          <w:tcPr>
            <w:tcW w:w="0" w:type="auto"/>
            <w:shd w:val="clear" w:color="auto" w:fill="632423" w:themeFill="accent2" w:themeFillShade="80"/>
          </w:tcPr>
          <w:p w14:paraId="176FA292" w14:textId="2B9F72A9" w:rsidR="00EA2E98" w:rsidRPr="007562D2" w:rsidDel="002169A1" w:rsidRDefault="00EA2E98">
            <w:pPr>
              <w:rPr>
                <w:del w:id="3668" w:author="Cuenta Microsoft" w:date="2025-09-30T13:41:00Z"/>
                <w:b/>
              </w:rPr>
              <w:pPrChange w:id="3669" w:author="Cuenta Microsoft" w:date="2025-09-30T14:16:00Z">
                <w:pPr>
                  <w:jc w:val="center"/>
                </w:pPr>
              </w:pPrChange>
            </w:pPr>
            <w:del w:id="3670" w:author="Cuenta Microsoft" w:date="2025-09-30T13:41:00Z">
              <w:r w:rsidRPr="007562D2" w:rsidDel="002169A1">
                <w:rPr>
                  <w:b/>
                </w:rPr>
                <w:delText>ENE</w:delText>
              </w:r>
            </w:del>
          </w:p>
        </w:tc>
        <w:tc>
          <w:tcPr>
            <w:tcW w:w="0" w:type="auto"/>
            <w:shd w:val="clear" w:color="auto" w:fill="632423" w:themeFill="accent2" w:themeFillShade="80"/>
          </w:tcPr>
          <w:p w14:paraId="30BC67EC" w14:textId="2453ABA2" w:rsidR="00EA2E98" w:rsidRPr="007562D2" w:rsidDel="002169A1" w:rsidRDefault="00EA2E98">
            <w:pPr>
              <w:rPr>
                <w:del w:id="3671" w:author="Cuenta Microsoft" w:date="2025-09-30T13:41:00Z"/>
                <w:b/>
              </w:rPr>
              <w:pPrChange w:id="3672" w:author="Cuenta Microsoft" w:date="2025-09-30T14:16:00Z">
                <w:pPr>
                  <w:jc w:val="center"/>
                </w:pPr>
              </w:pPrChange>
            </w:pPr>
            <w:del w:id="3673" w:author="Cuenta Microsoft" w:date="2025-09-30T13:41:00Z">
              <w:r w:rsidRPr="007562D2" w:rsidDel="002169A1">
                <w:rPr>
                  <w:b/>
                </w:rPr>
                <w:delText>FEB</w:delText>
              </w:r>
            </w:del>
          </w:p>
        </w:tc>
        <w:tc>
          <w:tcPr>
            <w:tcW w:w="0" w:type="auto"/>
            <w:shd w:val="clear" w:color="auto" w:fill="632423" w:themeFill="accent2" w:themeFillShade="80"/>
          </w:tcPr>
          <w:p w14:paraId="46EB9B01" w14:textId="5903EA1A" w:rsidR="00EA2E98" w:rsidRPr="007562D2" w:rsidDel="002169A1" w:rsidRDefault="00EA2E98">
            <w:pPr>
              <w:rPr>
                <w:del w:id="3674" w:author="Cuenta Microsoft" w:date="2025-09-30T13:41:00Z"/>
                <w:b/>
              </w:rPr>
              <w:pPrChange w:id="3675" w:author="Cuenta Microsoft" w:date="2025-09-30T14:16:00Z">
                <w:pPr>
                  <w:jc w:val="center"/>
                </w:pPr>
              </w:pPrChange>
            </w:pPr>
            <w:del w:id="3676" w:author="Cuenta Microsoft" w:date="2025-09-30T13:41:00Z">
              <w:r w:rsidRPr="007562D2" w:rsidDel="002169A1">
                <w:rPr>
                  <w:b/>
                </w:rPr>
                <w:delText>MAR</w:delText>
              </w:r>
            </w:del>
          </w:p>
        </w:tc>
        <w:tc>
          <w:tcPr>
            <w:tcW w:w="0" w:type="auto"/>
            <w:shd w:val="clear" w:color="auto" w:fill="632423" w:themeFill="accent2" w:themeFillShade="80"/>
          </w:tcPr>
          <w:p w14:paraId="57A66023" w14:textId="4D8F1A55" w:rsidR="00EA2E98" w:rsidRPr="007562D2" w:rsidDel="002169A1" w:rsidRDefault="00EA2E98">
            <w:pPr>
              <w:rPr>
                <w:del w:id="3677" w:author="Cuenta Microsoft" w:date="2025-09-30T13:41:00Z"/>
                <w:b/>
              </w:rPr>
              <w:pPrChange w:id="3678" w:author="Cuenta Microsoft" w:date="2025-09-30T14:16:00Z">
                <w:pPr>
                  <w:jc w:val="center"/>
                </w:pPr>
              </w:pPrChange>
            </w:pPr>
            <w:del w:id="3679" w:author="Cuenta Microsoft" w:date="2025-09-30T13:41:00Z">
              <w:r w:rsidRPr="007562D2" w:rsidDel="002169A1">
                <w:rPr>
                  <w:b/>
                </w:rPr>
                <w:delText>ABR</w:delText>
              </w:r>
            </w:del>
          </w:p>
        </w:tc>
        <w:tc>
          <w:tcPr>
            <w:tcW w:w="0" w:type="auto"/>
            <w:shd w:val="clear" w:color="auto" w:fill="632423" w:themeFill="accent2" w:themeFillShade="80"/>
          </w:tcPr>
          <w:p w14:paraId="24C2F256" w14:textId="336A53D1" w:rsidR="00EA2E98" w:rsidRPr="007562D2" w:rsidDel="002169A1" w:rsidRDefault="00EA2E98">
            <w:pPr>
              <w:rPr>
                <w:del w:id="3680" w:author="Cuenta Microsoft" w:date="2025-09-30T13:41:00Z"/>
                <w:b/>
              </w:rPr>
              <w:pPrChange w:id="3681" w:author="Cuenta Microsoft" w:date="2025-09-30T14:16:00Z">
                <w:pPr>
                  <w:jc w:val="center"/>
                </w:pPr>
              </w:pPrChange>
            </w:pPr>
            <w:del w:id="3682" w:author="Cuenta Microsoft" w:date="2025-09-30T13:41:00Z">
              <w:r w:rsidRPr="007562D2" w:rsidDel="002169A1">
                <w:rPr>
                  <w:b/>
                </w:rPr>
                <w:delText>MAY</w:delText>
              </w:r>
            </w:del>
          </w:p>
        </w:tc>
        <w:tc>
          <w:tcPr>
            <w:tcW w:w="0" w:type="auto"/>
            <w:shd w:val="clear" w:color="auto" w:fill="632423" w:themeFill="accent2" w:themeFillShade="80"/>
          </w:tcPr>
          <w:p w14:paraId="65D79BFD" w14:textId="504EFDEC" w:rsidR="00EA2E98" w:rsidRPr="007562D2" w:rsidDel="002169A1" w:rsidRDefault="00EA2E98">
            <w:pPr>
              <w:rPr>
                <w:del w:id="3683" w:author="Cuenta Microsoft" w:date="2025-09-30T13:41:00Z"/>
                <w:b/>
              </w:rPr>
              <w:pPrChange w:id="3684" w:author="Cuenta Microsoft" w:date="2025-09-30T14:16:00Z">
                <w:pPr>
                  <w:jc w:val="center"/>
                </w:pPr>
              </w:pPrChange>
            </w:pPr>
            <w:del w:id="3685" w:author="Cuenta Microsoft" w:date="2025-09-30T13:41:00Z">
              <w:r w:rsidRPr="007562D2" w:rsidDel="002169A1">
                <w:rPr>
                  <w:b/>
                </w:rPr>
                <w:delText>JUN</w:delText>
              </w:r>
            </w:del>
          </w:p>
        </w:tc>
        <w:tc>
          <w:tcPr>
            <w:tcW w:w="740" w:type="dxa"/>
            <w:shd w:val="clear" w:color="auto" w:fill="632423" w:themeFill="accent2" w:themeFillShade="80"/>
          </w:tcPr>
          <w:p w14:paraId="1B883572" w14:textId="4631127A" w:rsidR="00EA2E98" w:rsidRPr="007562D2" w:rsidDel="002169A1" w:rsidRDefault="00EA2E98">
            <w:pPr>
              <w:rPr>
                <w:del w:id="3686" w:author="Cuenta Microsoft" w:date="2025-09-30T13:41:00Z"/>
                <w:b/>
              </w:rPr>
              <w:pPrChange w:id="3687" w:author="Cuenta Microsoft" w:date="2025-09-30T14:16:00Z">
                <w:pPr>
                  <w:jc w:val="center"/>
                </w:pPr>
              </w:pPrChange>
            </w:pPr>
            <w:del w:id="3688" w:author="Cuenta Microsoft" w:date="2025-09-30T13:41:00Z">
              <w:r w:rsidRPr="007562D2" w:rsidDel="002169A1">
                <w:rPr>
                  <w:b/>
                </w:rPr>
                <w:delText>JUL</w:delText>
              </w:r>
            </w:del>
          </w:p>
        </w:tc>
      </w:tr>
      <w:tr w:rsidR="00EA2E98" w:rsidDel="002169A1" w14:paraId="72434127" w14:textId="3D150148" w:rsidTr="00D57E0C">
        <w:trPr>
          <w:trHeight w:val="1704"/>
          <w:jc w:val="center"/>
          <w:del w:id="3689" w:author="Cuenta Microsoft" w:date="2025-09-30T13:41:00Z"/>
        </w:trPr>
        <w:tc>
          <w:tcPr>
            <w:tcW w:w="4207" w:type="dxa"/>
          </w:tcPr>
          <w:p w14:paraId="43A06482" w14:textId="4DE5EFE3" w:rsidR="00362215" w:rsidDel="002169A1" w:rsidRDefault="00EA2E98">
            <w:pPr>
              <w:rPr>
                <w:del w:id="3690" w:author="Cuenta Microsoft" w:date="2025-09-30T13:41:00Z"/>
              </w:rPr>
            </w:pPr>
            <w:del w:id="3691" w:author="Cuenta Microsoft" w:date="2025-09-30T13:41:00Z">
              <w:r w:rsidDel="002169A1">
                <w:delText>Solicitar ante la mesa</w:delText>
              </w:r>
              <w:r w:rsidR="00DC15D8" w:rsidDel="002169A1">
                <w:delText xml:space="preserve"> </w:delText>
              </w:r>
              <w:r w:rsidDel="002169A1">
                <w:delText>directiva de padres de</w:delText>
              </w:r>
              <w:r w:rsidR="00DC15D8" w:rsidDel="002169A1">
                <w:delText xml:space="preserve"> </w:delText>
              </w:r>
              <w:r w:rsidDel="002169A1">
                <w:delText xml:space="preserve">familia </w:delText>
              </w:r>
              <w:r w:rsidR="008F3824" w:rsidDel="002169A1">
                <w:delText>la</w:delText>
              </w:r>
              <w:r w:rsidDel="002169A1">
                <w:delText xml:space="preserve"> adaptación</w:delText>
              </w:r>
              <w:r w:rsidR="005A7AA7" w:rsidDel="002169A1">
                <w:delText xml:space="preserve"> </w:delText>
              </w:r>
              <w:r w:rsidR="007A3FB3" w:rsidDel="002169A1">
                <w:delText xml:space="preserve">de </w:delText>
              </w:r>
              <w:r w:rsidR="00362215" w:rsidDel="002169A1">
                <w:delText xml:space="preserve">espacios para la capacitación </w:delText>
              </w:r>
              <w:r w:rsidR="007A3FB3" w:rsidDel="002169A1">
                <w:delText xml:space="preserve">de elaboración </w:delText>
              </w:r>
              <w:r w:rsidR="00362215" w:rsidDel="002169A1">
                <w:delText>de alimentos.</w:delText>
              </w:r>
            </w:del>
          </w:p>
          <w:p w14:paraId="7B3CB68D" w14:textId="0930A385" w:rsidR="00362215" w:rsidDel="002169A1" w:rsidRDefault="00362215">
            <w:pPr>
              <w:rPr>
                <w:del w:id="3692" w:author="Cuenta Microsoft" w:date="2025-09-30T13:41:00Z"/>
              </w:rPr>
            </w:pPr>
          </w:p>
          <w:p w14:paraId="63342B91" w14:textId="29FDE6CE" w:rsidR="00EA2E98" w:rsidDel="002169A1" w:rsidRDefault="00EA2E98">
            <w:pPr>
              <w:rPr>
                <w:del w:id="3693" w:author="Cuenta Microsoft" w:date="2025-09-30T13:41:00Z"/>
              </w:rPr>
              <w:pPrChange w:id="3694" w:author="Cuenta Microsoft" w:date="2025-09-30T14:16:00Z">
                <w:pPr>
                  <w:jc w:val="center"/>
                </w:pPr>
              </w:pPrChange>
            </w:pPr>
          </w:p>
        </w:tc>
        <w:tc>
          <w:tcPr>
            <w:tcW w:w="0" w:type="auto"/>
          </w:tcPr>
          <w:p w14:paraId="63784CB0" w14:textId="0C8C3D3D" w:rsidR="00EA2E98" w:rsidDel="002169A1" w:rsidRDefault="00EA2E98">
            <w:pPr>
              <w:rPr>
                <w:del w:id="3695" w:author="Cuenta Microsoft" w:date="2025-09-30T13:41:00Z"/>
              </w:rPr>
              <w:pPrChange w:id="3696" w:author="Cuenta Microsoft" w:date="2025-09-30T14:16:00Z">
                <w:pPr>
                  <w:jc w:val="center"/>
                </w:pPr>
              </w:pPrChange>
            </w:pPr>
          </w:p>
          <w:p w14:paraId="1922F52D" w14:textId="7B15FCD0" w:rsidR="00EA2E98" w:rsidDel="002169A1" w:rsidRDefault="00EA2E98">
            <w:pPr>
              <w:rPr>
                <w:del w:id="3697" w:author="Cuenta Microsoft" w:date="2025-09-30T13:41:00Z"/>
              </w:rPr>
              <w:pPrChange w:id="3698" w:author="Cuenta Microsoft" w:date="2025-09-30T14:16:00Z">
                <w:pPr>
                  <w:jc w:val="center"/>
                </w:pPr>
              </w:pPrChange>
            </w:pPr>
          </w:p>
          <w:p w14:paraId="6D246EC6" w14:textId="1590A57C" w:rsidR="00EA2E98" w:rsidDel="002169A1" w:rsidRDefault="00EA2E98">
            <w:pPr>
              <w:rPr>
                <w:del w:id="3699" w:author="Cuenta Microsoft" w:date="2025-09-30T13:41:00Z"/>
              </w:rPr>
              <w:pPrChange w:id="3700" w:author="Cuenta Microsoft" w:date="2025-09-30T14:16:00Z">
                <w:pPr>
                  <w:jc w:val="center"/>
                </w:pPr>
              </w:pPrChange>
            </w:pPr>
          </w:p>
          <w:p w14:paraId="29BAA14F" w14:textId="70427C50" w:rsidR="00EA2E98" w:rsidDel="002169A1" w:rsidRDefault="00EA2E98">
            <w:pPr>
              <w:rPr>
                <w:del w:id="3701" w:author="Cuenta Microsoft" w:date="2025-09-30T13:41:00Z"/>
              </w:rPr>
              <w:pPrChange w:id="3702" w:author="Cuenta Microsoft" w:date="2025-09-30T14:16:00Z">
                <w:pPr>
                  <w:jc w:val="center"/>
                </w:pPr>
              </w:pPrChange>
            </w:pPr>
            <w:del w:id="3703" w:author="Cuenta Microsoft" w:date="2025-09-30T13:41:00Z">
              <w:r w:rsidDel="002169A1">
                <w:delText>Director</w:delText>
              </w:r>
            </w:del>
          </w:p>
        </w:tc>
        <w:tc>
          <w:tcPr>
            <w:tcW w:w="0" w:type="auto"/>
            <w:shd w:val="clear" w:color="auto" w:fill="FF0000"/>
          </w:tcPr>
          <w:p w14:paraId="77CB2571" w14:textId="41A7EAD8" w:rsidR="00EA2E98" w:rsidDel="002169A1" w:rsidRDefault="00EA2E98">
            <w:pPr>
              <w:rPr>
                <w:del w:id="3704" w:author="Cuenta Microsoft" w:date="2025-09-30T13:41:00Z"/>
              </w:rPr>
              <w:pPrChange w:id="3705" w:author="Cuenta Microsoft" w:date="2025-09-30T14:16:00Z">
                <w:pPr>
                  <w:jc w:val="center"/>
                </w:pPr>
              </w:pPrChange>
            </w:pPr>
          </w:p>
        </w:tc>
        <w:tc>
          <w:tcPr>
            <w:tcW w:w="0" w:type="auto"/>
            <w:shd w:val="clear" w:color="auto" w:fill="FF0000"/>
          </w:tcPr>
          <w:p w14:paraId="476866C6" w14:textId="61E93BF4" w:rsidR="00EA2E98" w:rsidDel="002169A1" w:rsidRDefault="00EA2E98">
            <w:pPr>
              <w:rPr>
                <w:del w:id="3706" w:author="Cuenta Microsoft" w:date="2025-09-30T13:41:00Z"/>
              </w:rPr>
              <w:pPrChange w:id="3707" w:author="Cuenta Microsoft" w:date="2025-09-30T14:16:00Z">
                <w:pPr>
                  <w:jc w:val="center"/>
                </w:pPr>
              </w:pPrChange>
            </w:pPr>
          </w:p>
        </w:tc>
        <w:tc>
          <w:tcPr>
            <w:tcW w:w="0" w:type="auto"/>
            <w:shd w:val="clear" w:color="auto" w:fill="FFFFFF" w:themeFill="background1"/>
          </w:tcPr>
          <w:p w14:paraId="0B3B8430" w14:textId="4BADF787" w:rsidR="00EA2E98" w:rsidDel="002169A1" w:rsidRDefault="00EA2E98">
            <w:pPr>
              <w:rPr>
                <w:del w:id="3708" w:author="Cuenta Microsoft" w:date="2025-09-30T13:41:00Z"/>
              </w:rPr>
              <w:pPrChange w:id="3709" w:author="Cuenta Microsoft" w:date="2025-09-30T14:16:00Z">
                <w:pPr>
                  <w:jc w:val="center"/>
                </w:pPr>
              </w:pPrChange>
            </w:pPr>
          </w:p>
        </w:tc>
        <w:tc>
          <w:tcPr>
            <w:tcW w:w="0" w:type="auto"/>
            <w:shd w:val="clear" w:color="auto" w:fill="FFFFFF" w:themeFill="background1"/>
          </w:tcPr>
          <w:p w14:paraId="054AD924" w14:textId="6BFDC17E" w:rsidR="00EA2E98" w:rsidDel="002169A1" w:rsidRDefault="00EA2E98">
            <w:pPr>
              <w:rPr>
                <w:del w:id="3710" w:author="Cuenta Microsoft" w:date="2025-09-30T13:41:00Z"/>
              </w:rPr>
              <w:pPrChange w:id="3711" w:author="Cuenta Microsoft" w:date="2025-09-30T14:16:00Z">
                <w:pPr>
                  <w:jc w:val="center"/>
                </w:pPr>
              </w:pPrChange>
            </w:pPr>
          </w:p>
        </w:tc>
        <w:tc>
          <w:tcPr>
            <w:tcW w:w="0" w:type="auto"/>
            <w:shd w:val="clear" w:color="auto" w:fill="FFFFFF" w:themeFill="background1"/>
          </w:tcPr>
          <w:p w14:paraId="2378FA4B" w14:textId="00F4FB9C" w:rsidR="00EA2E98" w:rsidDel="002169A1" w:rsidRDefault="00EA2E98">
            <w:pPr>
              <w:rPr>
                <w:del w:id="3712" w:author="Cuenta Microsoft" w:date="2025-09-30T13:41:00Z"/>
              </w:rPr>
              <w:pPrChange w:id="3713" w:author="Cuenta Microsoft" w:date="2025-09-30T14:16:00Z">
                <w:pPr>
                  <w:jc w:val="center"/>
                </w:pPr>
              </w:pPrChange>
            </w:pPr>
          </w:p>
        </w:tc>
        <w:tc>
          <w:tcPr>
            <w:tcW w:w="0" w:type="auto"/>
            <w:shd w:val="clear" w:color="auto" w:fill="FFFFFF" w:themeFill="background1"/>
          </w:tcPr>
          <w:p w14:paraId="7326DC45" w14:textId="51653476" w:rsidR="00EA2E98" w:rsidDel="002169A1" w:rsidRDefault="00EA2E98">
            <w:pPr>
              <w:rPr>
                <w:del w:id="3714" w:author="Cuenta Microsoft" w:date="2025-09-30T13:41:00Z"/>
              </w:rPr>
              <w:pPrChange w:id="3715" w:author="Cuenta Microsoft" w:date="2025-09-30T14:16:00Z">
                <w:pPr>
                  <w:jc w:val="center"/>
                </w:pPr>
              </w:pPrChange>
            </w:pPr>
          </w:p>
        </w:tc>
        <w:tc>
          <w:tcPr>
            <w:tcW w:w="0" w:type="auto"/>
            <w:shd w:val="clear" w:color="auto" w:fill="FFFFFF" w:themeFill="background1"/>
          </w:tcPr>
          <w:p w14:paraId="34DD38C8" w14:textId="329A73D4" w:rsidR="00EA2E98" w:rsidDel="002169A1" w:rsidRDefault="00EA2E98">
            <w:pPr>
              <w:rPr>
                <w:del w:id="3716" w:author="Cuenta Microsoft" w:date="2025-09-30T13:41:00Z"/>
              </w:rPr>
              <w:pPrChange w:id="3717" w:author="Cuenta Microsoft" w:date="2025-09-30T14:16:00Z">
                <w:pPr>
                  <w:jc w:val="center"/>
                </w:pPr>
              </w:pPrChange>
            </w:pPr>
          </w:p>
        </w:tc>
        <w:tc>
          <w:tcPr>
            <w:tcW w:w="0" w:type="auto"/>
            <w:shd w:val="clear" w:color="auto" w:fill="FFFFFF" w:themeFill="background1"/>
          </w:tcPr>
          <w:p w14:paraId="25D811EC" w14:textId="6A5A4C9A" w:rsidR="00EA2E98" w:rsidDel="002169A1" w:rsidRDefault="00EA2E98">
            <w:pPr>
              <w:rPr>
                <w:del w:id="3718" w:author="Cuenta Microsoft" w:date="2025-09-30T13:41:00Z"/>
              </w:rPr>
              <w:pPrChange w:id="3719" w:author="Cuenta Microsoft" w:date="2025-09-30T14:16:00Z">
                <w:pPr>
                  <w:jc w:val="center"/>
                </w:pPr>
              </w:pPrChange>
            </w:pPr>
          </w:p>
        </w:tc>
        <w:tc>
          <w:tcPr>
            <w:tcW w:w="0" w:type="auto"/>
            <w:shd w:val="clear" w:color="auto" w:fill="FFFFFF" w:themeFill="background1"/>
          </w:tcPr>
          <w:p w14:paraId="6D34463A" w14:textId="25399FD1" w:rsidR="00EA2E98" w:rsidDel="002169A1" w:rsidRDefault="00EA2E98">
            <w:pPr>
              <w:rPr>
                <w:del w:id="3720" w:author="Cuenta Microsoft" w:date="2025-09-30T13:41:00Z"/>
              </w:rPr>
              <w:pPrChange w:id="3721" w:author="Cuenta Microsoft" w:date="2025-09-30T14:16:00Z">
                <w:pPr>
                  <w:jc w:val="center"/>
                </w:pPr>
              </w:pPrChange>
            </w:pPr>
          </w:p>
        </w:tc>
        <w:tc>
          <w:tcPr>
            <w:tcW w:w="0" w:type="auto"/>
            <w:shd w:val="clear" w:color="auto" w:fill="FFFFFF" w:themeFill="background1"/>
          </w:tcPr>
          <w:p w14:paraId="09770174" w14:textId="2EB4CFAC" w:rsidR="00EA2E98" w:rsidDel="002169A1" w:rsidRDefault="00EA2E98">
            <w:pPr>
              <w:rPr>
                <w:del w:id="3722" w:author="Cuenta Microsoft" w:date="2025-09-30T13:41:00Z"/>
              </w:rPr>
              <w:pPrChange w:id="3723" w:author="Cuenta Microsoft" w:date="2025-09-30T14:16:00Z">
                <w:pPr>
                  <w:jc w:val="center"/>
                </w:pPr>
              </w:pPrChange>
            </w:pPr>
          </w:p>
        </w:tc>
        <w:tc>
          <w:tcPr>
            <w:tcW w:w="0" w:type="auto"/>
            <w:shd w:val="clear" w:color="auto" w:fill="FFFFFF" w:themeFill="background1"/>
          </w:tcPr>
          <w:p w14:paraId="357F85A6" w14:textId="698FBC8B" w:rsidR="00EA2E98" w:rsidDel="002169A1" w:rsidRDefault="00EA2E98">
            <w:pPr>
              <w:rPr>
                <w:del w:id="3724" w:author="Cuenta Microsoft" w:date="2025-09-30T13:41:00Z"/>
              </w:rPr>
              <w:pPrChange w:id="3725" w:author="Cuenta Microsoft" w:date="2025-09-30T14:16:00Z">
                <w:pPr>
                  <w:jc w:val="center"/>
                </w:pPr>
              </w:pPrChange>
            </w:pPr>
          </w:p>
        </w:tc>
        <w:tc>
          <w:tcPr>
            <w:tcW w:w="740" w:type="dxa"/>
            <w:shd w:val="clear" w:color="auto" w:fill="FFFFFF" w:themeFill="background1"/>
          </w:tcPr>
          <w:p w14:paraId="78370838" w14:textId="4A411024" w:rsidR="00EA2E98" w:rsidDel="002169A1" w:rsidRDefault="00EA2E98">
            <w:pPr>
              <w:rPr>
                <w:del w:id="3726" w:author="Cuenta Microsoft" w:date="2025-09-30T13:41:00Z"/>
              </w:rPr>
              <w:pPrChange w:id="3727" w:author="Cuenta Microsoft" w:date="2025-09-30T14:16:00Z">
                <w:pPr>
                  <w:jc w:val="center"/>
                </w:pPr>
              </w:pPrChange>
            </w:pPr>
          </w:p>
        </w:tc>
      </w:tr>
    </w:tbl>
    <w:p w14:paraId="19277C44" w14:textId="69DEF694" w:rsidR="0033082E" w:rsidDel="002169A1" w:rsidRDefault="0033082E">
      <w:pPr>
        <w:rPr>
          <w:del w:id="3728" w:author="Cuenta Microsoft" w:date="2025-09-30T13:41:00Z"/>
        </w:rPr>
      </w:pPr>
    </w:p>
    <w:p w14:paraId="33254919" w14:textId="29A67A49" w:rsidR="00AC1D21" w:rsidDel="002169A1" w:rsidRDefault="00AC1D21">
      <w:pPr>
        <w:rPr>
          <w:del w:id="3729" w:author="Cuenta Microsoft" w:date="2025-09-30T13:41:00Z"/>
        </w:rPr>
      </w:pPr>
    </w:p>
    <w:p w14:paraId="0DFE0C62" w14:textId="72AE1949" w:rsidR="00AC1D21" w:rsidDel="002169A1" w:rsidRDefault="00AC1D21">
      <w:pPr>
        <w:rPr>
          <w:del w:id="3730" w:author="Cuenta Microsoft" w:date="2025-09-30T13:41:00Z"/>
        </w:rPr>
      </w:pPr>
    </w:p>
    <w:p w14:paraId="4518A4AC" w14:textId="05E66593" w:rsidR="00A95AFC" w:rsidDel="002169A1" w:rsidRDefault="00A95AFC">
      <w:pPr>
        <w:rPr>
          <w:del w:id="3731" w:author="Cuenta Microsoft" w:date="2025-09-30T13:41:00Z"/>
        </w:rPr>
        <w:pPrChange w:id="3732" w:author="Cuenta Microsoft" w:date="2025-09-30T14:16:00Z">
          <w:pPr>
            <w:spacing w:line="240" w:lineRule="auto"/>
          </w:pPr>
        </w:pPrChange>
      </w:pPr>
      <w:del w:id="3733" w:author="Cuenta Microsoft" w:date="2025-09-30T13:41:00Z">
        <w:r w:rsidDel="002169A1">
          <w:delText xml:space="preserve">Categoría: </w:delText>
        </w:r>
        <w:r w:rsidRPr="00FC22C4" w:rsidDel="002169A1">
          <w:rPr>
            <w:b/>
          </w:rPr>
          <w:delText>IN</w:delText>
        </w:r>
        <w:r w:rsidDel="002169A1">
          <w:rPr>
            <w:b/>
          </w:rPr>
          <w:delText>FRAESTRUCTURA Y EQUIPAMIENTO</w:delText>
        </w:r>
      </w:del>
    </w:p>
    <w:p w14:paraId="51C4CDF3" w14:textId="31F89E44" w:rsidR="00A95AFC" w:rsidDel="002169A1" w:rsidRDefault="00A95AFC">
      <w:pPr>
        <w:rPr>
          <w:del w:id="3734" w:author="Cuenta Microsoft" w:date="2025-09-30T13:41:00Z"/>
          <w:bCs/>
        </w:rPr>
        <w:pPrChange w:id="3735" w:author="Cuenta Microsoft" w:date="2025-09-30T14:16:00Z">
          <w:pPr>
            <w:spacing w:line="240" w:lineRule="auto"/>
          </w:pPr>
        </w:pPrChange>
      </w:pPr>
      <w:del w:id="3736" w:author="Cuenta Microsoft" w:date="2025-09-30T13:41:00Z">
        <w:r w:rsidRPr="00A95AFC" w:rsidDel="002169A1">
          <w:rPr>
            <w:bCs/>
          </w:rPr>
          <w:delText xml:space="preserve">Línea de acción: programa de mejora y desarrollo </w:delText>
        </w:r>
      </w:del>
    </w:p>
    <w:p w14:paraId="468A1A33" w14:textId="09AB0C9A" w:rsidR="00A95AFC" w:rsidDel="002169A1" w:rsidRDefault="00A95AFC">
      <w:pPr>
        <w:rPr>
          <w:del w:id="3737" w:author="Cuenta Microsoft" w:date="2025-09-30T13:41:00Z"/>
        </w:rPr>
      </w:pPr>
      <w:del w:id="3738" w:author="Cuenta Microsoft" w:date="2025-09-30T13:41:00Z">
        <w:r w:rsidRPr="001F25C9" w:rsidDel="002169A1">
          <w:rPr>
            <w:b/>
            <w:sz w:val="32"/>
            <w:szCs w:val="32"/>
          </w:rPr>
          <w:delText>RECURSOS</w:delText>
        </w:r>
      </w:del>
    </w:p>
    <w:tbl>
      <w:tblPr>
        <w:tblStyle w:val="Tablaconcuadrcula"/>
        <w:tblW w:w="13426" w:type="dxa"/>
        <w:jc w:val="center"/>
        <w:tblLook w:val="04A0" w:firstRow="1" w:lastRow="0" w:firstColumn="1" w:lastColumn="0" w:noHBand="0" w:noVBand="1"/>
      </w:tblPr>
      <w:tblGrid>
        <w:gridCol w:w="4300"/>
        <w:gridCol w:w="1444"/>
        <w:gridCol w:w="1532"/>
        <w:gridCol w:w="4424"/>
        <w:gridCol w:w="1726"/>
      </w:tblGrid>
      <w:tr w:rsidR="00A95AFC" w:rsidRPr="00944B76" w:rsidDel="002169A1" w14:paraId="395E8F71" w14:textId="3A4C8EF5" w:rsidTr="00C363E7">
        <w:trPr>
          <w:trHeight w:val="915"/>
          <w:jc w:val="center"/>
          <w:del w:id="3739" w:author="Cuenta Microsoft" w:date="2025-09-30T13:41:00Z"/>
        </w:trPr>
        <w:tc>
          <w:tcPr>
            <w:tcW w:w="0" w:type="auto"/>
            <w:shd w:val="clear" w:color="auto" w:fill="632423" w:themeFill="accent2" w:themeFillShade="80"/>
          </w:tcPr>
          <w:p w14:paraId="3B1BFD2E" w14:textId="1A083553" w:rsidR="00A95AFC" w:rsidRPr="001248A8" w:rsidDel="002169A1" w:rsidRDefault="00A95AFC">
            <w:pPr>
              <w:rPr>
                <w:del w:id="3740" w:author="Cuenta Microsoft" w:date="2025-09-30T13:41:00Z"/>
                <w:b/>
                <w:color w:val="FFFFFF" w:themeColor="background1"/>
              </w:rPr>
              <w:pPrChange w:id="3741" w:author="Cuenta Microsoft" w:date="2025-09-30T14:16:00Z">
                <w:pPr>
                  <w:jc w:val="center"/>
                </w:pPr>
              </w:pPrChange>
            </w:pPr>
            <w:del w:id="3742" w:author="Cuenta Microsoft" w:date="2025-09-30T13:41:00Z">
              <w:r w:rsidRPr="001248A8" w:rsidDel="002169A1">
                <w:rPr>
                  <w:b/>
                  <w:color w:val="FFFFFF" w:themeColor="background1"/>
                </w:rPr>
                <w:delText>RECUROS</w:delText>
              </w:r>
            </w:del>
          </w:p>
          <w:p w14:paraId="3BCCA1B5" w14:textId="381FA7C5" w:rsidR="00A95AFC" w:rsidRPr="001248A8" w:rsidDel="002169A1" w:rsidRDefault="00A95AFC">
            <w:pPr>
              <w:rPr>
                <w:del w:id="3743" w:author="Cuenta Microsoft" w:date="2025-09-30T13:41:00Z"/>
                <w:b/>
                <w:color w:val="FFFFFF" w:themeColor="background1"/>
              </w:rPr>
              <w:pPrChange w:id="3744" w:author="Cuenta Microsoft" w:date="2025-09-30T14:16:00Z">
                <w:pPr>
                  <w:jc w:val="center"/>
                </w:pPr>
              </w:pPrChange>
            </w:pPr>
            <w:del w:id="3745" w:author="Cuenta Microsoft" w:date="2025-09-30T13:41:00Z">
              <w:r w:rsidRPr="001248A8" w:rsidDel="002169A1">
                <w:rPr>
                  <w:b/>
                  <w:color w:val="FFFFFF" w:themeColor="background1"/>
                </w:rPr>
                <w:delText>HUMANOS</w:delText>
              </w:r>
            </w:del>
          </w:p>
        </w:tc>
        <w:tc>
          <w:tcPr>
            <w:tcW w:w="0" w:type="auto"/>
            <w:shd w:val="clear" w:color="auto" w:fill="632423" w:themeFill="accent2" w:themeFillShade="80"/>
          </w:tcPr>
          <w:p w14:paraId="346467FC" w14:textId="4939468D" w:rsidR="00A95AFC" w:rsidRPr="001248A8" w:rsidDel="002169A1" w:rsidRDefault="00A95AFC">
            <w:pPr>
              <w:rPr>
                <w:del w:id="3746" w:author="Cuenta Microsoft" w:date="2025-09-30T13:41:00Z"/>
                <w:b/>
                <w:color w:val="FFFFFF" w:themeColor="background1"/>
              </w:rPr>
              <w:pPrChange w:id="3747" w:author="Cuenta Microsoft" w:date="2025-09-30T14:16:00Z">
                <w:pPr>
                  <w:jc w:val="center"/>
                </w:pPr>
              </w:pPrChange>
            </w:pPr>
            <w:del w:id="3748" w:author="Cuenta Microsoft" w:date="2025-09-30T13:41:00Z">
              <w:r w:rsidRPr="001248A8" w:rsidDel="002169A1">
                <w:rPr>
                  <w:b/>
                  <w:color w:val="FFFFFF" w:themeColor="background1"/>
                </w:rPr>
                <w:delText>CANTIDAD Y/O</w:delText>
              </w:r>
            </w:del>
          </w:p>
          <w:p w14:paraId="0AF5F01D" w14:textId="03383203" w:rsidR="00A95AFC" w:rsidRPr="001248A8" w:rsidDel="002169A1" w:rsidRDefault="00A95AFC">
            <w:pPr>
              <w:rPr>
                <w:del w:id="3749" w:author="Cuenta Microsoft" w:date="2025-09-30T13:41:00Z"/>
                <w:b/>
                <w:color w:val="FFFFFF" w:themeColor="background1"/>
              </w:rPr>
              <w:pPrChange w:id="3750" w:author="Cuenta Microsoft" w:date="2025-09-30T14:16:00Z">
                <w:pPr>
                  <w:jc w:val="center"/>
                </w:pPr>
              </w:pPrChange>
            </w:pPr>
            <w:del w:id="3751" w:author="Cuenta Microsoft" w:date="2025-09-30T13:41:00Z">
              <w:r w:rsidRPr="001248A8" w:rsidDel="002169A1">
                <w:rPr>
                  <w:b/>
                  <w:color w:val="FFFFFF" w:themeColor="background1"/>
                </w:rPr>
                <w:delText>VOLUMEN</w:delText>
              </w:r>
            </w:del>
          </w:p>
        </w:tc>
        <w:tc>
          <w:tcPr>
            <w:tcW w:w="0" w:type="auto"/>
            <w:shd w:val="clear" w:color="auto" w:fill="632423" w:themeFill="accent2" w:themeFillShade="80"/>
          </w:tcPr>
          <w:p w14:paraId="1809398B" w14:textId="363D2957" w:rsidR="00A95AFC" w:rsidRPr="001248A8" w:rsidDel="002169A1" w:rsidRDefault="00A95AFC">
            <w:pPr>
              <w:rPr>
                <w:del w:id="3752" w:author="Cuenta Microsoft" w:date="2025-09-30T13:41:00Z"/>
                <w:b/>
                <w:color w:val="FFFFFF" w:themeColor="background1"/>
              </w:rPr>
              <w:pPrChange w:id="3753" w:author="Cuenta Microsoft" w:date="2025-09-30T14:16:00Z">
                <w:pPr>
                  <w:jc w:val="center"/>
                </w:pPr>
              </w:pPrChange>
            </w:pPr>
            <w:del w:id="3754" w:author="Cuenta Microsoft" w:date="2025-09-30T13:41:00Z">
              <w:r w:rsidRPr="001248A8" w:rsidDel="002169A1">
                <w:rPr>
                  <w:b/>
                  <w:color w:val="FFFFFF" w:themeColor="background1"/>
                </w:rPr>
                <w:delText>COSTO</w:delText>
              </w:r>
            </w:del>
          </w:p>
          <w:p w14:paraId="34F13508" w14:textId="1E569C8A" w:rsidR="00A95AFC" w:rsidRPr="001248A8" w:rsidDel="002169A1" w:rsidRDefault="00A95AFC">
            <w:pPr>
              <w:rPr>
                <w:del w:id="3755" w:author="Cuenta Microsoft" w:date="2025-09-30T13:41:00Z"/>
                <w:b/>
                <w:color w:val="FFFFFF" w:themeColor="background1"/>
              </w:rPr>
              <w:pPrChange w:id="3756" w:author="Cuenta Microsoft" w:date="2025-09-30T14:16:00Z">
                <w:pPr>
                  <w:jc w:val="center"/>
                </w:pPr>
              </w:pPrChange>
            </w:pPr>
            <w:del w:id="3757" w:author="Cuenta Microsoft" w:date="2025-09-30T13:41:00Z">
              <w:r w:rsidRPr="001248A8" w:rsidDel="002169A1">
                <w:rPr>
                  <w:b/>
                  <w:color w:val="FFFFFF" w:themeColor="background1"/>
                </w:rPr>
                <w:delText>APROXIMADO</w:delText>
              </w:r>
            </w:del>
          </w:p>
        </w:tc>
        <w:tc>
          <w:tcPr>
            <w:tcW w:w="0" w:type="auto"/>
            <w:shd w:val="clear" w:color="auto" w:fill="632423" w:themeFill="accent2" w:themeFillShade="80"/>
          </w:tcPr>
          <w:p w14:paraId="248C3BD7" w14:textId="12C2A0BE" w:rsidR="00A95AFC" w:rsidRPr="001248A8" w:rsidDel="002169A1" w:rsidRDefault="00A95AFC">
            <w:pPr>
              <w:rPr>
                <w:del w:id="3758" w:author="Cuenta Microsoft" w:date="2025-09-30T13:41:00Z"/>
                <w:b/>
                <w:color w:val="FFFFFF" w:themeColor="background1"/>
              </w:rPr>
              <w:pPrChange w:id="3759" w:author="Cuenta Microsoft" w:date="2025-09-30T14:16:00Z">
                <w:pPr>
                  <w:jc w:val="center"/>
                </w:pPr>
              </w:pPrChange>
            </w:pPr>
            <w:del w:id="3760" w:author="Cuenta Microsoft" w:date="2025-09-30T13:41:00Z">
              <w:r w:rsidRPr="001248A8" w:rsidDel="002169A1">
                <w:rPr>
                  <w:b/>
                  <w:color w:val="FFFFFF" w:themeColor="background1"/>
                </w:rPr>
                <w:delText>CARACTERISTICAS</w:delText>
              </w:r>
            </w:del>
          </w:p>
          <w:p w14:paraId="32E068F8" w14:textId="61951046" w:rsidR="00A95AFC" w:rsidRPr="001248A8" w:rsidDel="002169A1" w:rsidRDefault="00A95AFC">
            <w:pPr>
              <w:rPr>
                <w:del w:id="3761" w:author="Cuenta Microsoft" w:date="2025-09-30T13:41:00Z"/>
                <w:b/>
                <w:color w:val="FFFFFF" w:themeColor="background1"/>
              </w:rPr>
              <w:pPrChange w:id="3762" w:author="Cuenta Microsoft" w:date="2025-09-30T14:16:00Z">
                <w:pPr>
                  <w:jc w:val="center"/>
                </w:pPr>
              </w:pPrChange>
            </w:pPr>
            <w:del w:id="3763" w:author="Cuenta Microsoft" w:date="2025-09-30T13:41:00Z">
              <w:r w:rsidRPr="001248A8" w:rsidDel="002169A1">
                <w:rPr>
                  <w:b/>
                  <w:color w:val="FFFFFF" w:themeColor="background1"/>
                </w:rPr>
                <w:delText>ESPECIFICAS</w:delText>
              </w:r>
            </w:del>
          </w:p>
        </w:tc>
        <w:tc>
          <w:tcPr>
            <w:tcW w:w="0" w:type="auto"/>
            <w:shd w:val="clear" w:color="auto" w:fill="632423" w:themeFill="accent2" w:themeFillShade="80"/>
          </w:tcPr>
          <w:p w14:paraId="6627BEF8" w14:textId="04F08CC2" w:rsidR="00A95AFC" w:rsidRPr="001248A8" w:rsidDel="002169A1" w:rsidRDefault="00A95AFC">
            <w:pPr>
              <w:rPr>
                <w:del w:id="3764" w:author="Cuenta Microsoft" w:date="2025-09-30T13:41:00Z"/>
                <w:b/>
                <w:color w:val="FFFFFF" w:themeColor="background1"/>
              </w:rPr>
              <w:pPrChange w:id="3765" w:author="Cuenta Microsoft" w:date="2025-09-30T14:16:00Z">
                <w:pPr>
                  <w:jc w:val="center"/>
                </w:pPr>
              </w:pPrChange>
            </w:pPr>
            <w:del w:id="3766" w:author="Cuenta Microsoft" w:date="2025-09-30T13:41:00Z">
              <w:r w:rsidRPr="001248A8" w:rsidDel="002169A1">
                <w:rPr>
                  <w:b/>
                  <w:color w:val="FFFFFF" w:themeColor="background1"/>
                </w:rPr>
                <w:delText>FECHA</w:delText>
              </w:r>
            </w:del>
          </w:p>
          <w:p w14:paraId="1DD617DF" w14:textId="19E9D2E6" w:rsidR="00A95AFC" w:rsidRPr="001248A8" w:rsidDel="002169A1" w:rsidRDefault="00A95AFC">
            <w:pPr>
              <w:rPr>
                <w:del w:id="3767" w:author="Cuenta Microsoft" w:date="2025-09-30T13:41:00Z"/>
                <w:b/>
                <w:color w:val="FFFFFF" w:themeColor="background1"/>
              </w:rPr>
              <w:pPrChange w:id="3768" w:author="Cuenta Microsoft" w:date="2025-09-30T14:16:00Z">
                <w:pPr>
                  <w:jc w:val="center"/>
                </w:pPr>
              </w:pPrChange>
            </w:pPr>
            <w:del w:id="3769" w:author="Cuenta Microsoft" w:date="2025-09-30T13:41:00Z">
              <w:r w:rsidRPr="001248A8" w:rsidDel="002169A1">
                <w:rPr>
                  <w:b/>
                  <w:color w:val="FFFFFF" w:themeColor="background1"/>
                </w:rPr>
                <w:delText>REQUERIDA</w:delText>
              </w:r>
            </w:del>
          </w:p>
        </w:tc>
      </w:tr>
      <w:tr w:rsidR="00A95AFC" w:rsidDel="002169A1" w14:paraId="16526D02" w14:textId="6001FD6F" w:rsidTr="00C363E7">
        <w:trPr>
          <w:trHeight w:val="432"/>
          <w:jc w:val="center"/>
          <w:del w:id="3770" w:author="Cuenta Microsoft" w:date="2025-09-30T13:41:00Z"/>
        </w:trPr>
        <w:tc>
          <w:tcPr>
            <w:tcW w:w="0" w:type="auto"/>
          </w:tcPr>
          <w:p w14:paraId="7BB1BC30" w14:textId="12667654" w:rsidR="00A95AFC" w:rsidDel="002169A1" w:rsidRDefault="00A95AFC">
            <w:pPr>
              <w:rPr>
                <w:del w:id="3771" w:author="Cuenta Microsoft" w:date="2025-09-30T13:41:00Z"/>
              </w:rPr>
              <w:pPrChange w:id="3772" w:author="Cuenta Microsoft" w:date="2025-09-30T14:16:00Z">
                <w:pPr>
                  <w:jc w:val="center"/>
                </w:pPr>
              </w:pPrChange>
            </w:pPr>
            <w:del w:id="3773" w:author="Cuenta Microsoft" w:date="2025-09-30T13:41:00Z">
              <w:r w:rsidDel="002169A1">
                <w:delText>Director</w:delText>
              </w:r>
            </w:del>
          </w:p>
        </w:tc>
        <w:tc>
          <w:tcPr>
            <w:tcW w:w="0" w:type="auto"/>
          </w:tcPr>
          <w:p w14:paraId="6C8D6AFB" w14:textId="563927E7" w:rsidR="00A95AFC" w:rsidDel="002169A1" w:rsidRDefault="00A95AFC">
            <w:pPr>
              <w:rPr>
                <w:del w:id="3774" w:author="Cuenta Microsoft" w:date="2025-09-30T13:41:00Z"/>
              </w:rPr>
              <w:pPrChange w:id="3775" w:author="Cuenta Microsoft" w:date="2025-09-30T14:16:00Z">
                <w:pPr>
                  <w:jc w:val="center"/>
                </w:pPr>
              </w:pPrChange>
            </w:pPr>
            <w:del w:id="3776" w:author="Cuenta Microsoft" w:date="2025-09-30T13:41:00Z">
              <w:r w:rsidDel="002169A1">
                <w:delText>1</w:delText>
              </w:r>
            </w:del>
          </w:p>
        </w:tc>
        <w:tc>
          <w:tcPr>
            <w:tcW w:w="0" w:type="auto"/>
          </w:tcPr>
          <w:p w14:paraId="084E0E9B" w14:textId="03978B58" w:rsidR="00A95AFC" w:rsidDel="002169A1" w:rsidRDefault="00A95AFC">
            <w:pPr>
              <w:rPr>
                <w:del w:id="3777" w:author="Cuenta Microsoft" w:date="2025-09-30T13:41:00Z"/>
              </w:rPr>
              <w:pPrChange w:id="3778" w:author="Cuenta Microsoft" w:date="2025-09-30T14:16:00Z">
                <w:pPr>
                  <w:jc w:val="center"/>
                </w:pPr>
              </w:pPrChange>
            </w:pPr>
            <w:del w:id="3779" w:author="Cuenta Microsoft" w:date="2025-09-30T13:41:00Z">
              <w:r w:rsidDel="002169A1">
                <w:delText>Nómina</w:delText>
              </w:r>
            </w:del>
          </w:p>
        </w:tc>
        <w:tc>
          <w:tcPr>
            <w:tcW w:w="0" w:type="auto"/>
          </w:tcPr>
          <w:p w14:paraId="359307AE" w14:textId="338204B5" w:rsidR="00A95AFC" w:rsidDel="002169A1" w:rsidRDefault="00A95AFC">
            <w:pPr>
              <w:rPr>
                <w:del w:id="3780" w:author="Cuenta Microsoft" w:date="2025-09-30T13:41:00Z"/>
              </w:rPr>
              <w:pPrChange w:id="3781" w:author="Cuenta Microsoft" w:date="2025-09-30T14:16:00Z">
                <w:pPr>
                  <w:jc w:val="center"/>
                </w:pPr>
              </w:pPrChange>
            </w:pPr>
            <w:del w:id="3782" w:author="Cuenta Microsoft" w:date="2025-09-30T13:41:00Z">
              <w:r w:rsidDel="002169A1">
                <w:delText>Conocimiento del programa</w:delText>
              </w:r>
            </w:del>
          </w:p>
        </w:tc>
        <w:tc>
          <w:tcPr>
            <w:tcW w:w="0" w:type="auto"/>
          </w:tcPr>
          <w:p w14:paraId="649A80F7" w14:textId="51A27226" w:rsidR="00A95AFC" w:rsidDel="002169A1" w:rsidRDefault="00A95AFC">
            <w:pPr>
              <w:rPr>
                <w:del w:id="3783" w:author="Cuenta Microsoft" w:date="2025-09-30T13:41:00Z"/>
              </w:rPr>
              <w:pPrChange w:id="3784" w:author="Cuenta Microsoft" w:date="2025-09-30T14:16:00Z">
                <w:pPr>
                  <w:jc w:val="center"/>
                </w:pPr>
              </w:pPrChange>
            </w:pPr>
            <w:del w:id="3785" w:author="Cuenta Microsoft" w:date="2025-09-30T13:41:00Z">
              <w:r w:rsidDel="002169A1">
                <w:delText>Agosto-septiembre</w:delText>
              </w:r>
            </w:del>
          </w:p>
        </w:tc>
      </w:tr>
      <w:tr w:rsidR="00A95AFC" w:rsidRPr="00944B76" w:rsidDel="002169A1" w14:paraId="0712E742" w14:textId="5A5F9FD2" w:rsidTr="00C363E7">
        <w:trPr>
          <w:trHeight w:val="915"/>
          <w:jc w:val="center"/>
          <w:del w:id="3786" w:author="Cuenta Microsoft" w:date="2025-09-30T13:41:00Z"/>
        </w:trPr>
        <w:tc>
          <w:tcPr>
            <w:tcW w:w="0" w:type="auto"/>
            <w:shd w:val="clear" w:color="auto" w:fill="632423" w:themeFill="accent2" w:themeFillShade="80"/>
          </w:tcPr>
          <w:p w14:paraId="732CA111" w14:textId="756F410D" w:rsidR="00A95AFC" w:rsidRPr="001248A8" w:rsidDel="002169A1" w:rsidRDefault="00A95AFC">
            <w:pPr>
              <w:rPr>
                <w:del w:id="3787" w:author="Cuenta Microsoft" w:date="2025-09-30T13:41:00Z"/>
                <w:b/>
                <w:color w:val="FFFFFF" w:themeColor="background1"/>
              </w:rPr>
              <w:pPrChange w:id="3788" w:author="Cuenta Microsoft" w:date="2025-09-30T14:16:00Z">
                <w:pPr>
                  <w:jc w:val="center"/>
                </w:pPr>
              </w:pPrChange>
            </w:pPr>
            <w:del w:id="3789" w:author="Cuenta Microsoft" w:date="2025-09-30T13:41:00Z">
              <w:r w:rsidRPr="001248A8" w:rsidDel="002169A1">
                <w:rPr>
                  <w:b/>
                  <w:color w:val="FFFFFF" w:themeColor="background1"/>
                </w:rPr>
                <w:delText>RECUROS</w:delText>
              </w:r>
            </w:del>
          </w:p>
          <w:p w14:paraId="122C03FD" w14:textId="7C3ABBC7" w:rsidR="00A95AFC" w:rsidRPr="001248A8" w:rsidDel="002169A1" w:rsidRDefault="00A95AFC">
            <w:pPr>
              <w:rPr>
                <w:del w:id="3790" w:author="Cuenta Microsoft" w:date="2025-09-30T13:41:00Z"/>
                <w:b/>
                <w:color w:val="FFFFFF" w:themeColor="background1"/>
              </w:rPr>
              <w:pPrChange w:id="3791" w:author="Cuenta Microsoft" w:date="2025-09-30T14:16:00Z">
                <w:pPr>
                  <w:jc w:val="center"/>
                </w:pPr>
              </w:pPrChange>
            </w:pPr>
            <w:del w:id="3792" w:author="Cuenta Microsoft" w:date="2025-09-30T13:41:00Z">
              <w:r w:rsidDel="002169A1">
                <w:rPr>
                  <w:b/>
                  <w:color w:val="FFFFFF" w:themeColor="background1"/>
                </w:rPr>
                <w:delText>MATERIALES</w:delText>
              </w:r>
            </w:del>
          </w:p>
        </w:tc>
        <w:tc>
          <w:tcPr>
            <w:tcW w:w="0" w:type="auto"/>
            <w:shd w:val="clear" w:color="auto" w:fill="632423" w:themeFill="accent2" w:themeFillShade="80"/>
          </w:tcPr>
          <w:p w14:paraId="3DA1A94C" w14:textId="3EC12593" w:rsidR="00A95AFC" w:rsidRPr="001248A8" w:rsidDel="002169A1" w:rsidRDefault="00A95AFC">
            <w:pPr>
              <w:rPr>
                <w:del w:id="3793" w:author="Cuenta Microsoft" w:date="2025-09-30T13:41:00Z"/>
                <w:b/>
                <w:color w:val="FFFFFF" w:themeColor="background1"/>
              </w:rPr>
              <w:pPrChange w:id="3794" w:author="Cuenta Microsoft" w:date="2025-09-30T14:16:00Z">
                <w:pPr>
                  <w:jc w:val="center"/>
                </w:pPr>
              </w:pPrChange>
            </w:pPr>
            <w:del w:id="3795" w:author="Cuenta Microsoft" w:date="2025-09-30T13:41:00Z">
              <w:r w:rsidRPr="001248A8" w:rsidDel="002169A1">
                <w:rPr>
                  <w:b/>
                  <w:color w:val="FFFFFF" w:themeColor="background1"/>
                </w:rPr>
                <w:delText>CANTIDAD Y/O</w:delText>
              </w:r>
            </w:del>
          </w:p>
          <w:p w14:paraId="7DE89EC6" w14:textId="1A3387D3" w:rsidR="00A95AFC" w:rsidRPr="001248A8" w:rsidDel="002169A1" w:rsidRDefault="00A95AFC">
            <w:pPr>
              <w:rPr>
                <w:del w:id="3796" w:author="Cuenta Microsoft" w:date="2025-09-30T13:41:00Z"/>
                <w:b/>
                <w:color w:val="FFFFFF" w:themeColor="background1"/>
              </w:rPr>
              <w:pPrChange w:id="3797" w:author="Cuenta Microsoft" w:date="2025-09-30T14:16:00Z">
                <w:pPr>
                  <w:jc w:val="center"/>
                </w:pPr>
              </w:pPrChange>
            </w:pPr>
            <w:del w:id="3798" w:author="Cuenta Microsoft" w:date="2025-09-30T13:41:00Z">
              <w:r w:rsidRPr="001248A8" w:rsidDel="002169A1">
                <w:rPr>
                  <w:b/>
                  <w:color w:val="FFFFFF" w:themeColor="background1"/>
                </w:rPr>
                <w:delText>VOLUMEN</w:delText>
              </w:r>
            </w:del>
          </w:p>
        </w:tc>
        <w:tc>
          <w:tcPr>
            <w:tcW w:w="0" w:type="auto"/>
            <w:shd w:val="clear" w:color="auto" w:fill="632423" w:themeFill="accent2" w:themeFillShade="80"/>
          </w:tcPr>
          <w:p w14:paraId="60200DC9" w14:textId="63FED217" w:rsidR="00A95AFC" w:rsidRPr="001248A8" w:rsidDel="002169A1" w:rsidRDefault="00A95AFC">
            <w:pPr>
              <w:rPr>
                <w:del w:id="3799" w:author="Cuenta Microsoft" w:date="2025-09-30T13:41:00Z"/>
                <w:b/>
                <w:color w:val="FFFFFF" w:themeColor="background1"/>
              </w:rPr>
              <w:pPrChange w:id="3800" w:author="Cuenta Microsoft" w:date="2025-09-30T14:16:00Z">
                <w:pPr>
                  <w:jc w:val="center"/>
                </w:pPr>
              </w:pPrChange>
            </w:pPr>
            <w:del w:id="3801" w:author="Cuenta Microsoft" w:date="2025-09-30T13:41:00Z">
              <w:r w:rsidRPr="001248A8" w:rsidDel="002169A1">
                <w:rPr>
                  <w:b/>
                  <w:color w:val="FFFFFF" w:themeColor="background1"/>
                </w:rPr>
                <w:delText>COSTO</w:delText>
              </w:r>
            </w:del>
          </w:p>
          <w:p w14:paraId="48BDBB99" w14:textId="3044ACBB" w:rsidR="00A95AFC" w:rsidRPr="001248A8" w:rsidDel="002169A1" w:rsidRDefault="00A95AFC">
            <w:pPr>
              <w:rPr>
                <w:del w:id="3802" w:author="Cuenta Microsoft" w:date="2025-09-30T13:41:00Z"/>
                <w:b/>
                <w:color w:val="FFFFFF" w:themeColor="background1"/>
              </w:rPr>
              <w:pPrChange w:id="3803" w:author="Cuenta Microsoft" w:date="2025-09-30T14:16:00Z">
                <w:pPr>
                  <w:jc w:val="center"/>
                </w:pPr>
              </w:pPrChange>
            </w:pPr>
            <w:del w:id="3804" w:author="Cuenta Microsoft" w:date="2025-09-30T13:41:00Z">
              <w:r w:rsidRPr="001248A8" w:rsidDel="002169A1">
                <w:rPr>
                  <w:b/>
                  <w:color w:val="FFFFFF" w:themeColor="background1"/>
                </w:rPr>
                <w:delText>APROXIMADO</w:delText>
              </w:r>
            </w:del>
          </w:p>
        </w:tc>
        <w:tc>
          <w:tcPr>
            <w:tcW w:w="0" w:type="auto"/>
            <w:shd w:val="clear" w:color="auto" w:fill="632423" w:themeFill="accent2" w:themeFillShade="80"/>
          </w:tcPr>
          <w:p w14:paraId="31D2C5C8" w14:textId="74136E7B" w:rsidR="00A95AFC" w:rsidRPr="001248A8" w:rsidDel="002169A1" w:rsidRDefault="00A95AFC">
            <w:pPr>
              <w:rPr>
                <w:del w:id="3805" w:author="Cuenta Microsoft" w:date="2025-09-30T13:41:00Z"/>
                <w:b/>
                <w:color w:val="FFFFFF" w:themeColor="background1"/>
              </w:rPr>
              <w:pPrChange w:id="3806" w:author="Cuenta Microsoft" w:date="2025-09-30T14:16:00Z">
                <w:pPr>
                  <w:jc w:val="center"/>
                </w:pPr>
              </w:pPrChange>
            </w:pPr>
            <w:del w:id="3807" w:author="Cuenta Microsoft" w:date="2025-09-30T13:41:00Z">
              <w:r w:rsidRPr="001248A8" w:rsidDel="002169A1">
                <w:rPr>
                  <w:b/>
                  <w:color w:val="FFFFFF" w:themeColor="background1"/>
                </w:rPr>
                <w:delText>CARACTERISTICAS</w:delText>
              </w:r>
            </w:del>
          </w:p>
          <w:p w14:paraId="7DFA6464" w14:textId="2E28A16B" w:rsidR="00A95AFC" w:rsidRPr="001248A8" w:rsidDel="002169A1" w:rsidRDefault="00A95AFC">
            <w:pPr>
              <w:rPr>
                <w:del w:id="3808" w:author="Cuenta Microsoft" w:date="2025-09-30T13:41:00Z"/>
                <w:b/>
                <w:color w:val="FFFFFF" w:themeColor="background1"/>
              </w:rPr>
              <w:pPrChange w:id="3809" w:author="Cuenta Microsoft" w:date="2025-09-30T14:16:00Z">
                <w:pPr>
                  <w:jc w:val="center"/>
                </w:pPr>
              </w:pPrChange>
            </w:pPr>
            <w:del w:id="3810" w:author="Cuenta Microsoft" w:date="2025-09-30T13:41:00Z">
              <w:r w:rsidRPr="001248A8" w:rsidDel="002169A1">
                <w:rPr>
                  <w:b/>
                  <w:color w:val="FFFFFF" w:themeColor="background1"/>
                </w:rPr>
                <w:delText>ESPECIFICAS</w:delText>
              </w:r>
            </w:del>
          </w:p>
        </w:tc>
        <w:tc>
          <w:tcPr>
            <w:tcW w:w="0" w:type="auto"/>
            <w:shd w:val="clear" w:color="auto" w:fill="632423" w:themeFill="accent2" w:themeFillShade="80"/>
          </w:tcPr>
          <w:p w14:paraId="09EA4F43" w14:textId="192F43B7" w:rsidR="00A95AFC" w:rsidRPr="001248A8" w:rsidDel="002169A1" w:rsidRDefault="00A95AFC">
            <w:pPr>
              <w:rPr>
                <w:del w:id="3811" w:author="Cuenta Microsoft" w:date="2025-09-30T13:41:00Z"/>
                <w:b/>
                <w:color w:val="FFFFFF" w:themeColor="background1"/>
              </w:rPr>
              <w:pPrChange w:id="3812" w:author="Cuenta Microsoft" w:date="2025-09-30T14:16:00Z">
                <w:pPr>
                  <w:jc w:val="center"/>
                </w:pPr>
              </w:pPrChange>
            </w:pPr>
            <w:del w:id="3813" w:author="Cuenta Microsoft" w:date="2025-09-30T13:41:00Z">
              <w:r w:rsidRPr="001248A8" w:rsidDel="002169A1">
                <w:rPr>
                  <w:b/>
                  <w:color w:val="FFFFFF" w:themeColor="background1"/>
                </w:rPr>
                <w:delText>FECHA</w:delText>
              </w:r>
            </w:del>
          </w:p>
          <w:p w14:paraId="7CEF656C" w14:textId="173EAC2B" w:rsidR="00A95AFC" w:rsidRPr="001248A8" w:rsidDel="002169A1" w:rsidRDefault="00A95AFC">
            <w:pPr>
              <w:rPr>
                <w:del w:id="3814" w:author="Cuenta Microsoft" w:date="2025-09-30T13:41:00Z"/>
                <w:b/>
                <w:color w:val="FFFFFF" w:themeColor="background1"/>
              </w:rPr>
              <w:pPrChange w:id="3815" w:author="Cuenta Microsoft" w:date="2025-09-30T14:16:00Z">
                <w:pPr>
                  <w:jc w:val="center"/>
                </w:pPr>
              </w:pPrChange>
            </w:pPr>
            <w:del w:id="3816" w:author="Cuenta Microsoft" w:date="2025-09-30T13:41:00Z">
              <w:r w:rsidRPr="001248A8" w:rsidDel="002169A1">
                <w:rPr>
                  <w:b/>
                  <w:color w:val="FFFFFF" w:themeColor="background1"/>
                </w:rPr>
                <w:delText>REQUERIDA</w:delText>
              </w:r>
            </w:del>
          </w:p>
        </w:tc>
      </w:tr>
      <w:tr w:rsidR="00A95AFC" w:rsidDel="002169A1" w14:paraId="7849A16C" w14:textId="4E9E9721" w:rsidTr="00C363E7">
        <w:trPr>
          <w:trHeight w:val="915"/>
          <w:jc w:val="center"/>
          <w:del w:id="3817" w:author="Cuenta Microsoft" w:date="2025-09-30T13:41:00Z"/>
        </w:trPr>
        <w:tc>
          <w:tcPr>
            <w:tcW w:w="0" w:type="auto"/>
          </w:tcPr>
          <w:p w14:paraId="7B3E8EBD" w14:textId="40D3765D" w:rsidR="00A95AFC" w:rsidDel="002169A1" w:rsidRDefault="00A95AFC">
            <w:pPr>
              <w:rPr>
                <w:del w:id="3818" w:author="Cuenta Microsoft" w:date="2025-09-30T13:41:00Z"/>
              </w:rPr>
            </w:pPr>
            <w:del w:id="3819" w:author="Cuenta Microsoft" w:date="2025-09-30T13:41:00Z">
              <w:r w:rsidDel="002169A1">
                <w:delText xml:space="preserve">Adaptación de espacio para capacitación en alimentos </w:delText>
              </w:r>
            </w:del>
          </w:p>
        </w:tc>
        <w:tc>
          <w:tcPr>
            <w:tcW w:w="0" w:type="auto"/>
          </w:tcPr>
          <w:p w14:paraId="29F6D89B" w14:textId="792995D5" w:rsidR="00A95AFC" w:rsidDel="002169A1" w:rsidRDefault="00A95AFC">
            <w:pPr>
              <w:rPr>
                <w:del w:id="3820" w:author="Cuenta Microsoft" w:date="2025-09-30T13:41:00Z"/>
              </w:rPr>
              <w:pPrChange w:id="3821" w:author="Cuenta Microsoft" w:date="2025-09-30T14:16:00Z">
                <w:pPr>
                  <w:jc w:val="center"/>
                </w:pPr>
              </w:pPrChange>
            </w:pPr>
            <w:del w:id="3822" w:author="Cuenta Microsoft" w:date="2025-09-30T13:41:00Z">
              <w:r w:rsidDel="002169A1">
                <w:delText>1</w:delText>
              </w:r>
            </w:del>
          </w:p>
        </w:tc>
        <w:tc>
          <w:tcPr>
            <w:tcW w:w="0" w:type="auto"/>
          </w:tcPr>
          <w:p w14:paraId="7DE0742B" w14:textId="4CE85479" w:rsidR="00A95AFC" w:rsidDel="002169A1" w:rsidRDefault="00A95AFC">
            <w:pPr>
              <w:rPr>
                <w:del w:id="3823" w:author="Cuenta Microsoft" w:date="2025-09-30T13:41:00Z"/>
              </w:rPr>
              <w:pPrChange w:id="3824" w:author="Cuenta Microsoft" w:date="2025-09-30T14:16:00Z">
                <w:pPr>
                  <w:jc w:val="center"/>
                </w:pPr>
              </w:pPrChange>
            </w:pPr>
            <w:del w:id="3825" w:author="Cuenta Microsoft" w:date="2025-09-30T13:41:00Z">
              <w:r w:rsidDel="002169A1">
                <w:delText>$</w:delText>
              </w:r>
              <w:r w:rsidR="001E3548" w:rsidDel="002169A1">
                <w:delText>80</w:delText>
              </w:r>
              <w:r w:rsidDel="002169A1">
                <w:delText>,000.00</w:delText>
              </w:r>
            </w:del>
          </w:p>
        </w:tc>
        <w:tc>
          <w:tcPr>
            <w:tcW w:w="0" w:type="auto"/>
          </w:tcPr>
          <w:p w14:paraId="26D588DD" w14:textId="25D7075B" w:rsidR="00A95AFC" w:rsidDel="002169A1" w:rsidRDefault="00A95AFC">
            <w:pPr>
              <w:rPr>
                <w:del w:id="3826" w:author="Cuenta Microsoft" w:date="2025-09-30T13:41:00Z"/>
              </w:rPr>
            </w:pPr>
            <w:del w:id="3827" w:author="Cuenta Microsoft" w:date="2025-09-30T13:41:00Z">
              <w:r w:rsidDel="002169A1">
                <w:delText xml:space="preserve">Acorde a las posibilidades de adecuación de acuerdo con el espacio. </w:delText>
              </w:r>
            </w:del>
          </w:p>
        </w:tc>
        <w:tc>
          <w:tcPr>
            <w:tcW w:w="0" w:type="auto"/>
          </w:tcPr>
          <w:p w14:paraId="68F047D8" w14:textId="4542037A" w:rsidR="00A95AFC" w:rsidDel="002169A1" w:rsidRDefault="00A95AFC">
            <w:pPr>
              <w:rPr>
                <w:del w:id="3828" w:author="Cuenta Microsoft" w:date="2025-09-30T13:41:00Z"/>
              </w:rPr>
              <w:pPrChange w:id="3829" w:author="Cuenta Microsoft" w:date="2025-09-30T14:16:00Z">
                <w:pPr>
                  <w:jc w:val="center"/>
                </w:pPr>
              </w:pPrChange>
            </w:pPr>
          </w:p>
          <w:p w14:paraId="65012732" w14:textId="6EE126E8" w:rsidR="00A95AFC" w:rsidDel="002169A1" w:rsidRDefault="00A95AFC">
            <w:pPr>
              <w:rPr>
                <w:del w:id="3830" w:author="Cuenta Microsoft" w:date="2025-09-30T13:41:00Z"/>
              </w:rPr>
              <w:pPrChange w:id="3831" w:author="Cuenta Microsoft" w:date="2025-09-30T14:16:00Z">
                <w:pPr>
                  <w:jc w:val="center"/>
                </w:pPr>
              </w:pPrChange>
            </w:pPr>
            <w:del w:id="3832" w:author="Cuenta Microsoft" w:date="2025-09-30T13:41:00Z">
              <w:r w:rsidDel="002169A1">
                <w:delText xml:space="preserve">Octubre </w:delText>
              </w:r>
            </w:del>
          </w:p>
        </w:tc>
      </w:tr>
      <w:tr w:rsidR="00A95AFC" w:rsidDel="002169A1" w14:paraId="33DF620E" w14:textId="0284765F" w:rsidTr="00A95AFC">
        <w:trPr>
          <w:trHeight w:val="763"/>
          <w:jc w:val="center"/>
          <w:del w:id="3833" w:author="Cuenta Microsoft" w:date="2025-09-30T13:41:00Z"/>
        </w:trPr>
        <w:tc>
          <w:tcPr>
            <w:tcW w:w="0" w:type="auto"/>
          </w:tcPr>
          <w:p w14:paraId="3BC29A88" w14:textId="0E0FA154" w:rsidR="00A95AFC" w:rsidDel="002169A1" w:rsidRDefault="00A95AFC">
            <w:pPr>
              <w:rPr>
                <w:del w:id="3834" w:author="Cuenta Microsoft" w:date="2025-09-30T13:41:00Z"/>
              </w:rPr>
            </w:pPr>
            <w:del w:id="3835" w:author="Cuenta Microsoft" w:date="2025-09-30T13:41:00Z">
              <w:r w:rsidDel="002169A1">
                <w:delText>Mantenimiento de climatización</w:delText>
              </w:r>
            </w:del>
          </w:p>
        </w:tc>
        <w:tc>
          <w:tcPr>
            <w:tcW w:w="0" w:type="auto"/>
          </w:tcPr>
          <w:p w14:paraId="33AF1545" w14:textId="687A4303" w:rsidR="00A95AFC" w:rsidDel="002169A1" w:rsidRDefault="00A95AFC">
            <w:pPr>
              <w:rPr>
                <w:del w:id="3836" w:author="Cuenta Microsoft" w:date="2025-09-30T13:41:00Z"/>
              </w:rPr>
              <w:pPrChange w:id="3837" w:author="Cuenta Microsoft" w:date="2025-09-30T14:16:00Z">
                <w:pPr>
                  <w:jc w:val="center"/>
                </w:pPr>
              </w:pPrChange>
            </w:pPr>
            <w:del w:id="3838" w:author="Cuenta Microsoft" w:date="2025-09-30T13:41:00Z">
              <w:r w:rsidDel="002169A1">
                <w:delText>9</w:delText>
              </w:r>
            </w:del>
          </w:p>
        </w:tc>
        <w:tc>
          <w:tcPr>
            <w:tcW w:w="0" w:type="auto"/>
          </w:tcPr>
          <w:p w14:paraId="5ECFC4F1" w14:textId="4E08D8CC" w:rsidR="00A95AFC" w:rsidDel="002169A1" w:rsidRDefault="00A95AFC">
            <w:pPr>
              <w:rPr>
                <w:del w:id="3839" w:author="Cuenta Microsoft" w:date="2025-09-30T13:41:00Z"/>
              </w:rPr>
              <w:pPrChange w:id="3840" w:author="Cuenta Microsoft" w:date="2025-09-30T14:16:00Z">
                <w:pPr>
                  <w:jc w:val="center"/>
                </w:pPr>
              </w:pPrChange>
            </w:pPr>
            <w:del w:id="3841" w:author="Cuenta Microsoft" w:date="2025-09-30T13:41:00Z">
              <w:r w:rsidDel="002169A1">
                <w:delText>$ 1</w:delText>
              </w:r>
              <w:r w:rsidR="001E3548" w:rsidDel="002169A1">
                <w:delText>5</w:delText>
              </w:r>
              <w:r w:rsidDel="002169A1">
                <w:delText>,000.00</w:delText>
              </w:r>
            </w:del>
          </w:p>
        </w:tc>
        <w:tc>
          <w:tcPr>
            <w:tcW w:w="0" w:type="auto"/>
          </w:tcPr>
          <w:p w14:paraId="63C33953" w14:textId="60AA2E4B" w:rsidR="00A95AFC" w:rsidDel="002169A1" w:rsidRDefault="00A95AFC">
            <w:pPr>
              <w:rPr>
                <w:del w:id="3842" w:author="Cuenta Microsoft" w:date="2025-09-30T13:41:00Z"/>
              </w:rPr>
            </w:pPr>
            <w:del w:id="3843" w:author="Cuenta Microsoft" w:date="2025-09-30T13:41:00Z">
              <w:r w:rsidDel="002169A1">
                <w:delText xml:space="preserve">Acorde a las posibilidades de adecuación de acuerdo con el espacio. </w:delText>
              </w:r>
            </w:del>
          </w:p>
        </w:tc>
        <w:tc>
          <w:tcPr>
            <w:tcW w:w="0" w:type="auto"/>
          </w:tcPr>
          <w:p w14:paraId="537B14F2" w14:textId="6280CEA5" w:rsidR="00A95AFC" w:rsidDel="002169A1" w:rsidRDefault="00A95AFC">
            <w:pPr>
              <w:rPr>
                <w:del w:id="3844" w:author="Cuenta Microsoft" w:date="2025-09-30T13:41:00Z"/>
              </w:rPr>
              <w:pPrChange w:id="3845" w:author="Cuenta Microsoft" w:date="2025-09-30T14:16:00Z">
                <w:pPr>
                  <w:jc w:val="center"/>
                </w:pPr>
              </w:pPrChange>
            </w:pPr>
            <w:del w:id="3846" w:author="Cuenta Microsoft" w:date="2025-09-30T13:41:00Z">
              <w:r w:rsidDel="002169A1">
                <w:delText>Septiembre</w:delText>
              </w:r>
            </w:del>
          </w:p>
        </w:tc>
      </w:tr>
      <w:tr w:rsidR="00A95AFC" w:rsidDel="002169A1" w14:paraId="2F2E09C5" w14:textId="4E14C879" w:rsidTr="00A95AFC">
        <w:trPr>
          <w:trHeight w:val="605"/>
          <w:jc w:val="center"/>
          <w:del w:id="3847" w:author="Cuenta Microsoft" w:date="2025-09-30T13:41:00Z"/>
        </w:trPr>
        <w:tc>
          <w:tcPr>
            <w:tcW w:w="0" w:type="auto"/>
          </w:tcPr>
          <w:p w14:paraId="002C74F0" w14:textId="4451C08A" w:rsidR="00A95AFC" w:rsidDel="002169A1" w:rsidRDefault="00A95AFC">
            <w:pPr>
              <w:rPr>
                <w:del w:id="3848" w:author="Cuenta Microsoft" w:date="2025-09-30T13:41:00Z"/>
              </w:rPr>
            </w:pPr>
            <w:del w:id="3849" w:author="Cuenta Microsoft" w:date="2025-09-30T13:41:00Z">
              <w:r w:rsidDel="002169A1">
                <w:delText xml:space="preserve">Pintura y mantenimiento escolar, aulas butacas, puertas y ventanas </w:delText>
              </w:r>
            </w:del>
          </w:p>
        </w:tc>
        <w:tc>
          <w:tcPr>
            <w:tcW w:w="0" w:type="auto"/>
          </w:tcPr>
          <w:p w14:paraId="448EC4FF" w14:textId="2EFDF145" w:rsidR="00A95AFC" w:rsidDel="002169A1" w:rsidRDefault="00A95AFC">
            <w:pPr>
              <w:rPr>
                <w:del w:id="3850" w:author="Cuenta Microsoft" w:date="2025-09-30T13:41:00Z"/>
              </w:rPr>
              <w:pPrChange w:id="3851" w:author="Cuenta Microsoft" w:date="2025-09-30T14:16:00Z">
                <w:pPr>
                  <w:jc w:val="center"/>
                </w:pPr>
              </w:pPrChange>
            </w:pPr>
            <w:del w:id="3852" w:author="Cuenta Microsoft" w:date="2025-09-30T13:41:00Z">
              <w:r w:rsidDel="002169A1">
                <w:delText>9 aulas</w:delText>
              </w:r>
            </w:del>
          </w:p>
          <w:p w14:paraId="3428521D" w14:textId="0AB31586" w:rsidR="00A95AFC" w:rsidDel="002169A1" w:rsidRDefault="007A4D70">
            <w:pPr>
              <w:rPr>
                <w:del w:id="3853" w:author="Cuenta Microsoft" w:date="2025-09-30T13:41:00Z"/>
              </w:rPr>
              <w:pPrChange w:id="3854" w:author="Cuenta Microsoft" w:date="2025-09-30T14:16:00Z">
                <w:pPr>
                  <w:jc w:val="center"/>
                </w:pPr>
              </w:pPrChange>
            </w:pPr>
            <w:ins w:id="3855" w:author="BACHILLERATO GENERAL ALFONSO DE LA MADRID VIDAURRETA" w:date="2025-09-18T23:29:00Z">
              <w:del w:id="3856" w:author="Cuenta Microsoft" w:date="2025-09-30T13:41:00Z">
                <w:r w:rsidDel="002169A1">
                  <w:delText>270</w:delText>
                </w:r>
              </w:del>
            </w:ins>
            <w:del w:id="3857" w:author="Cuenta Microsoft" w:date="2025-09-30T13:41:00Z">
              <w:r w:rsidR="00A95AFC" w:rsidDel="002169A1">
                <w:delText>300 butacas</w:delText>
              </w:r>
            </w:del>
          </w:p>
          <w:p w14:paraId="09E304D8" w14:textId="134D5A9F" w:rsidR="00A95AFC" w:rsidDel="002169A1" w:rsidRDefault="00A95AFC">
            <w:pPr>
              <w:rPr>
                <w:del w:id="3858" w:author="Cuenta Microsoft" w:date="2025-09-30T13:41:00Z"/>
              </w:rPr>
              <w:pPrChange w:id="3859" w:author="Cuenta Microsoft" w:date="2025-09-30T14:16:00Z">
                <w:pPr>
                  <w:jc w:val="center"/>
                </w:pPr>
              </w:pPrChange>
            </w:pPr>
          </w:p>
        </w:tc>
        <w:tc>
          <w:tcPr>
            <w:tcW w:w="0" w:type="auto"/>
          </w:tcPr>
          <w:p w14:paraId="653D91EE" w14:textId="7AF30AC4" w:rsidR="00A95AFC" w:rsidDel="002169A1" w:rsidRDefault="00A95AFC">
            <w:pPr>
              <w:rPr>
                <w:del w:id="3860" w:author="Cuenta Microsoft" w:date="2025-09-30T13:41:00Z"/>
              </w:rPr>
              <w:pPrChange w:id="3861" w:author="Cuenta Microsoft" w:date="2025-09-30T14:16:00Z">
                <w:pPr>
                  <w:jc w:val="center"/>
                </w:pPr>
              </w:pPrChange>
            </w:pPr>
            <w:del w:id="3862" w:author="Cuenta Microsoft" w:date="2025-09-30T13:41:00Z">
              <w:r w:rsidDel="002169A1">
                <w:delText xml:space="preserve">$ </w:delText>
              </w:r>
              <w:r w:rsidR="001E3548" w:rsidDel="002169A1">
                <w:delText>20</w:delText>
              </w:r>
              <w:r w:rsidDel="002169A1">
                <w:delText>,000.00</w:delText>
              </w:r>
            </w:del>
          </w:p>
        </w:tc>
        <w:tc>
          <w:tcPr>
            <w:tcW w:w="0" w:type="auto"/>
          </w:tcPr>
          <w:p w14:paraId="061451E6" w14:textId="2FE12F30" w:rsidR="00A95AFC" w:rsidDel="002169A1" w:rsidRDefault="00A95AFC">
            <w:pPr>
              <w:rPr>
                <w:del w:id="3863" w:author="Cuenta Microsoft" w:date="2025-09-30T13:41:00Z"/>
              </w:rPr>
            </w:pPr>
            <w:del w:id="3864" w:author="Cuenta Microsoft" w:date="2025-09-30T13:41:00Z">
              <w:r w:rsidDel="002169A1">
                <w:delText xml:space="preserve">Acorde a las posibilidades de adecuación de acuerdo espacio. </w:delText>
              </w:r>
            </w:del>
          </w:p>
        </w:tc>
        <w:tc>
          <w:tcPr>
            <w:tcW w:w="0" w:type="auto"/>
          </w:tcPr>
          <w:p w14:paraId="54969063" w14:textId="150DD0ED" w:rsidR="00A95AFC" w:rsidDel="002169A1" w:rsidRDefault="001E3548">
            <w:pPr>
              <w:rPr>
                <w:del w:id="3865" w:author="Cuenta Microsoft" w:date="2025-09-30T13:41:00Z"/>
              </w:rPr>
              <w:pPrChange w:id="3866" w:author="Cuenta Microsoft" w:date="2025-09-30T14:16:00Z">
                <w:pPr>
                  <w:jc w:val="center"/>
                </w:pPr>
              </w:pPrChange>
            </w:pPr>
            <w:del w:id="3867" w:author="Cuenta Microsoft" w:date="2025-09-30T13:41:00Z">
              <w:r w:rsidDel="002169A1">
                <w:delText>Septiembre</w:delText>
              </w:r>
              <w:r w:rsidR="00A95AFC" w:rsidDel="002169A1">
                <w:delText>-</w:delText>
              </w:r>
              <w:r w:rsidDel="002169A1">
                <w:delText>octubre</w:delText>
              </w:r>
            </w:del>
          </w:p>
        </w:tc>
      </w:tr>
      <w:tr w:rsidR="00A95AFC" w:rsidDel="002169A1" w14:paraId="2A68B034" w14:textId="376B3468" w:rsidTr="00C363E7">
        <w:trPr>
          <w:trHeight w:val="915"/>
          <w:jc w:val="center"/>
          <w:del w:id="3868" w:author="Cuenta Microsoft" w:date="2025-09-30T13:41:00Z"/>
        </w:trPr>
        <w:tc>
          <w:tcPr>
            <w:tcW w:w="0" w:type="auto"/>
          </w:tcPr>
          <w:p w14:paraId="1439A24F" w14:textId="6C76BCFA" w:rsidR="00A95AFC" w:rsidDel="002169A1" w:rsidRDefault="00A95AFC">
            <w:pPr>
              <w:rPr>
                <w:del w:id="3869" w:author="Cuenta Microsoft" w:date="2025-09-30T13:41:00Z"/>
              </w:rPr>
            </w:pPr>
            <w:del w:id="3870" w:author="Cuenta Microsoft" w:date="2025-09-30T13:41:00Z">
              <w:r w:rsidDel="002169A1">
                <w:delText>Reparación de sanitarios</w:delText>
              </w:r>
            </w:del>
          </w:p>
        </w:tc>
        <w:tc>
          <w:tcPr>
            <w:tcW w:w="0" w:type="auto"/>
          </w:tcPr>
          <w:p w14:paraId="02147F14" w14:textId="0F017B24" w:rsidR="00A95AFC" w:rsidDel="002169A1" w:rsidRDefault="00A95AFC">
            <w:pPr>
              <w:rPr>
                <w:del w:id="3871" w:author="Cuenta Microsoft" w:date="2025-09-30T13:41:00Z"/>
              </w:rPr>
              <w:pPrChange w:id="3872" w:author="Cuenta Microsoft" w:date="2025-09-30T14:16:00Z">
                <w:pPr>
                  <w:jc w:val="center"/>
                </w:pPr>
              </w:pPrChange>
            </w:pPr>
            <w:del w:id="3873" w:author="Cuenta Microsoft" w:date="2025-09-30T13:41:00Z">
              <w:r w:rsidDel="002169A1">
                <w:delText>2</w:delText>
              </w:r>
            </w:del>
          </w:p>
        </w:tc>
        <w:tc>
          <w:tcPr>
            <w:tcW w:w="0" w:type="auto"/>
          </w:tcPr>
          <w:p w14:paraId="675BD597" w14:textId="4659F774" w:rsidR="00A95AFC" w:rsidDel="002169A1" w:rsidRDefault="00A95AFC">
            <w:pPr>
              <w:rPr>
                <w:del w:id="3874" w:author="Cuenta Microsoft" w:date="2025-09-30T13:41:00Z"/>
              </w:rPr>
              <w:pPrChange w:id="3875" w:author="Cuenta Microsoft" w:date="2025-09-30T14:16:00Z">
                <w:pPr>
                  <w:jc w:val="center"/>
                </w:pPr>
              </w:pPrChange>
            </w:pPr>
            <w:del w:id="3876" w:author="Cuenta Microsoft" w:date="2025-09-30T13:41:00Z">
              <w:r w:rsidDel="002169A1">
                <w:delText>$ 10,000.00</w:delText>
              </w:r>
            </w:del>
          </w:p>
        </w:tc>
        <w:tc>
          <w:tcPr>
            <w:tcW w:w="0" w:type="auto"/>
          </w:tcPr>
          <w:p w14:paraId="491DEBF5" w14:textId="64F61572" w:rsidR="00A95AFC" w:rsidDel="002169A1" w:rsidRDefault="00A95AFC">
            <w:pPr>
              <w:rPr>
                <w:del w:id="3877" w:author="Cuenta Microsoft" w:date="2025-09-30T13:41:00Z"/>
              </w:rPr>
            </w:pPr>
            <w:del w:id="3878" w:author="Cuenta Microsoft" w:date="2025-09-30T13:41:00Z">
              <w:r w:rsidDel="002169A1">
                <w:delText xml:space="preserve">Acorde a las posibilidades de adecuación de acuerdo espacio. </w:delText>
              </w:r>
            </w:del>
          </w:p>
        </w:tc>
        <w:tc>
          <w:tcPr>
            <w:tcW w:w="0" w:type="auto"/>
          </w:tcPr>
          <w:p w14:paraId="1BF1E847" w14:textId="0749DB35" w:rsidR="00A95AFC" w:rsidDel="002169A1" w:rsidRDefault="001E3548">
            <w:pPr>
              <w:rPr>
                <w:del w:id="3879" w:author="Cuenta Microsoft" w:date="2025-09-30T13:41:00Z"/>
              </w:rPr>
              <w:pPrChange w:id="3880" w:author="Cuenta Microsoft" w:date="2025-09-30T14:16:00Z">
                <w:pPr>
                  <w:jc w:val="center"/>
                </w:pPr>
              </w:pPrChange>
            </w:pPr>
            <w:del w:id="3881" w:author="Cuenta Microsoft" w:date="2025-09-30T13:41:00Z">
              <w:r w:rsidDel="002169A1">
                <w:delText>octubre</w:delText>
              </w:r>
            </w:del>
          </w:p>
        </w:tc>
      </w:tr>
      <w:tr w:rsidR="00632255" w:rsidDel="002169A1" w14:paraId="1ACA69E4" w14:textId="0B7DC06C" w:rsidTr="00C363E7">
        <w:trPr>
          <w:trHeight w:val="915"/>
          <w:jc w:val="center"/>
          <w:del w:id="3882" w:author="Cuenta Microsoft" w:date="2025-09-30T13:41:00Z"/>
        </w:trPr>
        <w:tc>
          <w:tcPr>
            <w:tcW w:w="0" w:type="auto"/>
          </w:tcPr>
          <w:p w14:paraId="6625440B" w14:textId="1E2FF2B7" w:rsidR="00632255" w:rsidDel="002169A1" w:rsidRDefault="00632255">
            <w:pPr>
              <w:rPr>
                <w:del w:id="3883" w:author="Cuenta Microsoft" w:date="2025-09-30T13:41:00Z"/>
              </w:rPr>
            </w:pPr>
            <w:del w:id="3884" w:author="Cuenta Microsoft" w:date="2025-09-30T13:41:00Z">
              <w:r w:rsidDel="002169A1">
                <w:delText>Reparación de instalaciones eléctricas</w:delText>
              </w:r>
            </w:del>
          </w:p>
        </w:tc>
        <w:tc>
          <w:tcPr>
            <w:tcW w:w="0" w:type="auto"/>
          </w:tcPr>
          <w:p w14:paraId="3EB04226" w14:textId="193159B0" w:rsidR="00632255" w:rsidDel="002169A1" w:rsidRDefault="00632255">
            <w:pPr>
              <w:rPr>
                <w:del w:id="3885" w:author="Cuenta Microsoft" w:date="2025-09-30T13:41:00Z"/>
              </w:rPr>
              <w:pPrChange w:id="3886" w:author="Cuenta Microsoft" w:date="2025-09-30T14:16:00Z">
                <w:pPr>
                  <w:jc w:val="center"/>
                </w:pPr>
              </w:pPrChange>
            </w:pPr>
            <w:del w:id="3887" w:author="Cuenta Microsoft" w:date="2025-09-30T13:41:00Z">
              <w:r w:rsidDel="002169A1">
                <w:delText>1</w:delText>
              </w:r>
            </w:del>
          </w:p>
        </w:tc>
        <w:tc>
          <w:tcPr>
            <w:tcW w:w="0" w:type="auto"/>
          </w:tcPr>
          <w:p w14:paraId="0AE671B7" w14:textId="6734C6E5" w:rsidR="00632255" w:rsidDel="002169A1" w:rsidRDefault="00632255">
            <w:pPr>
              <w:rPr>
                <w:del w:id="3888" w:author="Cuenta Microsoft" w:date="2025-09-30T13:41:00Z"/>
              </w:rPr>
              <w:pPrChange w:id="3889" w:author="Cuenta Microsoft" w:date="2025-09-30T14:16:00Z">
                <w:pPr>
                  <w:jc w:val="center"/>
                </w:pPr>
              </w:pPrChange>
            </w:pPr>
            <w:del w:id="3890" w:author="Cuenta Microsoft" w:date="2025-09-30T13:41:00Z">
              <w:r w:rsidDel="002169A1">
                <w:delText>$20,000.00</w:delText>
              </w:r>
            </w:del>
          </w:p>
        </w:tc>
        <w:tc>
          <w:tcPr>
            <w:tcW w:w="0" w:type="auto"/>
          </w:tcPr>
          <w:p w14:paraId="45A53F04" w14:textId="4F30CF43" w:rsidR="00632255" w:rsidDel="002169A1" w:rsidRDefault="00632255">
            <w:pPr>
              <w:rPr>
                <w:del w:id="3891" w:author="Cuenta Microsoft" w:date="2025-09-30T13:41:00Z"/>
              </w:rPr>
            </w:pPr>
            <w:del w:id="3892" w:author="Cuenta Microsoft" w:date="2025-09-30T13:41:00Z">
              <w:r w:rsidDel="002169A1">
                <w:delText>Acorde a las posibilidades de adecuación de acuerdo espacio.</w:delText>
              </w:r>
            </w:del>
          </w:p>
        </w:tc>
        <w:tc>
          <w:tcPr>
            <w:tcW w:w="0" w:type="auto"/>
          </w:tcPr>
          <w:p w14:paraId="6F6F4581" w14:textId="01649A3D" w:rsidR="00632255" w:rsidDel="002169A1" w:rsidRDefault="00632255">
            <w:pPr>
              <w:rPr>
                <w:del w:id="3893" w:author="Cuenta Microsoft" w:date="2025-09-30T13:41:00Z"/>
              </w:rPr>
              <w:pPrChange w:id="3894" w:author="Cuenta Microsoft" w:date="2025-09-30T14:16:00Z">
                <w:pPr>
                  <w:jc w:val="center"/>
                </w:pPr>
              </w:pPrChange>
            </w:pPr>
            <w:del w:id="3895" w:author="Cuenta Microsoft" w:date="2025-09-30T13:41:00Z">
              <w:r w:rsidDel="002169A1">
                <w:delText>diciembre</w:delText>
              </w:r>
            </w:del>
          </w:p>
        </w:tc>
      </w:tr>
      <w:tr w:rsidR="00A95AFC" w:rsidDel="002169A1" w14:paraId="255B24BE" w14:textId="02A24B80" w:rsidTr="00C363E7">
        <w:trPr>
          <w:trHeight w:val="483"/>
          <w:jc w:val="center"/>
          <w:del w:id="3896" w:author="Cuenta Microsoft" w:date="2025-09-30T13:41:00Z"/>
        </w:trPr>
        <w:tc>
          <w:tcPr>
            <w:tcW w:w="0" w:type="auto"/>
            <w:gridSpan w:val="2"/>
            <w:shd w:val="clear" w:color="auto" w:fill="632423" w:themeFill="accent2" w:themeFillShade="80"/>
          </w:tcPr>
          <w:p w14:paraId="0D3C8E84" w14:textId="5D3D5FCE" w:rsidR="00A95AFC" w:rsidDel="002169A1" w:rsidRDefault="00A95AFC">
            <w:pPr>
              <w:rPr>
                <w:del w:id="3897" w:author="Cuenta Microsoft" w:date="2025-09-30T13:41:00Z"/>
              </w:rPr>
              <w:pPrChange w:id="3898" w:author="Cuenta Microsoft" w:date="2025-09-30T14:16:00Z">
                <w:pPr>
                  <w:jc w:val="right"/>
                </w:pPr>
              </w:pPrChange>
            </w:pPr>
            <w:del w:id="3899" w:author="Cuenta Microsoft" w:date="2025-09-30T13:41:00Z">
              <w:r w:rsidDel="002169A1">
                <w:delText>TOTAL</w:delText>
              </w:r>
            </w:del>
          </w:p>
        </w:tc>
        <w:tc>
          <w:tcPr>
            <w:tcW w:w="0" w:type="auto"/>
            <w:shd w:val="clear" w:color="auto" w:fill="632423" w:themeFill="accent2" w:themeFillShade="80"/>
          </w:tcPr>
          <w:p w14:paraId="67340656" w14:textId="5D7ACBB5" w:rsidR="00A95AFC" w:rsidDel="002169A1" w:rsidRDefault="00A95AFC">
            <w:pPr>
              <w:rPr>
                <w:del w:id="3900" w:author="Cuenta Microsoft" w:date="2025-09-30T13:41:00Z"/>
              </w:rPr>
            </w:pPr>
            <w:del w:id="3901" w:author="Cuenta Microsoft" w:date="2025-09-30T13:41:00Z">
              <w:r w:rsidDel="002169A1">
                <w:delText>$</w:delText>
              </w:r>
              <w:r w:rsidR="001E3548" w:rsidDel="002169A1">
                <w:delText>1</w:delText>
              </w:r>
              <w:r w:rsidR="00632255" w:rsidDel="002169A1">
                <w:delText>4</w:delText>
              </w:r>
              <w:r w:rsidR="001E3548" w:rsidDel="002169A1">
                <w:delText>5</w:delText>
              </w:r>
              <w:r w:rsidDel="002169A1">
                <w:delText>,000.00</w:delText>
              </w:r>
            </w:del>
          </w:p>
        </w:tc>
        <w:tc>
          <w:tcPr>
            <w:tcW w:w="0" w:type="auto"/>
            <w:shd w:val="clear" w:color="auto" w:fill="632423" w:themeFill="accent2" w:themeFillShade="80"/>
          </w:tcPr>
          <w:p w14:paraId="51E40DC6" w14:textId="4AE5B658" w:rsidR="00A95AFC" w:rsidDel="002169A1" w:rsidRDefault="00A95AFC">
            <w:pPr>
              <w:rPr>
                <w:del w:id="3902" w:author="Cuenta Microsoft" w:date="2025-09-30T13:41:00Z"/>
              </w:rPr>
            </w:pPr>
          </w:p>
        </w:tc>
        <w:tc>
          <w:tcPr>
            <w:tcW w:w="0" w:type="auto"/>
            <w:shd w:val="clear" w:color="auto" w:fill="632423" w:themeFill="accent2" w:themeFillShade="80"/>
          </w:tcPr>
          <w:p w14:paraId="34F13A6D" w14:textId="699134C5" w:rsidR="00A95AFC" w:rsidDel="002169A1" w:rsidRDefault="00A95AFC">
            <w:pPr>
              <w:rPr>
                <w:del w:id="3903" w:author="Cuenta Microsoft" w:date="2025-09-30T13:41:00Z"/>
              </w:rPr>
            </w:pPr>
          </w:p>
        </w:tc>
      </w:tr>
    </w:tbl>
    <w:p w14:paraId="3C5D4E2C" w14:textId="2737307D" w:rsidR="001E3548" w:rsidDel="002169A1" w:rsidRDefault="001E3548">
      <w:pPr>
        <w:rPr>
          <w:del w:id="3904" w:author="Cuenta Microsoft" w:date="2025-09-30T13:41:00Z"/>
        </w:rPr>
      </w:pPr>
    </w:p>
    <w:p w14:paraId="457E0671" w14:textId="403982C1" w:rsidR="0033082E" w:rsidDel="002169A1" w:rsidRDefault="00F032F6">
      <w:pPr>
        <w:rPr>
          <w:del w:id="3905" w:author="Cuenta Microsoft" w:date="2025-09-30T13:41:00Z"/>
        </w:rPr>
      </w:pPr>
      <w:del w:id="3906" w:author="Cuenta Microsoft" w:date="2025-09-30T13:41:00Z">
        <w:r w:rsidDel="002169A1">
          <w:delText xml:space="preserve">Categoría: </w:delText>
        </w:r>
        <w:r w:rsidRPr="00FC22C4" w:rsidDel="002169A1">
          <w:rPr>
            <w:b/>
          </w:rPr>
          <w:delText>DIRECTIVOS Y PLANTEL DOCENTE</w:delText>
        </w:r>
      </w:del>
    </w:p>
    <w:p w14:paraId="7259B9CB" w14:textId="5AE1AE68" w:rsidR="00F032F6" w:rsidDel="002169A1" w:rsidRDefault="00C60B09">
      <w:pPr>
        <w:rPr>
          <w:del w:id="3907" w:author="Cuenta Microsoft" w:date="2025-09-30T13:41:00Z"/>
        </w:rPr>
      </w:pPr>
      <w:del w:id="3908" w:author="Cuenta Microsoft" w:date="2025-09-30T13:41:00Z">
        <w:r w:rsidDel="002169A1">
          <w:delText>Línea</w:delText>
        </w:r>
        <w:r w:rsidR="00F032F6" w:rsidDel="002169A1">
          <w:delText xml:space="preserve"> de acción: Difundir l</w:delText>
        </w:r>
        <w:r w:rsidR="00615462" w:rsidDel="002169A1">
          <w:delText>as</w:delText>
        </w:r>
        <w:r w:rsidR="00F032F6" w:rsidDel="002169A1">
          <w:delText xml:space="preserve"> </w:delText>
        </w:r>
        <w:r w:rsidR="00615462" w:rsidDel="002169A1">
          <w:delText xml:space="preserve">convocatorias de capacitación y formación continua </w:delText>
        </w:r>
        <w:r w:rsidR="00AC1D21" w:rsidDel="002169A1">
          <w:delText>de docentes</w:delText>
        </w:r>
      </w:del>
    </w:p>
    <w:tbl>
      <w:tblPr>
        <w:tblStyle w:val="Tablaconcuadrcula"/>
        <w:tblW w:w="12964" w:type="dxa"/>
        <w:jc w:val="center"/>
        <w:tblLook w:val="04A0" w:firstRow="1" w:lastRow="0" w:firstColumn="1" w:lastColumn="0" w:noHBand="0" w:noVBand="1"/>
      </w:tblPr>
      <w:tblGrid>
        <w:gridCol w:w="4349"/>
        <w:gridCol w:w="1523"/>
        <w:gridCol w:w="639"/>
        <w:gridCol w:w="545"/>
        <w:gridCol w:w="591"/>
        <w:gridCol w:w="640"/>
        <w:gridCol w:w="530"/>
        <w:gridCol w:w="576"/>
        <w:gridCol w:w="548"/>
        <w:gridCol w:w="666"/>
        <w:gridCol w:w="597"/>
        <w:gridCol w:w="656"/>
        <w:gridCol w:w="578"/>
        <w:gridCol w:w="526"/>
      </w:tblGrid>
      <w:tr w:rsidR="00F032F6" w:rsidDel="002169A1" w14:paraId="5D13E42E" w14:textId="7189B606" w:rsidTr="00D57E0C">
        <w:trPr>
          <w:trHeight w:val="440"/>
          <w:jc w:val="center"/>
          <w:del w:id="3909" w:author="Cuenta Microsoft" w:date="2025-09-30T13:41:00Z"/>
        </w:trPr>
        <w:tc>
          <w:tcPr>
            <w:tcW w:w="4349" w:type="dxa"/>
            <w:vMerge w:val="restart"/>
            <w:shd w:val="clear" w:color="auto" w:fill="632423" w:themeFill="accent2" w:themeFillShade="80"/>
          </w:tcPr>
          <w:p w14:paraId="7739A059" w14:textId="1EECBC40" w:rsidR="00F032F6" w:rsidDel="002169A1" w:rsidRDefault="00F032F6">
            <w:pPr>
              <w:rPr>
                <w:del w:id="3910" w:author="Cuenta Microsoft" w:date="2025-09-30T13:41:00Z"/>
                <w:b/>
              </w:rPr>
              <w:pPrChange w:id="3911" w:author="Cuenta Microsoft" w:date="2025-09-30T14:16:00Z">
                <w:pPr>
                  <w:jc w:val="center"/>
                </w:pPr>
              </w:pPrChange>
            </w:pPr>
          </w:p>
          <w:p w14:paraId="78C95D0E" w14:textId="179AE4B2" w:rsidR="00F032F6" w:rsidRPr="007562D2" w:rsidDel="002169A1" w:rsidRDefault="00F032F6">
            <w:pPr>
              <w:rPr>
                <w:del w:id="3912" w:author="Cuenta Microsoft" w:date="2025-09-30T13:41:00Z"/>
                <w:b/>
              </w:rPr>
              <w:pPrChange w:id="3913" w:author="Cuenta Microsoft" w:date="2025-09-30T14:16:00Z">
                <w:pPr>
                  <w:jc w:val="center"/>
                </w:pPr>
              </w:pPrChange>
            </w:pPr>
            <w:del w:id="3914" w:author="Cuenta Microsoft" w:date="2025-09-30T13:41:00Z">
              <w:r w:rsidRPr="007562D2" w:rsidDel="002169A1">
                <w:rPr>
                  <w:b/>
                </w:rPr>
                <w:delText>ACTIVIDADES</w:delText>
              </w:r>
            </w:del>
          </w:p>
        </w:tc>
        <w:tc>
          <w:tcPr>
            <w:tcW w:w="0" w:type="auto"/>
            <w:vMerge w:val="restart"/>
            <w:shd w:val="clear" w:color="auto" w:fill="632423" w:themeFill="accent2" w:themeFillShade="80"/>
          </w:tcPr>
          <w:p w14:paraId="6003E37C" w14:textId="2C444D04" w:rsidR="00F032F6" w:rsidDel="002169A1" w:rsidRDefault="00F032F6">
            <w:pPr>
              <w:rPr>
                <w:del w:id="3915" w:author="Cuenta Microsoft" w:date="2025-09-30T13:41:00Z"/>
                <w:b/>
              </w:rPr>
              <w:pPrChange w:id="3916" w:author="Cuenta Microsoft" w:date="2025-09-30T14:16:00Z">
                <w:pPr>
                  <w:jc w:val="center"/>
                </w:pPr>
              </w:pPrChange>
            </w:pPr>
          </w:p>
          <w:p w14:paraId="103B0090" w14:textId="100D64D8" w:rsidR="00F032F6" w:rsidRPr="007562D2" w:rsidDel="002169A1" w:rsidRDefault="00F032F6">
            <w:pPr>
              <w:rPr>
                <w:del w:id="3917" w:author="Cuenta Microsoft" w:date="2025-09-30T13:41:00Z"/>
                <w:b/>
              </w:rPr>
              <w:pPrChange w:id="3918" w:author="Cuenta Microsoft" w:date="2025-09-30T14:16:00Z">
                <w:pPr>
                  <w:jc w:val="center"/>
                </w:pPr>
              </w:pPrChange>
            </w:pPr>
            <w:del w:id="3919" w:author="Cuenta Microsoft" w:date="2025-09-30T13:41:00Z">
              <w:r w:rsidRPr="007562D2" w:rsidDel="002169A1">
                <w:rPr>
                  <w:b/>
                </w:rPr>
                <w:delText>RESPONSABLE</w:delText>
              </w:r>
            </w:del>
          </w:p>
        </w:tc>
        <w:tc>
          <w:tcPr>
            <w:tcW w:w="0" w:type="auto"/>
            <w:gridSpan w:val="12"/>
            <w:shd w:val="clear" w:color="auto" w:fill="632423" w:themeFill="accent2" w:themeFillShade="80"/>
          </w:tcPr>
          <w:p w14:paraId="42915919" w14:textId="3567FE0B" w:rsidR="00F032F6" w:rsidRPr="007562D2" w:rsidDel="002169A1" w:rsidRDefault="00FC22C4">
            <w:pPr>
              <w:rPr>
                <w:del w:id="3920" w:author="Cuenta Microsoft" w:date="2025-09-30T13:41:00Z"/>
                <w:b/>
              </w:rPr>
              <w:pPrChange w:id="3921" w:author="Cuenta Microsoft" w:date="2025-09-30T14:16:00Z">
                <w:pPr>
                  <w:jc w:val="center"/>
                </w:pPr>
              </w:pPrChange>
            </w:pPr>
            <w:del w:id="3922" w:author="Cuenta Microsoft" w:date="2025-09-30T13:41:00Z">
              <w:r w:rsidDel="002169A1">
                <w:rPr>
                  <w:b/>
                </w:rPr>
                <w:delText>CICLO ESCOLA</w:delText>
              </w:r>
              <w:r w:rsidR="007A3FB3" w:rsidDel="002169A1">
                <w:rPr>
                  <w:b/>
                </w:rPr>
                <w:delText>R 202</w:delText>
              </w:r>
            </w:del>
            <w:ins w:id="3923" w:author="BACHILLERATO GENERAL ALFONSO DE LA MADRID VIDAURRETA" w:date="2025-09-18T23:30:00Z">
              <w:del w:id="3924" w:author="Cuenta Microsoft" w:date="2025-09-30T13:41:00Z">
                <w:r w:rsidR="007A4D70" w:rsidDel="002169A1">
                  <w:rPr>
                    <w:b/>
                  </w:rPr>
                  <w:delText>5</w:delText>
                </w:r>
              </w:del>
            </w:ins>
            <w:del w:id="3925" w:author="Cuenta Microsoft" w:date="2025-09-30T13:41:00Z">
              <w:r w:rsidR="00D57E0C" w:rsidDel="002169A1">
                <w:rPr>
                  <w:b/>
                </w:rPr>
                <w:delText>4</w:delText>
              </w:r>
              <w:r w:rsidR="007A3FB3" w:rsidDel="002169A1">
                <w:rPr>
                  <w:b/>
                </w:rPr>
                <w:delText>- 202</w:delText>
              </w:r>
            </w:del>
            <w:ins w:id="3926" w:author="BACHILLERATO GENERAL ALFONSO DE LA MADRID VIDAURRETA" w:date="2025-09-18T23:30:00Z">
              <w:del w:id="3927" w:author="Cuenta Microsoft" w:date="2025-09-30T13:41:00Z">
                <w:r w:rsidR="007A4D70" w:rsidDel="002169A1">
                  <w:rPr>
                    <w:b/>
                  </w:rPr>
                  <w:delText>6</w:delText>
                </w:r>
              </w:del>
            </w:ins>
            <w:del w:id="3928" w:author="Cuenta Microsoft" w:date="2025-09-30T13:41:00Z">
              <w:r w:rsidR="00D57E0C" w:rsidDel="002169A1">
                <w:rPr>
                  <w:b/>
                </w:rPr>
                <w:delText>5</w:delText>
              </w:r>
            </w:del>
          </w:p>
        </w:tc>
      </w:tr>
      <w:tr w:rsidR="00615462" w:rsidDel="002169A1" w14:paraId="5CE4F584" w14:textId="4F8CC615" w:rsidTr="00D57E0C">
        <w:trPr>
          <w:trHeight w:val="234"/>
          <w:jc w:val="center"/>
          <w:del w:id="3929" w:author="Cuenta Microsoft" w:date="2025-09-30T13:41:00Z"/>
        </w:trPr>
        <w:tc>
          <w:tcPr>
            <w:tcW w:w="4349" w:type="dxa"/>
            <w:vMerge/>
            <w:shd w:val="clear" w:color="auto" w:fill="632423" w:themeFill="accent2" w:themeFillShade="80"/>
          </w:tcPr>
          <w:p w14:paraId="5F259938" w14:textId="4B18EFB4" w:rsidR="00F032F6" w:rsidRPr="007562D2" w:rsidDel="002169A1" w:rsidRDefault="00F032F6">
            <w:pPr>
              <w:rPr>
                <w:del w:id="3930" w:author="Cuenta Microsoft" w:date="2025-09-30T13:41:00Z"/>
                <w:b/>
              </w:rPr>
              <w:pPrChange w:id="3931" w:author="Cuenta Microsoft" w:date="2025-09-30T14:16:00Z">
                <w:pPr>
                  <w:jc w:val="center"/>
                </w:pPr>
              </w:pPrChange>
            </w:pPr>
          </w:p>
        </w:tc>
        <w:tc>
          <w:tcPr>
            <w:tcW w:w="0" w:type="auto"/>
            <w:vMerge/>
            <w:shd w:val="clear" w:color="auto" w:fill="632423" w:themeFill="accent2" w:themeFillShade="80"/>
          </w:tcPr>
          <w:p w14:paraId="4073D163" w14:textId="16B0990C" w:rsidR="00F032F6" w:rsidRPr="007562D2" w:rsidDel="002169A1" w:rsidRDefault="00F032F6">
            <w:pPr>
              <w:rPr>
                <w:del w:id="3932" w:author="Cuenta Microsoft" w:date="2025-09-30T13:41:00Z"/>
                <w:b/>
              </w:rPr>
              <w:pPrChange w:id="3933" w:author="Cuenta Microsoft" w:date="2025-09-30T14:16:00Z">
                <w:pPr>
                  <w:jc w:val="center"/>
                </w:pPr>
              </w:pPrChange>
            </w:pPr>
          </w:p>
        </w:tc>
        <w:tc>
          <w:tcPr>
            <w:tcW w:w="0" w:type="auto"/>
            <w:shd w:val="clear" w:color="auto" w:fill="632423" w:themeFill="accent2" w:themeFillShade="80"/>
          </w:tcPr>
          <w:p w14:paraId="363486DA" w14:textId="6DDCD370" w:rsidR="00F032F6" w:rsidRPr="007562D2" w:rsidDel="002169A1" w:rsidRDefault="00F032F6">
            <w:pPr>
              <w:rPr>
                <w:del w:id="3934" w:author="Cuenta Microsoft" w:date="2025-09-30T13:41:00Z"/>
                <w:b/>
              </w:rPr>
              <w:pPrChange w:id="3935" w:author="Cuenta Microsoft" w:date="2025-09-30T14:16:00Z">
                <w:pPr>
                  <w:jc w:val="center"/>
                </w:pPr>
              </w:pPrChange>
            </w:pPr>
            <w:del w:id="3936" w:author="Cuenta Microsoft" w:date="2025-09-30T13:41:00Z">
              <w:r w:rsidRPr="007562D2" w:rsidDel="002169A1">
                <w:rPr>
                  <w:b/>
                </w:rPr>
                <w:delText>AGO</w:delText>
              </w:r>
            </w:del>
          </w:p>
        </w:tc>
        <w:tc>
          <w:tcPr>
            <w:tcW w:w="0" w:type="auto"/>
            <w:shd w:val="clear" w:color="auto" w:fill="632423" w:themeFill="accent2" w:themeFillShade="80"/>
          </w:tcPr>
          <w:p w14:paraId="18262267" w14:textId="17B9B0ED" w:rsidR="00F032F6" w:rsidRPr="007562D2" w:rsidDel="002169A1" w:rsidRDefault="00F032F6">
            <w:pPr>
              <w:rPr>
                <w:del w:id="3937" w:author="Cuenta Microsoft" w:date="2025-09-30T13:41:00Z"/>
                <w:b/>
              </w:rPr>
              <w:pPrChange w:id="3938" w:author="Cuenta Microsoft" w:date="2025-09-30T14:16:00Z">
                <w:pPr>
                  <w:jc w:val="center"/>
                </w:pPr>
              </w:pPrChange>
            </w:pPr>
            <w:del w:id="3939" w:author="Cuenta Microsoft" w:date="2025-09-30T13:41:00Z">
              <w:r w:rsidRPr="007562D2" w:rsidDel="002169A1">
                <w:rPr>
                  <w:b/>
                </w:rPr>
                <w:delText>SEP</w:delText>
              </w:r>
            </w:del>
          </w:p>
        </w:tc>
        <w:tc>
          <w:tcPr>
            <w:tcW w:w="0" w:type="auto"/>
            <w:shd w:val="clear" w:color="auto" w:fill="632423" w:themeFill="accent2" w:themeFillShade="80"/>
          </w:tcPr>
          <w:p w14:paraId="0A028EA8" w14:textId="2C8618D3" w:rsidR="00F032F6" w:rsidRPr="007562D2" w:rsidDel="002169A1" w:rsidRDefault="00F032F6">
            <w:pPr>
              <w:rPr>
                <w:del w:id="3940" w:author="Cuenta Microsoft" w:date="2025-09-30T13:41:00Z"/>
                <w:b/>
              </w:rPr>
              <w:pPrChange w:id="3941" w:author="Cuenta Microsoft" w:date="2025-09-30T14:16:00Z">
                <w:pPr>
                  <w:jc w:val="center"/>
                </w:pPr>
              </w:pPrChange>
            </w:pPr>
            <w:del w:id="3942" w:author="Cuenta Microsoft" w:date="2025-09-30T13:41:00Z">
              <w:r w:rsidRPr="007562D2" w:rsidDel="002169A1">
                <w:rPr>
                  <w:b/>
                </w:rPr>
                <w:delText>OCT</w:delText>
              </w:r>
            </w:del>
          </w:p>
        </w:tc>
        <w:tc>
          <w:tcPr>
            <w:tcW w:w="0" w:type="auto"/>
            <w:shd w:val="clear" w:color="auto" w:fill="632423" w:themeFill="accent2" w:themeFillShade="80"/>
          </w:tcPr>
          <w:p w14:paraId="1F277037" w14:textId="6F0A1B1C" w:rsidR="00F032F6" w:rsidRPr="007562D2" w:rsidDel="002169A1" w:rsidRDefault="00F032F6">
            <w:pPr>
              <w:rPr>
                <w:del w:id="3943" w:author="Cuenta Microsoft" w:date="2025-09-30T13:41:00Z"/>
                <w:b/>
              </w:rPr>
              <w:pPrChange w:id="3944" w:author="Cuenta Microsoft" w:date="2025-09-30T14:16:00Z">
                <w:pPr>
                  <w:jc w:val="center"/>
                </w:pPr>
              </w:pPrChange>
            </w:pPr>
            <w:del w:id="3945" w:author="Cuenta Microsoft" w:date="2025-09-30T13:41:00Z">
              <w:r w:rsidRPr="007562D2" w:rsidDel="002169A1">
                <w:rPr>
                  <w:b/>
                </w:rPr>
                <w:delText>NOV</w:delText>
              </w:r>
            </w:del>
          </w:p>
        </w:tc>
        <w:tc>
          <w:tcPr>
            <w:tcW w:w="0" w:type="auto"/>
            <w:shd w:val="clear" w:color="auto" w:fill="632423" w:themeFill="accent2" w:themeFillShade="80"/>
          </w:tcPr>
          <w:p w14:paraId="4708B5C3" w14:textId="459C491B" w:rsidR="00F032F6" w:rsidRPr="007562D2" w:rsidDel="002169A1" w:rsidRDefault="00F032F6">
            <w:pPr>
              <w:rPr>
                <w:del w:id="3946" w:author="Cuenta Microsoft" w:date="2025-09-30T13:41:00Z"/>
                <w:b/>
              </w:rPr>
              <w:pPrChange w:id="3947" w:author="Cuenta Microsoft" w:date="2025-09-30T14:16:00Z">
                <w:pPr>
                  <w:jc w:val="center"/>
                </w:pPr>
              </w:pPrChange>
            </w:pPr>
            <w:del w:id="3948" w:author="Cuenta Microsoft" w:date="2025-09-30T13:41:00Z">
              <w:r w:rsidRPr="007562D2" w:rsidDel="002169A1">
                <w:rPr>
                  <w:b/>
                </w:rPr>
                <w:delText>DIC</w:delText>
              </w:r>
            </w:del>
          </w:p>
        </w:tc>
        <w:tc>
          <w:tcPr>
            <w:tcW w:w="0" w:type="auto"/>
            <w:shd w:val="clear" w:color="auto" w:fill="632423" w:themeFill="accent2" w:themeFillShade="80"/>
          </w:tcPr>
          <w:p w14:paraId="3431D421" w14:textId="71B6416C" w:rsidR="00F032F6" w:rsidRPr="007562D2" w:rsidDel="002169A1" w:rsidRDefault="00F032F6">
            <w:pPr>
              <w:rPr>
                <w:del w:id="3949" w:author="Cuenta Microsoft" w:date="2025-09-30T13:41:00Z"/>
                <w:b/>
              </w:rPr>
              <w:pPrChange w:id="3950" w:author="Cuenta Microsoft" w:date="2025-09-30T14:16:00Z">
                <w:pPr>
                  <w:jc w:val="center"/>
                </w:pPr>
              </w:pPrChange>
            </w:pPr>
            <w:del w:id="3951" w:author="Cuenta Microsoft" w:date="2025-09-30T13:41:00Z">
              <w:r w:rsidRPr="007562D2" w:rsidDel="002169A1">
                <w:rPr>
                  <w:b/>
                </w:rPr>
                <w:delText>ENE</w:delText>
              </w:r>
            </w:del>
          </w:p>
        </w:tc>
        <w:tc>
          <w:tcPr>
            <w:tcW w:w="0" w:type="auto"/>
            <w:shd w:val="clear" w:color="auto" w:fill="632423" w:themeFill="accent2" w:themeFillShade="80"/>
          </w:tcPr>
          <w:p w14:paraId="76A3CB1B" w14:textId="1FB36BD5" w:rsidR="00F032F6" w:rsidRPr="007562D2" w:rsidDel="002169A1" w:rsidRDefault="00F032F6">
            <w:pPr>
              <w:rPr>
                <w:del w:id="3952" w:author="Cuenta Microsoft" w:date="2025-09-30T13:41:00Z"/>
                <w:b/>
              </w:rPr>
              <w:pPrChange w:id="3953" w:author="Cuenta Microsoft" w:date="2025-09-30T14:16:00Z">
                <w:pPr>
                  <w:jc w:val="center"/>
                </w:pPr>
              </w:pPrChange>
            </w:pPr>
            <w:del w:id="3954" w:author="Cuenta Microsoft" w:date="2025-09-30T13:41:00Z">
              <w:r w:rsidRPr="007562D2" w:rsidDel="002169A1">
                <w:rPr>
                  <w:b/>
                </w:rPr>
                <w:delText>FEB</w:delText>
              </w:r>
            </w:del>
          </w:p>
        </w:tc>
        <w:tc>
          <w:tcPr>
            <w:tcW w:w="0" w:type="auto"/>
            <w:shd w:val="clear" w:color="auto" w:fill="632423" w:themeFill="accent2" w:themeFillShade="80"/>
          </w:tcPr>
          <w:p w14:paraId="04B3B1D7" w14:textId="4ACBB42D" w:rsidR="00F032F6" w:rsidRPr="007562D2" w:rsidDel="002169A1" w:rsidRDefault="00F032F6">
            <w:pPr>
              <w:rPr>
                <w:del w:id="3955" w:author="Cuenta Microsoft" w:date="2025-09-30T13:41:00Z"/>
                <w:b/>
              </w:rPr>
              <w:pPrChange w:id="3956" w:author="Cuenta Microsoft" w:date="2025-09-30T14:16:00Z">
                <w:pPr>
                  <w:jc w:val="center"/>
                </w:pPr>
              </w:pPrChange>
            </w:pPr>
            <w:del w:id="3957" w:author="Cuenta Microsoft" w:date="2025-09-30T13:41:00Z">
              <w:r w:rsidRPr="007562D2" w:rsidDel="002169A1">
                <w:rPr>
                  <w:b/>
                </w:rPr>
                <w:delText>MAR</w:delText>
              </w:r>
            </w:del>
          </w:p>
        </w:tc>
        <w:tc>
          <w:tcPr>
            <w:tcW w:w="0" w:type="auto"/>
            <w:shd w:val="clear" w:color="auto" w:fill="632423" w:themeFill="accent2" w:themeFillShade="80"/>
          </w:tcPr>
          <w:p w14:paraId="7CBA2F49" w14:textId="43A20E98" w:rsidR="00F032F6" w:rsidRPr="007562D2" w:rsidDel="002169A1" w:rsidRDefault="00F032F6">
            <w:pPr>
              <w:rPr>
                <w:del w:id="3958" w:author="Cuenta Microsoft" w:date="2025-09-30T13:41:00Z"/>
                <w:b/>
              </w:rPr>
              <w:pPrChange w:id="3959" w:author="Cuenta Microsoft" w:date="2025-09-30T14:16:00Z">
                <w:pPr>
                  <w:jc w:val="center"/>
                </w:pPr>
              </w:pPrChange>
            </w:pPr>
            <w:del w:id="3960" w:author="Cuenta Microsoft" w:date="2025-09-30T13:41:00Z">
              <w:r w:rsidRPr="007562D2" w:rsidDel="002169A1">
                <w:rPr>
                  <w:b/>
                </w:rPr>
                <w:delText>ABR</w:delText>
              </w:r>
            </w:del>
          </w:p>
        </w:tc>
        <w:tc>
          <w:tcPr>
            <w:tcW w:w="0" w:type="auto"/>
            <w:shd w:val="clear" w:color="auto" w:fill="632423" w:themeFill="accent2" w:themeFillShade="80"/>
          </w:tcPr>
          <w:p w14:paraId="0DB50DD7" w14:textId="6EEFE959" w:rsidR="00F032F6" w:rsidRPr="007562D2" w:rsidDel="002169A1" w:rsidRDefault="00F032F6">
            <w:pPr>
              <w:rPr>
                <w:del w:id="3961" w:author="Cuenta Microsoft" w:date="2025-09-30T13:41:00Z"/>
                <w:b/>
              </w:rPr>
              <w:pPrChange w:id="3962" w:author="Cuenta Microsoft" w:date="2025-09-30T14:16:00Z">
                <w:pPr>
                  <w:jc w:val="center"/>
                </w:pPr>
              </w:pPrChange>
            </w:pPr>
            <w:del w:id="3963" w:author="Cuenta Microsoft" w:date="2025-09-30T13:41:00Z">
              <w:r w:rsidRPr="007562D2" w:rsidDel="002169A1">
                <w:rPr>
                  <w:b/>
                </w:rPr>
                <w:delText>MAY</w:delText>
              </w:r>
            </w:del>
          </w:p>
        </w:tc>
        <w:tc>
          <w:tcPr>
            <w:tcW w:w="0" w:type="auto"/>
            <w:shd w:val="clear" w:color="auto" w:fill="632423" w:themeFill="accent2" w:themeFillShade="80"/>
          </w:tcPr>
          <w:p w14:paraId="75E0B091" w14:textId="68A0B924" w:rsidR="00F032F6" w:rsidRPr="007562D2" w:rsidDel="002169A1" w:rsidRDefault="00F032F6">
            <w:pPr>
              <w:rPr>
                <w:del w:id="3964" w:author="Cuenta Microsoft" w:date="2025-09-30T13:41:00Z"/>
                <w:b/>
              </w:rPr>
              <w:pPrChange w:id="3965" w:author="Cuenta Microsoft" w:date="2025-09-30T14:16:00Z">
                <w:pPr>
                  <w:jc w:val="center"/>
                </w:pPr>
              </w:pPrChange>
            </w:pPr>
            <w:del w:id="3966" w:author="Cuenta Microsoft" w:date="2025-09-30T13:41:00Z">
              <w:r w:rsidRPr="007562D2" w:rsidDel="002169A1">
                <w:rPr>
                  <w:b/>
                </w:rPr>
                <w:delText>JUN</w:delText>
              </w:r>
            </w:del>
          </w:p>
        </w:tc>
        <w:tc>
          <w:tcPr>
            <w:tcW w:w="0" w:type="auto"/>
            <w:shd w:val="clear" w:color="auto" w:fill="632423" w:themeFill="accent2" w:themeFillShade="80"/>
          </w:tcPr>
          <w:p w14:paraId="47E2A51C" w14:textId="7F03CAEC" w:rsidR="00F032F6" w:rsidRPr="007562D2" w:rsidDel="002169A1" w:rsidRDefault="00F032F6">
            <w:pPr>
              <w:rPr>
                <w:del w:id="3967" w:author="Cuenta Microsoft" w:date="2025-09-30T13:41:00Z"/>
                <w:b/>
              </w:rPr>
              <w:pPrChange w:id="3968" w:author="Cuenta Microsoft" w:date="2025-09-30T14:16:00Z">
                <w:pPr>
                  <w:jc w:val="center"/>
                </w:pPr>
              </w:pPrChange>
            </w:pPr>
            <w:del w:id="3969" w:author="Cuenta Microsoft" w:date="2025-09-30T13:41:00Z">
              <w:r w:rsidRPr="007562D2" w:rsidDel="002169A1">
                <w:rPr>
                  <w:b/>
                </w:rPr>
                <w:delText>JUL</w:delText>
              </w:r>
            </w:del>
          </w:p>
        </w:tc>
      </w:tr>
      <w:tr w:rsidR="00615462" w:rsidDel="002169A1" w14:paraId="575E8180" w14:textId="3DBA52A6" w:rsidTr="00D57E0C">
        <w:trPr>
          <w:trHeight w:val="1845"/>
          <w:jc w:val="center"/>
          <w:del w:id="3970" w:author="Cuenta Microsoft" w:date="2025-09-30T13:41:00Z"/>
        </w:trPr>
        <w:tc>
          <w:tcPr>
            <w:tcW w:w="4349" w:type="dxa"/>
          </w:tcPr>
          <w:p w14:paraId="6C1EF23F" w14:textId="7C230BC2" w:rsidR="00F032F6" w:rsidDel="002169A1" w:rsidRDefault="009A0A36">
            <w:pPr>
              <w:rPr>
                <w:del w:id="3971" w:author="Cuenta Microsoft" w:date="2025-09-30T13:41:00Z"/>
              </w:rPr>
            </w:pPr>
            <w:del w:id="3972" w:author="Cuenta Microsoft" w:date="2025-09-30T13:41:00Z">
              <w:r w:rsidDel="002169A1">
                <w:delText>Difundir</w:delText>
              </w:r>
              <w:r w:rsidR="00F032F6" w:rsidDel="002169A1">
                <w:delText xml:space="preserve"> vía </w:delText>
              </w:r>
              <w:r w:rsidR="00E864F5" w:rsidDel="002169A1">
                <w:delText xml:space="preserve">correo electrónico </w:delText>
              </w:r>
              <w:r w:rsidR="00615462" w:rsidDel="002169A1">
                <w:delText>y por WhatsApp las convocatorias e invitaciones por parte de las autoridades del nivel y la COSFAC, la oferta de cursos, talleres y diplomados.</w:delText>
              </w:r>
            </w:del>
          </w:p>
        </w:tc>
        <w:tc>
          <w:tcPr>
            <w:tcW w:w="0" w:type="auto"/>
          </w:tcPr>
          <w:p w14:paraId="7A404236" w14:textId="67870025" w:rsidR="00F032F6" w:rsidDel="002169A1" w:rsidRDefault="00F032F6">
            <w:pPr>
              <w:rPr>
                <w:del w:id="3973" w:author="Cuenta Microsoft" w:date="2025-09-30T13:41:00Z"/>
              </w:rPr>
              <w:pPrChange w:id="3974" w:author="Cuenta Microsoft" w:date="2025-09-30T14:16:00Z">
                <w:pPr>
                  <w:jc w:val="center"/>
                </w:pPr>
              </w:pPrChange>
            </w:pPr>
          </w:p>
          <w:p w14:paraId="0E38FE0B" w14:textId="411D7038" w:rsidR="00F032F6" w:rsidDel="002169A1" w:rsidRDefault="00F032F6">
            <w:pPr>
              <w:rPr>
                <w:del w:id="3975" w:author="Cuenta Microsoft" w:date="2025-09-30T13:41:00Z"/>
              </w:rPr>
              <w:pPrChange w:id="3976" w:author="Cuenta Microsoft" w:date="2025-09-30T14:16:00Z">
                <w:pPr>
                  <w:jc w:val="center"/>
                </w:pPr>
              </w:pPrChange>
            </w:pPr>
          </w:p>
          <w:p w14:paraId="3B76992E" w14:textId="2166F9F3" w:rsidR="00F032F6" w:rsidDel="002169A1" w:rsidRDefault="00F032F6">
            <w:pPr>
              <w:rPr>
                <w:del w:id="3977" w:author="Cuenta Microsoft" w:date="2025-09-30T13:41:00Z"/>
              </w:rPr>
              <w:pPrChange w:id="3978" w:author="Cuenta Microsoft" w:date="2025-09-30T14:16:00Z">
                <w:pPr>
                  <w:jc w:val="center"/>
                </w:pPr>
              </w:pPrChange>
            </w:pPr>
          </w:p>
          <w:p w14:paraId="4FDF417E" w14:textId="4EBE339C" w:rsidR="00F032F6" w:rsidDel="002169A1" w:rsidRDefault="000E120C">
            <w:pPr>
              <w:rPr>
                <w:del w:id="3979" w:author="Cuenta Microsoft" w:date="2025-09-30T13:41:00Z"/>
              </w:rPr>
              <w:pPrChange w:id="3980" w:author="Cuenta Microsoft" w:date="2025-09-30T14:16:00Z">
                <w:pPr>
                  <w:jc w:val="center"/>
                </w:pPr>
              </w:pPrChange>
            </w:pPr>
            <w:del w:id="3981" w:author="Cuenta Microsoft" w:date="2025-09-30T13:41:00Z">
              <w:r w:rsidDel="002169A1">
                <w:delText xml:space="preserve">Dirección </w:delText>
              </w:r>
            </w:del>
          </w:p>
        </w:tc>
        <w:tc>
          <w:tcPr>
            <w:tcW w:w="0" w:type="auto"/>
            <w:shd w:val="clear" w:color="auto" w:fill="FFFFFF" w:themeFill="background1"/>
          </w:tcPr>
          <w:p w14:paraId="42E05910" w14:textId="71CECA5A" w:rsidR="00F032F6" w:rsidDel="002169A1" w:rsidRDefault="00F032F6">
            <w:pPr>
              <w:rPr>
                <w:del w:id="3982" w:author="Cuenta Microsoft" w:date="2025-09-30T13:41:00Z"/>
              </w:rPr>
              <w:pPrChange w:id="3983" w:author="Cuenta Microsoft" w:date="2025-09-30T14:16:00Z">
                <w:pPr>
                  <w:jc w:val="center"/>
                </w:pPr>
              </w:pPrChange>
            </w:pPr>
          </w:p>
        </w:tc>
        <w:tc>
          <w:tcPr>
            <w:tcW w:w="0" w:type="auto"/>
            <w:shd w:val="clear" w:color="auto" w:fill="943634" w:themeFill="accent2" w:themeFillShade="BF"/>
          </w:tcPr>
          <w:p w14:paraId="33C58FEF" w14:textId="2535C101" w:rsidR="00F032F6" w:rsidDel="002169A1" w:rsidRDefault="00F032F6">
            <w:pPr>
              <w:rPr>
                <w:del w:id="3984" w:author="Cuenta Microsoft" w:date="2025-09-30T13:41:00Z"/>
              </w:rPr>
              <w:pPrChange w:id="3985" w:author="Cuenta Microsoft" w:date="2025-09-30T14:16:00Z">
                <w:pPr>
                  <w:jc w:val="center"/>
                </w:pPr>
              </w:pPrChange>
            </w:pPr>
          </w:p>
        </w:tc>
        <w:tc>
          <w:tcPr>
            <w:tcW w:w="0" w:type="auto"/>
            <w:shd w:val="clear" w:color="auto" w:fill="943634" w:themeFill="accent2" w:themeFillShade="BF"/>
          </w:tcPr>
          <w:p w14:paraId="3D2F847D" w14:textId="1A3A02D5" w:rsidR="00F032F6" w:rsidDel="002169A1" w:rsidRDefault="00F032F6">
            <w:pPr>
              <w:rPr>
                <w:del w:id="3986" w:author="Cuenta Microsoft" w:date="2025-09-30T13:41:00Z"/>
              </w:rPr>
              <w:pPrChange w:id="3987" w:author="Cuenta Microsoft" w:date="2025-09-30T14:16:00Z">
                <w:pPr>
                  <w:jc w:val="center"/>
                </w:pPr>
              </w:pPrChange>
            </w:pPr>
          </w:p>
        </w:tc>
        <w:tc>
          <w:tcPr>
            <w:tcW w:w="0" w:type="auto"/>
            <w:shd w:val="clear" w:color="auto" w:fill="FFFFFF" w:themeFill="background1"/>
          </w:tcPr>
          <w:p w14:paraId="62FA7FE2" w14:textId="3E8B5316" w:rsidR="00F032F6" w:rsidDel="002169A1" w:rsidRDefault="00F032F6">
            <w:pPr>
              <w:rPr>
                <w:del w:id="3988" w:author="Cuenta Microsoft" w:date="2025-09-30T13:41:00Z"/>
              </w:rPr>
              <w:pPrChange w:id="3989" w:author="Cuenta Microsoft" w:date="2025-09-30T14:16:00Z">
                <w:pPr>
                  <w:jc w:val="center"/>
                </w:pPr>
              </w:pPrChange>
            </w:pPr>
          </w:p>
        </w:tc>
        <w:tc>
          <w:tcPr>
            <w:tcW w:w="0" w:type="auto"/>
            <w:shd w:val="clear" w:color="auto" w:fill="FFFFFF" w:themeFill="background1"/>
          </w:tcPr>
          <w:p w14:paraId="3F08DE17" w14:textId="01FF4531" w:rsidR="00F032F6" w:rsidDel="002169A1" w:rsidRDefault="00F032F6">
            <w:pPr>
              <w:rPr>
                <w:del w:id="3990" w:author="Cuenta Microsoft" w:date="2025-09-30T13:41:00Z"/>
              </w:rPr>
              <w:pPrChange w:id="3991" w:author="Cuenta Microsoft" w:date="2025-09-30T14:16:00Z">
                <w:pPr>
                  <w:jc w:val="center"/>
                </w:pPr>
              </w:pPrChange>
            </w:pPr>
          </w:p>
        </w:tc>
        <w:tc>
          <w:tcPr>
            <w:tcW w:w="0" w:type="auto"/>
            <w:shd w:val="clear" w:color="auto" w:fill="FFFFFF" w:themeFill="background1"/>
          </w:tcPr>
          <w:p w14:paraId="523CDBCA" w14:textId="390E263E" w:rsidR="00F032F6" w:rsidDel="002169A1" w:rsidRDefault="00F032F6">
            <w:pPr>
              <w:rPr>
                <w:del w:id="3992" w:author="Cuenta Microsoft" w:date="2025-09-30T13:41:00Z"/>
              </w:rPr>
              <w:pPrChange w:id="3993" w:author="Cuenta Microsoft" w:date="2025-09-30T14:16:00Z">
                <w:pPr>
                  <w:jc w:val="center"/>
                </w:pPr>
              </w:pPrChange>
            </w:pPr>
          </w:p>
        </w:tc>
        <w:tc>
          <w:tcPr>
            <w:tcW w:w="0" w:type="auto"/>
            <w:shd w:val="clear" w:color="auto" w:fill="FFFFFF" w:themeFill="background1"/>
          </w:tcPr>
          <w:p w14:paraId="03C8C082" w14:textId="6EDDF044" w:rsidR="00F032F6" w:rsidDel="002169A1" w:rsidRDefault="00F032F6">
            <w:pPr>
              <w:rPr>
                <w:del w:id="3994" w:author="Cuenta Microsoft" w:date="2025-09-30T13:41:00Z"/>
              </w:rPr>
              <w:pPrChange w:id="3995" w:author="Cuenta Microsoft" w:date="2025-09-30T14:16:00Z">
                <w:pPr>
                  <w:jc w:val="center"/>
                </w:pPr>
              </w:pPrChange>
            </w:pPr>
          </w:p>
        </w:tc>
        <w:tc>
          <w:tcPr>
            <w:tcW w:w="0" w:type="auto"/>
            <w:shd w:val="clear" w:color="auto" w:fill="FFFFFF" w:themeFill="background1"/>
          </w:tcPr>
          <w:p w14:paraId="478DF2D3" w14:textId="53574615" w:rsidR="00F032F6" w:rsidDel="002169A1" w:rsidRDefault="00F032F6">
            <w:pPr>
              <w:rPr>
                <w:del w:id="3996" w:author="Cuenta Microsoft" w:date="2025-09-30T13:41:00Z"/>
              </w:rPr>
              <w:pPrChange w:id="3997" w:author="Cuenta Microsoft" w:date="2025-09-30T14:16:00Z">
                <w:pPr>
                  <w:jc w:val="center"/>
                </w:pPr>
              </w:pPrChange>
            </w:pPr>
          </w:p>
        </w:tc>
        <w:tc>
          <w:tcPr>
            <w:tcW w:w="0" w:type="auto"/>
            <w:shd w:val="clear" w:color="auto" w:fill="FFFFFF" w:themeFill="background1"/>
          </w:tcPr>
          <w:p w14:paraId="2BA959F3" w14:textId="56286453" w:rsidR="00F032F6" w:rsidDel="002169A1" w:rsidRDefault="00F032F6">
            <w:pPr>
              <w:rPr>
                <w:del w:id="3998" w:author="Cuenta Microsoft" w:date="2025-09-30T13:41:00Z"/>
              </w:rPr>
              <w:pPrChange w:id="3999" w:author="Cuenta Microsoft" w:date="2025-09-30T14:16:00Z">
                <w:pPr>
                  <w:jc w:val="center"/>
                </w:pPr>
              </w:pPrChange>
            </w:pPr>
          </w:p>
        </w:tc>
        <w:tc>
          <w:tcPr>
            <w:tcW w:w="0" w:type="auto"/>
            <w:shd w:val="clear" w:color="auto" w:fill="FFFFFF" w:themeFill="background1"/>
          </w:tcPr>
          <w:p w14:paraId="1AEC9C31" w14:textId="669DB60B" w:rsidR="00F032F6" w:rsidDel="002169A1" w:rsidRDefault="00F032F6">
            <w:pPr>
              <w:rPr>
                <w:del w:id="4000" w:author="Cuenta Microsoft" w:date="2025-09-30T13:41:00Z"/>
              </w:rPr>
              <w:pPrChange w:id="4001" w:author="Cuenta Microsoft" w:date="2025-09-30T14:16:00Z">
                <w:pPr>
                  <w:jc w:val="center"/>
                </w:pPr>
              </w:pPrChange>
            </w:pPr>
          </w:p>
        </w:tc>
        <w:tc>
          <w:tcPr>
            <w:tcW w:w="0" w:type="auto"/>
            <w:shd w:val="clear" w:color="auto" w:fill="FFFFFF" w:themeFill="background1"/>
          </w:tcPr>
          <w:p w14:paraId="0230C046" w14:textId="4B5DA16E" w:rsidR="00F032F6" w:rsidDel="002169A1" w:rsidRDefault="00F032F6">
            <w:pPr>
              <w:rPr>
                <w:del w:id="4002" w:author="Cuenta Microsoft" w:date="2025-09-30T13:41:00Z"/>
              </w:rPr>
              <w:pPrChange w:id="4003" w:author="Cuenta Microsoft" w:date="2025-09-30T14:16:00Z">
                <w:pPr>
                  <w:jc w:val="center"/>
                </w:pPr>
              </w:pPrChange>
            </w:pPr>
          </w:p>
        </w:tc>
        <w:tc>
          <w:tcPr>
            <w:tcW w:w="0" w:type="auto"/>
            <w:shd w:val="clear" w:color="auto" w:fill="FFFFFF" w:themeFill="background1"/>
          </w:tcPr>
          <w:p w14:paraId="234CE0F3" w14:textId="6206E634" w:rsidR="00F032F6" w:rsidDel="002169A1" w:rsidRDefault="00F032F6">
            <w:pPr>
              <w:rPr>
                <w:del w:id="4004" w:author="Cuenta Microsoft" w:date="2025-09-30T13:41:00Z"/>
              </w:rPr>
              <w:pPrChange w:id="4005" w:author="Cuenta Microsoft" w:date="2025-09-30T14:16:00Z">
                <w:pPr>
                  <w:jc w:val="center"/>
                </w:pPr>
              </w:pPrChange>
            </w:pPr>
          </w:p>
        </w:tc>
      </w:tr>
    </w:tbl>
    <w:p w14:paraId="5F9AF752" w14:textId="30018A84" w:rsidR="0033082E" w:rsidDel="002169A1" w:rsidRDefault="0033082E">
      <w:pPr>
        <w:rPr>
          <w:del w:id="4006" w:author="Cuenta Microsoft" w:date="2025-09-30T13:41:00Z"/>
        </w:rPr>
      </w:pPr>
    </w:p>
    <w:p w14:paraId="75C2E6B9" w14:textId="1873CCFE" w:rsidR="0033082E" w:rsidDel="002169A1" w:rsidRDefault="00F032F6">
      <w:pPr>
        <w:rPr>
          <w:del w:id="4007" w:author="Cuenta Microsoft" w:date="2025-09-30T13:41:00Z"/>
        </w:rPr>
      </w:pPr>
      <w:del w:id="4008" w:author="Cuenta Microsoft" w:date="2025-09-30T13:41:00Z">
        <w:r w:rsidDel="002169A1">
          <w:delText>C</w:delText>
        </w:r>
        <w:r w:rsidR="004423C6" w:rsidDel="002169A1">
          <w:delText>ategoría</w:delText>
        </w:r>
        <w:r w:rsidDel="002169A1">
          <w:delText xml:space="preserve">: </w:delText>
        </w:r>
        <w:r w:rsidRPr="000E120C" w:rsidDel="002169A1">
          <w:rPr>
            <w:b/>
          </w:rPr>
          <w:delText xml:space="preserve">PROGRAMAS DE </w:delText>
        </w:r>
        <w:r w:rsidR="00A95AFC" w:rsidDel="002169A1">
          <w:rPr>
            <w:b/>
          </w:rPr>
          <w:delText>SEGURIDAD ESCOLAR ANTE RIESGOS</w:delText>
        </w:r>
      </w:del>
    </w:p>
    <w:p w14:paraId="511A4E9A" w14:textId="0847B890" w:rsidR="00F032F6" w:rsidDel="002169A1" w:rsidRDefault="00F032F6">
      <w:pPr>
        <w:rPr>
          <w:del w:id="4009" w:author="Cuenta Microsoft" w:date="2025-09-30T13:41:00Z"/>
        </w:rPr>
      </w:pPr>
      <w:del w:id="4010" w:author="Cuenta Microsoft" w:date="2025-09-30T13:41:00Z">
        <w:r w:rsidDel="002169A1">
          <w:delText xml:space="preserve">Línea de acción: </w:delText>
        </w:r>
        <w:r w:rsidR="00964AC7" w:rsidDel="002169A1">
          <w:delText>Orientar</w:delText>
        </w:r>
        <w:r w:rsidDel="002169A1">
          <w:delText xml:space="preserve"> al estudiante</w:delText>
        </w:r>
        <w:r w:rsidR="007A3FB3" w:rsidDel="002169A1">
          <w:delText xml:space="preserve"> para las medidas de</w:delText>
        </w:r>
        <w:r w:rsidR="00615462" w:rsidDel="002169A1">
          <w:delText xml:space="preserve"> seguridad e higiene</w:delText>
        </w:r>
        <w:r w:rsidR="00B94241" w:rsidDel="002169A1">
          <w:delText xml:space="preserve"> escolar</w:delText>
        </w:r>
        <w:r w:rsidDel="002169A1">
          <w:delText>.</w:delText>
        </w:r>
      </w:del>
    </w:p>
    <w:p w14:paraId="79464C79" w14:textId="428026AF" w:rsidR="00F032F6" w:rsidDel="002169A1" w:rsidRDefault="00F032F6">
      <w:pPr>
        <w:rPr>
          <w:del w:id="4011" w:author="Cuenta Microsoft" w:date="2025-09-30T13:41:00Z"/>
        </w:rPr>
      </w:pPr>
    </w:p>
    <w:tbl>
      <w:tblPr>
        <w:tblStyle w:val="Tablaconcuadrcula"/>
        <w:tblW w:w="12900" w:type="dxa"/>
        <w:jc w:val="center"/>
        <w:tblLook w:val="04A0" w:firstRow="1" w:lastRow="0" w:firstColumn="1" w:lastColumn="0" w:noHBand="0" w:noVBand="1"/>
      </w:tblPr>
      <w:tblGrid>
        <w:gridCol w:w="3179"/>
        <w:gridCol w:w="1911"/>
        <w:gridCol w:w="639"/>
        <w:gridCol w:w="545"/>
        <w:gridCol w:w="591"/>
        <w:gridCol w:w="911"/>
        <w:gridCol w:w="616"/>
        <w:gridCol w:w="576"/>
        <w:gridCol w:w="548"/>
        <w:gridCol w:w="666"/>
        <w:gridCol w:w="597"/>
        <w:gridCol w:w="656"/>
        <w:gridCol w:w="578"/>
        <w:gridCol w:w="887"/>
      </w:tblGrid>
      <w:tr w:rsidR="007A3FB3" w:rsidDel="002169A1" w14:paraId="50D8B787" w14:textId="12A33810" w:rsidTr="001E0908">
        <w:trPr>
          <w:trHeight w:val="440"/>
          <w:jc w:val="center"/>
          <w:del w:id="4012" w:author="Cuenta Microsoft" w:date="2025-09-30T13:41:00Z"/>
        </w:trPr>
        <w:tc>
          <w:tcPr>
            <w:tcW w:w="3179" w:type="dxa"/>
            <w:vMerge w:val="restart"/>
            <w:shd w:val="clear" w:color="auto" w:fill="632423" w:themeFill="accent2" w:themeFillShade="80"/>
          </w:tcPr>
          <w:p w14:paraId="18F0B8B1" w14:textId="4958CE28" w:rsidR="00F032F6" w:rsidDel="002169A1" w:rsidRDefault="00F032F6">
            <w:pPr>
              <w:rPr>
                <w:del w:id="4013" w:author="Cuenta Microsoft" w:date="2025-09-30T13:41:00Z"/>
                <w:b/>
              </w:rPr>
              <w:pPrChange w:id="4014" w:author="Cuenta Microsoft" w:date="2025-09-30T14:16:00Z">
                <w:pPr>
                  <w:jc w:val="center"/>
                </w:pPr>
              </w:pPrChange>
            </w:pPr>
          </w:p>
          <w:p w14:paraId="65EA2628" w14:textId="166E7D34" w:rsidR="00F032F6" w:rsidRPr="007562D2" w:rsidDel="002169A1" w:rsidRDefault="00F032F6">
            <w:pPr>
              <w:rPr>
                <w:del w:id="4015" w:author="Cuenta Microsoft" w:date="2025-09-30T13:41:00Z"/>
                <w:b/>
              </w:rPr>
              <w:pPrChange w:id="4016" w:author="Cuenta Microsoft" w:date="2025-09-30T14:16:00Z">
                <w:pPr>
                  <w:jc w:val="center"/>
                </w:pPr>
              </w:pPrChange>
            </w:pPr>
            <w:del w:id="4017" w:author="Cuenta Microsoft" w:date="2025-09-30T13:41:00Z">
              <w:r w:rsidRPr="007562D2" w:rsidDel="002169A1">
                <w:rPr>
                  <w:b/>
                </w:rPr>
                <w:delText>ACTIVIDADES</w:delText>
              </w:r>
            </w:del>
          </w:p>
        </w:tc>
        <w:tc>
          <w:tcPr>
            <w:tcW w:w="0" w:type="auto"/>
            <w:vMerge w:val="restart"/>
            <w:shd w:val="clear" w:color="auto" w:fill="632423" w:themeFill="accent2" w:themeFillShade="80"/>
          </w:tcPr>
          <w:p w14:paraId="62C6ADC9" w14:textId="27C5EE90" w:rsidR="00F032F6" w:rsidDel="002169A1" w:rsidRDefault="00F032F6">
            <w:pPr>
              <w:rPr>
                <w:del w:id="4018" w:author="Cuenta Microsoft" w:date="2025-09-30T13:41:00Z"/>
                <w:b/>
              </w:rPr>
              <w:pPrChange w:id="4019" w:author="Cuenta Microsoft" w:date="2025-09-30T14:16:00Z">
                <w:pPr>
                  <w:jc w:val="center"/>
                </w:pPr>
              </w:pPrChange>
            </w:pPr>
          </w:p>
          <w:p w14:paraId="7B05EF61" w14:textId="7B91512E" w:rsidR="00F032F6" w:rsidRPr="007562D2" w:rsidDel="002169A1" w:rsidRDefault="00F032F6">
            <w:pPr>
              <w:rPr>
                <w:del w:id="4020" w:author="Cuenta Microsoft" w:date="2025-09-30T13:41:00Z"/>
                <w:b/>
              </w:rPr>
              <w:pPrChange w:id="4021" w:author="Cuenta Microsoft" w:date="2025-09-30T14:16:00Z">
                <w:pPr>
                  <w:jc w:val="center"/>
                </w:pPr>
              </w:pPrChange>
            </w:pPr>
            <w:del w:id="4022" w:author="Cuenta Microsoft" w:date="2025-09-30T13:41:00Z">
              <w:r w:rsidRPr="007562D2" w:rsidDel="002169A1">
                <w:rPr>
                  <w:b/>
                </w:rPr>
                <w:delText>RESPONSABLE</w:delText>
              </w:r>
            </w:del>
          </w:p>
        </w:tc>
        <w:tc>
          <w:tcPr>
            <w:tcW w:w="7810" w:type="dxa"/>
            <w:gridSpan w:val="12"/>
            <w:shd w:val="clear" w:color="auto" w:fill="632423" w:themeFill="accent2" w:themeFillShade="80"/>
          </w:tcPr>
          <w:p w14:paraId="2DBD43A4" w14:textId="3691CE47" w:rsidR="00F032F6" w:rsidRPr="007562D2" w:rsidDel="002169A1" w:rsidRDefault="007A3FB3">
            <w:pPr>
              <w:rPr>
                <w:del w:id="4023" w:author="Cuenta Microsoft" w:date="2025-09-30T13:41:00Z"/>
                <w:b/>
              </w:rPr>
              <w:pPrChange w:id="4024" w:author="Cuenta Microsoft" w:date="2025-09-30T14:16:00Z">
                <w:pPr>
                  <w:jc w:val="center"/>
                </w:pPr>
              </w:pPrChange>
            </w:pPr>
            <w:del w:id="4025" w:author="Cuenta Microsoft" w:date="2025-09-30T13:41:00Z">
              <w:r w:rsidDel="002169A1">
                <w:rPr>
                  <w:b/>
                </w:rPr>
                <w:delText>CICLO ESCOLAR 202</w:delText>
              </w:r>
            </w:del>
            <w:ins w:id="4026" w:author="BACHILLERATO GENERAL ALFONSO DE LA MADRID VIDAURRETA" w:date="2025-09-18T23:30:00Z">
              <w:del w:id="4027" w:author="Cuenta Microsoft" w:date="2025-09-30T13:41:00Z">
                <w:r w:rsidR="007A4D70" w:rsidDel="002169A1">
                  <w:rPr>
                    <w:b/>
                  </w:rPr>
                  <w:delText>5</w:delText>
                </w:r>
              </w:del>
            </w:ins>
            <w:del w:id="4028" w:author="Cuenta Microsoft" w:date="2025-09-30T13:41:00Z">
              <w:r w:rsidR="00D57E0C" w:rsidDel="002169A1">
                <w:rPr>
                  <w:b/>
                </w:rPr>
                <w:delText>4</w:delText>
              </w:r>
              <w:r w:rsidDel="002169A1">
                <w:rPr>
                  <w:b/>
                </w:rPr>
                <w:delText xml:space="preserve"> - 202</w:delText>
              </w:r>
            </w:del>
            <w:ins w:id="4029" w:author="BACHILLERATO GENERAL ALFONSO DE LA MADRID VIDAURRETA" w:date="2025-09-18T23:30:00Z">
              <w:del w:id="4030" w:author="Cuenta Microsoft" w:date="2025-09-30T13:41:00Z">
                <w:r w:rsidR="007A4D70" w:rsidDel="002169A1">
                  <w:rPr>
                    <w:b/>
                  </w:rPr>
                  <w:delText>6</w:delText>
                </w:r>
              </w:del>
            </w:ins>
            <w:del w:id="4031" w:author="Cuenta Microsoft" w:date="2025-09-30T13:41:00Z">
              <w:r w:rsidR="00D57E0C" w:rsidDel="002169A1">
                <w:rPr>
                  <w:b/>
                </w:rPr>
                <w:delText>5</w:delText>
              </w:r>
            </w:del>
          </w:p>
        </w:tc>
      </w:tr>
      <w:tr w:rsidR="007A3FB3" w:rsidDel="002169A1" w14:paraId="32DFF75F" w14:textId="0AA9BE81" w:rsidTr="001E0908">
        <w:trPr>
          <w:trHeight w:val="234"/>
          <w:jc w:val="center"/>
          <w:del w:id="4032" w:author="Cuenta Microsoft" w:date="2025-09-30T13:41:00Z"/>
        </w:trPr>
        <w:tc>
          <w:tcPr>
            <w:tcW w:w="3179" w:type="dxa"/>
            <w:vMerge/>
            <w:shd w:val="clear" w:color="auto" w:fill="632423" w:themeFill="accent2" w:themeFillShade="80"/>
          </w:tcPr>
          <w:p w14:paraId="2505A4CA" w14:textId="1AAA6F1E" w:rsidR="00F032F6" w:rsidRPr="007562D2" w:rsidDel="002169A1" w:rsidRDefault="00F032F6">
            <w:pPr>
              <w:rPr>
                <w:del w:id="4033" w:author="Cuenta Microsoft" w:date="2025-09-30T13:41:00Z"/>
                <w:b/>
              </w:rPr>
              <w:pPrChange w:id="4034" w:author="Cuenta Microsoft" w:date="2025-09-30T14:16:00Z">
                <w:pPr>
                  <w:jc w:val="center"/>
                </w:pPr>
              </w:pPrChange>
            </w:pPr>
          </w:p>
        </w:tc>
        <w:tc>
          <w:tcPr>
            <w:tcW w:w="0" w:type="auto"/>
            <w:vMerge/>
            <w:shd w:val="clear" w:color="auto" w:fill="632423" w:themeFill="accent2" w:themeFillShade="80"/>
          </w:tcPr>
          <w:p w14:paraId="648F9EB1" w14:textId="1775994F" w:rsidR="00F032F6" w:rsidRPr="007562D2" w:rsidDel="002169A1" w:rsidRDefault="00F032F6">
            <w:pPr>
              <w:rPr>
                <w:del w:id="4035" w:author="Cuenta Microsoft" w:date="2025-09-30T13:41:00Z"/>
                <w:b/>
              </w:rPr>
              <w:pPrChange w:id="4036" w:author="Cuenta Microsoft" w:date="2025-09-30T14:16:00Z">
                <w:pPr>
                  <w:jc w:val="center"/>
                </w:pPr>
              </w:pPrChange>
            </w:pPr>
          </w:p>
        </w:tc>
        <w:tc>
          <w:tcPr>
            <w:tcW w:w="0" w:type="auto"/>
            <w:shd w:val="clear" w:color="auto" w:fill="632423" w:themeFill="accent2" w:themeFillShade="80"/>
          </w:tcPr>
          <w:p w14:paraId="74C7C6D0" w14:textId="7C5C2C29" w:rsidR="00F032F6" w:rsidRPr="007562D2" w:rsidDel="002169A1" w:rsidRDefault="00F032F6">
            <w:pPr>
              <w:rPr>
                <w:del w:id="4037" w:author="Cuenta Microsoft" w:date="2025-09-30T13:41:00Z"/>
                <w:b/>
              </w:rPr>
              <w:pPrChange w:id="4038" w:author="Cuenta Microsoft" w:date="2025-09-30T14:16:00Z">
                <w:pPr>
                  <w:jc w:val="center"/>
                </w:pPr>
              </w:pPrChange>
            </w:pPr>
            <w:del w:id="4039" w:author="Cuenta Microsoft" w:date="2025-09-30T13:41:00Z">
              <w:r w:rsidRPr="007562D2" w:rsidDel="002169A1">
                <w:rPr>
                  <w:b/>
                </w:rPr>
                <w:delText>AGO</w:delText>
              </w:r>
            </w:del>
          </w:p>
        </w:tc>
        <w:tc>
          <w:tcPr>
            <w:tcW w:w="0" w:type="auto"/>
            <w:shd w:val="clear" w:color="auto" w:fill="632423" w:themeFill="accent2" w:themeFillShade="80"/>
          </w:tcPr>
          <w:p w14:paraId="2F230396" w14:textId="4F0F9A60" w:rsidR="00F032F6" w:rsidRPr="007562D2" w:rsidDel="002169A1" w:rsidRDefault="00F032F6">
            <w:pPr>
              <w:rPr>
                <w:del w:id="4040" w:author="Cuenta Microsoft" w:date="2025-09-30T13:41:00Z"/>
                <w:b/>
              </w:rPr>
              <w:pPrChange w:id="4041" w:author="Cuenta Microsoft" w:date="2025-09-30T14:16:00Z">
                <w:pPr>
                  <w:jc w:val="center"/>
                </w:pPr>
              </w:pPrChange>
            </w:pPr>
            <w:del w:id="4042" w:author="Cuenta Microsoft" w:date="2025-09-30T13:41:00Z">
              <w:r w:rsidRPr="007562D2" w:rsidDel="002169A1">
                <w:rPr>
                  <w:b/>
                </w:rPr>
                <w:delText>SEP</w:delText>
              </w:r>
            </w:del>
          </w:p>
        </w:tc>
        <w:tc>
          <w:tcPr>
            <w:tcW w:w="591" w:type="dxa"/>
            <w:shd w:val="clear" w:color="auto" w:fill="632423" w:themeFill="accent2" w:themeFillShade="80"/>
          </w:tcPr>
          <w:p w14:paraId="6D4D6C3A" w14:textId="7DAA6B5B" w:rsidR="00F032F6" w:rsidRPr="007562D2" w:rsidDel="002169A1" w:rsidRDefault="00F032F6">
            <w:pPr>
              <w:rPr>
                <w:del w:id="4043" w:author="Cuenta Microsoft" w:date="2025-09-30T13:41:00Z"/>
                <w:b/>
              </w:rPr>
              <w:pPrChange w:id="4044" w:author="Cuenta Microsoft" w:date="2025-09-30T14:16:00Z">
                <w:pPr>
                  <w:jc w:val="center"/>
                </w:pPr>
              </w:pPrChange>
            </w:pPr>
            <w:del w:id="4045" w:author="Cuenta Microsoft" w:date="2025-09-30T13:41:00Z">
              <w:r w:rsidRPr="007562D2" w:rsidDel="002169A1">
                <w:rPr>
                  <w:b/>
                </w:rPr>
                <w:delText>OCT</w:delText>
              </w:r>
            </w:del>
          </w:p>
        </w:tc>
        <w:tc>
          <w:tcPr>
            <w:tcW w:w="911" w:type="dxa"/>
            <w:shd w:val="clear" w:color="auto" w:fill="632423" w:themeFill="accent2" w:themeFillShade="80"/>
          </w:tcPr>
          <w:p w14:paraId="4E3DEC00" w14:textId="36F16B0A" w:rsidR="00F032F6" w:rsidRPr="007562D2" w:rsidDel="002169A1" w:rsidRDefault="00F032F6">
            <w:pPr>
              <w:rPr>
                <w:del w:id="4046" w:author="Cuenta Microsoft" w:date="2025-09-30T13:41:00Z"/>
                <w:b/>
              </w:rPr>
              <w:pPrChange w:id="4047" w:author="Cuenta Microsoft" w:date="2025-09-30T14:16:00Z">
                <w:pPr>
                  <w:jc w:val="center"/>
                </w:pPr>
              </w:pPrChange>
            </w:pPr>
            <w:del w:id="4048" w:author="Cuenta Microsoft" w:date="2025-09-30T13:41:00Z">
              <w:r w:rsidRPr="007562D2" w:rsidDel="002169A1">
                <w:rPr>
                  <w:b/>
                </w:rPr>
                <w:delText>NOV</w:delText>
              </w:r>
            </w:del>
          </w:p>
        </w:tc>
        <w:tc>
          <w:tcPr>
            <w:tcW w:w="616" w:type="dxa"/>
            <w:shd w:val="clear" w:color="auto" w:fill="632423" w:themeFill="accent2" w:themeFillShade="80"/>
          </w:tcPr>
          <w:p w14:paraId="38938A73" w14:textId="42A1C7F4" w:rsidR="00F032F6" w:rsidRPr="007562D2" w:rsidDel="002169A1" w:rsidRDefault="00F032F6">
            <w:pPr>
              <w:rPr>
                <w:del w:id="4049" w:author="Cuenta Microsoft" w:date="2025-09-30T13:41:00Z"/>
                <w:b/>
              </w:rPr>
              <w:pPrChange w:id="4050" w:author="Cuenta Microsoft" w:date="2025-09-30T14:16:00Z">
                <w:pPr>
                  <w:jc w:val="center"/>
                </w:pPr>
              </w:pPrChange>
            </w:pPr>
            <w:del w:id="4051" w:author="Cuenta Microsoft" w:date="2025-09-30T13:41:00Z">
              <w:r w:rsidRPr="007562D2" w:rsidDel="002169A1">
                <w:rPr>
                  <w:b/>
                </w:rPr>
                <w:delText>DIC</w:delText>
              </w:r>
            </w:del>
          </w:p>
        </w:tc>
        <w:tc>
          <w:tcPr>
            <w:tcW w:w="0" w:type="auto"/>
            <w:shd w:val="clear" w:color="auto" w:fill="632423" w:themeFill="accent2" w:themeFillShade="80"/>
          </w:tcPr>
          <w:p w14:paraId="0F333E70" w14:textId="08F34190" w:rsidR="00F032F6" w:rsidRPr="007562D2" w:rsidDel="002169A1" w:rsidRDefault="00F032F6">
            <w:pPr>
              <w:rPr>
                <w:del w:id="4052" w:author="Cuenta Microsoft" w:date="2025-09-30T13:41:00Z"/>
                <w:b/>
              </w:rPr>
              <w:pPrChange w:id="4053" w:author="Cuenta Microsoft" w:date="2025-09-30T14:16:00Z">
                <w:pPr>
                  <w:jc w:val="center"/>
                </w:pPr>
              </w:pPrChange>
            </w:pPr>
            <w:del w:id="4054" w:author="Cuenta Microsoft" w:date="2025-09-30T13:41:00Z">
              <w:r w:rsidRPr="007562D2" w:rsidDel="002169A1">
                <w:rPr>
                  <w:b/>
                </w:rPr>
                <w:delText>ENE</w:delText>
              </w:r>
            </w:del>
          </w:p>
        </w:tc>
        <w:tc>
          <w:tcPr>
            <w:tcW w:w="0" w:type="auto"/>
            <w:shd w:val="clear" w:color="auto" w:fill="632423" w:themeFill="accent2" w:themeFillShade="80"/>
          </w:tcPr>
          <w:p w14:paraId="3BEF0E4D" w14:textId="289FDC84" w:rsidR="00F032F6" w:rsidRPr="007562D2" w:rsidDel="002169A1" w:rsidRDefault="00F032F6">
            <w:pPr>
              <w:rPr>
                <w:del w:id="4055" w:author="Cuenta Microsoft" w:date="2025-09-30T13:41:00Z"/>
                <w:b/>
              </w:rPr>
              <w:pPrChange w:id="4056" w:author="Cuenta Microsoft" w:date="2025-09-30T14:16:00Z">
                <w:pPr>
                  <w:jc w:val="center"/>
                </w:pPr>
              </w:pPrChange>
            </w:pPr>
            <w:del w:id="4057" w:author="Cuenta Microsoft" w:date="2025-09-30T13:41:00Z">
              <w:r w:rsidRPr="007562D2" w:rsidDel="002169A1">
                <w:rPr>
                  <w:b/>
                </w:rPr>
                <w:delText>FEB</w:delText>
              </w:r>
            </w:del>
          </w:p>
        </w:tc>
        <w:tc>
          <w:tcPr>
            <w:tcW w:w="0" w:type="auto"/>
            <w:shd w:val="clear" w:color="auto" w:fill="632423" w:themeFill="accent2" w:themeFillShade="80"/>
          </w:tcPr>
          <w:p w14:paraId="5D0481FA" w14:textId="59F0180B" w:rsidR="00F032F6" w:rsidRPr="007562D2" w:rsidDel="002169A1" w:rsidRDefault="00F032F6">
            <w:pPr>
              <w:rPr>
                <w:del w:id="4058" w:author="Cuenta Microsoft" w:date="2025-09-30T13:41:00Z"/>
                <w:b/>
              </w:rPr>
              <w:pPrChange w:id="4059" w:author="Cuenta Microsoft" w:date="2025-09-30T14:16:00Z">
                <w:pPr>
                  <w:jc w:val="center"/>
                </w:pPr>
              </w:pPrChange>
            </w:pPr>
            <w:del w:id="4060" w:author="Cuenta Microsoft" w:date="2025-09-30T13:41:00Z">
              <w:r w:rsidRPr="007562D2" w:rsidDel="002169A1">
                <w:rPr>
                  <w:b/>
                </w:rPr>
                <w:delText>MAR</w:delText>
              </w:r>
            </w:del>
          </w:p>
        </w:tc>
        <w:tc>
          <w:tcPr>
            <w:tcW w:w="0" w:type="auto"/>
            <w:shd w:val="clear" w:color="auto" w:fill="632423" w:themeFill="accent2" w:themeFillShade="80"/>
          </w:tcPr>
          <w:p w14:paraId="10FB4424" w14:textId="5D0D23D8" w:rsidR="00F032F6" w:rsidRPr="007562D2" w:rsidDel="002169A1" w:rsidRDefault="00F032F6">
            <w:pPr>
              <w:rPr>
                <w:del w:id="4061" w:author="Cuenta Microsoft" w:date="2025-09-30T13:41:00Z"/>
                <w:b/>
              </w:rPr>
              <w:pPrChange w:id="4062" w:author="Cuenta Microsoft" w:date="2025-09-30T14:16:00Z">
                <w:pPr>
                  <w:jc w:val="center"/>
                </w:pPr>
              </w:pPrChange>
            </w:pPr>
            <w:del w:id="4063" w:author="Cuenta Microsoft" w:date="2025-09-30T13:41:00Z">
              <w:r w:rsidRPr="007562D2" w:rsidDel="002169A1">
                <w:rPr>
                  <w:b/>
                </w:rPr>
                <w:delText>ABR</w:delText>
              </w:r>
            </w:del>
          </w:p>
        </w:tc>
        <w:tc>
          <w:tcPr>
            <w:tcW w:w="0" w:type="auto"/>
            <w:shd w:val="clear" w:color="auto" w:fill="632423" w:themeFill="accent2" w:themeFillShade="80"/>
          </w:tcPr>
          <w:p w14:paraId="1271D746" w14:textId="12DD5A44" w:rsidR="00F032F6" w:rsidRPr="007562D2" w:rsidDel="002169A1" w:rsidRDefault="00F032F6">
            <w:pPr>
              <w:rPr>
                <w:del w:id="4064" w:author="Cuenta Microsoft" w:date="2025-09-30T13:41:00Z"/>
                <w:b/>
              </w:rPr>
              <w:pPrChange w:id="4065" w:author="Cuenta Microsoft" w:date="2025-09-30T14:16:00Z">
                <w:pPr>
                  <w:jc w:val="center"/>
                </w:pPr>
              </w:pPrChange>
            </w:pPr>
            <w:del w:id="4066" w:author="Cuenta Microsoft" w:date="2025-09-30T13:41:00Z">
              <w:r w:rsidRPr="007562D2" w:rsidDel="002169A1">
                <w:rPr>
                  <w:b/>
                </w:rPr>
                <w:delText>MAY</w:delText>
              </w:r>
            </w:del>
          </w:p>
        </w:tc>
        <w:tc>
          <w:tcPr>
            <w:tcW w:w="0" w:type="auto"/>
            <w:shd w:val="clear" w:color="auto" w:fill="632423" w:themeFill="accent2" w:themeFillShade="80"/>
          </w:tcPr>
          <w:p w14:paraId="345C42C4" w14:textId="3C48D40D" w:rsidR="00F032F6" w:rsidRPr="007562D2" w:rsidDel="002169A1" w:rsidRDefault="00F032F6">
            <w:pPr>
              <w:rPr>
                <w:del w:id="4067" w:author="Cuenta Microsoft" w:date="2025-09-30T13:41:00Z"/>
                <w:b/>
              </w:rPr>
              <w:pPrChange w:id="4068" w:author="Cuenta Microsoft" w:date="2025-09-30T14:16:00Z">
                <w:pPr>
                  <w:jc w:val="center"/>
                </w:pPr>
              </w:pPrChange>
            </w:pPr>
            <w:del w:id="4069" w:author="Cuenta Microsoft" w:date="2025-09-30T13:41:00Z">
              <w:r w:rsidRPr="007562D2" w:rsidDel="002169A1">
                <w:rPr>
                  <w:b/>
                </w:rPr>
                <w:delText>JUN</w:delText>
              </w:r>
            </w:del>
          </w:p>
        </w:tc>
        <w:tc>
          <w:tcPr>
            <w:tcW w:w="887" w:type="dxa"/>
            <w:shd w:val="clear" w:color="auto" w:fill="632423" w:themeFill="accent2" w:themeFillShade="80"/>
          </w:tcPr>
          <w:p w14:paraId="527A24BB" w14:textId="68406D30" w:rsidR="00F032F6" w:rsidRPr="007562D2" w:rsidDel="002169A1" w:rsidRDefault="00F032F6">
            <w:pPr>
              <w:rPr>
                <w:del w:id="4070" w:author="Cuenta Microsoft" w:date="2025-09-30T13:41:00Z"/>
                <w:b/>
              </w:rPr>
              <w:pPrChange w:id="4071" w:author="Cuenta Microsoft" w:date="2025-09-30T14:16:00Z">
                <w:pPr>
                  <w:jc w:val="center"/>
                </w:pPr>
              </w:pPrChange>
            </w:pPr>
            <w:del w:id="4072" w:author="Cuenta Microsoft" w:date="2025-09-30T13:41:00Z">
              <w:r w:rsidRPr="007562D2" w:rsidDel="002169A1">
                <w:rPr>
                  <w:b/>
                </w:rPr>
                <w:delText>JUL</w:delText>
              </w:r>
            </w:del>
          </w:p>
        </w:tc>
      </w:tr>
      <w:tr w:rsidR="007A3FB3" w:rsidDel="002169A1" w14:paraId="0943AED5" w14:textId="0D5226D1" w:rsidTr="001E0908">
        <w:trPr>
          <w:trHeight w:val="891"/>
          <w:jc w:val="center"/>
          <w:del w:id="4073" w:author="Cuenta Microsoft" w:date="2025-09-30T13:41:00Z"/>
        </w:trPr>
        <w:tc>
          <w:tcPr>
            <w:tcW w:w="3179" w:type="dxa"/>
          </w:tcPr>
          <w:p w14:paraId="4E7F72C6" w14:textId="29CF1150" w:rsidR="00F032F6" w:rsidDel="002169A1" w:rsidRDefault="007A3FB3">
            <w:pPr>
              <w:rPr>
                <w:del w:id="4074" w:author="Cuenta Microsoft" w:date="2025-09-30T13:41:00Z"/>
              </w:rPr>
            </w:pPr>
            <w:del w:id="4075" w:author="Cuenta Microsoft" w:date="2025-09-30T13:41:00Z">
              <w:r w:rsidDel="002169A1">
                <w:delText>Informar</w:delText>
              </w:r>
              <w:r w:rsidR="00F032F6" w:rsidDel="002169A1">
                <w:delText xml:space="preserve"> a los</w:delText>
              </w:r>
              <w:r w:rsidR="0014387D" w:rsidDel="002169A1">
                <w:delText xml:space="preserve"> </w:delText>
              </w:r>
              <w:r w:rsidR="00F032F6" w:rsidDel="002169A1">
                <w:delText>estudiantes para crear</w:delText>
              </w:r>
              <w:r w:rsidR="0014387D" w:rsidDel="002169A1">
                <w:delText xml:space="preserve"> </w:delText>
              </w:r>
              <w:r w:rsidDel="002169A1">
                <w:delText xml:space="preserve">conciencia sobre el </w:delText>
              </w:r>
              <w:r w:rsidR="001E0908" w:rsidDel="002169A1">
                <w:delText>cuidado de su</w:delText>
              </w:r>
              <w:r w:rsidDel="002169A1">
                <w:delText xml:space="preserve"> salud</w:delText>
              </w:r>
              <w:r w:rsidR="0023022F" w:rsidDel="002169A1">
                <w:delText>.</w:delText>
              </w:r>
            </w:del>
          </w:p>
        </w:tc>
        <w:tc>
          <w:tcPr>
            <w:tcW w:w="0" w:type="auto"/>
          </w:tcPr>
          <w:p w14:paraId="16FD494F" w14:textId="01603188" w:rsidR="00F032F6" w:rsidDel="002169A1" w:rsidRDefault="007A3FB3">
            <w:pPr>
              <w:rPr>
                <w:del w:id="4076" w:author="Cuenta Microsoft" w:date="2025-09-30T13:41:00Z"/>
              </w:rPr>
              <w:pPrChange w:id="4077" w:author="Cuenta Microsoft" w:date="2025-09-30T14:16:00Z">
                <w:pPr>
                  <w:jc w:val="center"/>
                </w:pPr>
              </w:pPrChange>
            </w:pPr>
            <w:del w:id="4078" w:author="Cuenta Microsoft" w:date="2025-09-30T13:41:00Z">
              <w:r w:rsidDel="002169A1">
                <w:delText>Director y personal docente.</w:delText>
              </w:r>
            </w:del>
          </w:p>
          <w:p w14:paraId="3F1909C3" w14:textId="6258D48B" w:rsidR="00F032F6" w:rsidDel="002169A1" w:rsidRDefault="00F032F6">
            <w:pPr>
              <w:rPr>
                <w:del w:id="4079" w:author="Cuenta Microsoft" w:date="2025-09-30T13:41:00Z"/>
              </w:rPr>
              <w:pPrChange w:id="4080" w:author="Cuenta Microsoft" w:date="2025-09-30T14:16:00Z">
                <w:pPr>
                  <w:jc w:val="center"/>
                </w:pPr>
              </w:pPrChange>
            </w:pPr>
          </w:p>
        </w:tc>
        <w:tc>
          <w:tcPr>
            <w:tcW w:w="0" w:type="auto"/>
            <w:shd w:val="clear" w:color="auto" w:fill="FFFFFF" w:themeFill="background1"/>
          </w:tcPr>
          <w:p w14:paraId="3E984566" w14:textId="04DEC3CC" w:rsidR="00F032F6" w:rsidDel="002169A1" w:rsidRDefault="00F032F6">
            <w:pPr>
              <w:rPr>
                <w:del w:id="4081" w:author="Cuenta Microsoft" w:date="2025-09-30T13:41:00Z"/>
              </w:rPr>
              <w:pPrChange w:id="4082" w:author="Cuenta Microsoft" w:date="2025-09-30T14:16:00Z">
                <w:pPr>
                  <w:jc w:val="center"/>
                </w:pPr>
              </w:pPrChange>
            </w:pPr>
          </w:p>
        </w:tc>
        <w:tc>
          <w:tcPr>
            <w:tcW w:w="0" w:type="auto"/>
            <w:shd w:val="clear" w:color="auto" w:fill="548DD4" w:themeFill="text2" w:themeFillTint="99"/>
          </w:tcPr>
          <w:p w14:paraId="72AB1F6F" w14:textId="710A2C3E" w:rsidR="00F032F6" w:rsidRPr="00E57614" w:rsidDel="002169A1" w:rsidRDefault="00F032F6">
            <w:pPr>
              <w:rPr>
                <w:del w:id="4083" w:author="Cuenta Microsoft" w:date="2025-09-30T13:41:00Z"/>
                <w:color w:val="4F6228" w:themeColor="accent3" w:themeShade="80"/>
              </w:rPr>
              <w:pPrChange w:id="4084" w:author="Cuenta Microsoft" w:date="2025-09-30T14:16:00Z">
                <w:pPr>
                  <w:jc w:val="center"/>
                </w:pPr>
              </w:pPrChange>
            </w:pPr>
          </w:p>
        </w:tc>
        <w:tc>
          <w:tcPr>
            <w:tcW w:w="591" w:type="dxa"/>
            <w:shd w:val="clear" w:color="auto" w:fill="548DD4" w:themeFill="text2" w:themeFillTint="99"/>
          </w:tcPr>
          <w:p w14:paraId="29E1ED2C" w14:textId="2E503D23" w:rsidR="00F032F6" w:rsidRPr="00E57614" w:rsidDel="002169A1" w:rsidRDefault="00F032F6">
            <w:pPr>
              <w:rPr>
                <w:del w:id="4085" w:author="Cuenta Microsoft" w:date="2025-09-30T13:41:00Z"/>
                <w:color w:val="4F6228" w:themeColor="accent3" w:themeShade="80"/>
              </w:rPr>
              <w:pPrChange w:id="4086" w:author="Cuenta Microsoft" w:date="2025-09-30T14:16:00Z">
                <w:pPr>
                  <w:jc w:val="center"/>
                </w:pPr>
              </w:pPrChange>
            </w:pPr>
          </w:p>
        </w:tc>
        <w:tc>
          <w:tcPr>
            <w:tcW w:w="911" w:type="dxa"/>
            <w:shd w:val="clear" w:color="auto" w:fill="548DD4" w:themeFill="text2" w:themeFillTint="99"/>
          </w:tcPr>
          <w:p w14:paraId="5B547099" w14:textId="57462FDF" w:rsidR="00F032F6" w:rsidRPr="00E57614" w:rsidDel="002169A1" w:rsidRDefault="00F032F6">
            <w:pPr>
              <w:rPr>
                <w:del w:id="4087" w:author="Cuenta Microsoft" w:date="2025-09-30T13:41:00Z"/>
                <w:color w:val="4F6228" w:themeColor="accent3" w:themeShade="80"/>
              </w:rPr>
              <w:pPrChange w:id="4088" w:author="Cuenta Microsoft" w:date="2025-09-30T14:16:00Z">
                <w:pPr>
                  <w:jc w:val="center"/>
                </w:pPr>
              </w:pPrChange>
            </w:pPr>
          </w:p>
        </w:tc>
        <w:tc>
          <w:tcPr>
            <w:tcW w:w="616" w:type="dxa"/>
            <w:shd w:val="clear" w:color="auto" w:fill="548DD4" w:themeFill="text2" w:themeFillTint="99"/>
          </w:tcPr>
          <w:p w14:paraId="51707F96" w14:textId="3AA754C8" w:rsidR="00F032F6" w:rsidRPr="00E57614" w:rsidDel="002169A1" w:rsidRDefault="00F032F6">
            <w:pPr>
              <w:rPr>
                <w:del w:id="4089" w:author="Cuenta Microsoft" w:date="2025-09-30T13:41:00Z"/>
                <w:color w:val="4F6228" w:themeColor="accent3" w:themeShade="80"/>
              </w:rPr>
              <w:pPrChange w:id="4090" w:author="Cuenta Microsoft" w:date="2025-09-30T14:16:00Z">
                <w:pPr>
                  <w:jc w:val="center"/>
                </w:pPr>
              </w:pPrChange>
            </w:pPr>
          </w:p>
        </w:tc>
        <w:tc>
          <w:tcPr>
            <w:tcW w:w="0" w:type="auto"/>
            <w:shd w:val="clear" w:color="auto" w:fill="548DD4" w:themeFill="text2" w:themeFillTint="99"/>
          </w:tcPr>
          <w:p w14:paraId="63DB8DCF" w14:textId="406C3D2B" w:rsidR="00F032F6" w:rsidRPr="00E57614" w:rsidDel="002169A1" w:rsidRDefault="00F032F6">
            <w:pPr>
              <w:rPr>
                <w:del w:id="4091" w:author="Cuenta Microsoft" w:date="2025-09-30T13:41:00Z"/>
                <w:color w:val="4F6228" w:themeColor="accent3" w:themeShade="80"/>
              </w:rPr>
              <w:pPrChange w:id="4092" w:author="Cuenta Microsoft" w:date="2025-09-30T14:16:00Z">
                <w:pPr>
                  <w:jc w:val="center"/>
                </w:pPr>
              </w:pPrChange>
            </w:pPr>
          </w:p>
        </w:tc>
        <w:tc>
          <w:tcPr>
            <w:tcW w:w="0" w:type="auto"/>
            <w:shd w:val="clear" w:color="auto" w:fill="548DD4" w:themeFill="text2" w:themeFillTint="99"/>
          </w:tcPr>
          <w:p w14:paraId="78DC22C0" w14:textId="13738386" w:rsidR="00F032F6" w:rsidRPr="00E57614" w:rsidDel="002169A1" w:rsidRDefault="00F032F6">
            <w:pPr>
              <w:rPr>
                <w:del w:id="4093" w:author="Cuenta Microsoft" w:date="2025-09-30T13:41:00Z"/>
                <w:color w:val="4F6228" w:themeColor="accent3" w:themeShade="80"/>
              </w:rPr>
              <w:pPrChange w:id="4094" w:author="Cuenta Microsoft" w:date="2025-09-30T14:16:00Z">
                <w:pPr>
                  <w:jc w:val="center"/>
                </w:pPr>
              </w:pPrChange>
            </w:pPr>
          </w:p>
        </w:tc>
        <w:tc>
          <w:tcPr>
            <w:tcW w:w="0" w:type="auto"/>
            <w:shd w:val="clear" w:color="auto" w:fill="548DD4" w:themeFill="text2" w:themeFillTint="99"/>
          </w:tcPr>
          <w:p w14:paraId="302E16D0" w14:textId="51896A8B" w:rsidR="00F032F6" w:rsidRPr="00E57614" w:rsidDel="002169A1" w:rsidRDefault="00F032F6">
            <w:pPr>
              <w:rPr>
                <w:del w:id="4095" w:author="Cuenta Microsoft" w:date="2025-09-30T13:41:00Z"/>
                <w:color w:val="4F6228" w:themeColor="accent3" w:themeShade="80"/>
              </w:rPr>
              <w:pPrChange w:id="4096" w:author="Cuenta Microsoft" w:date="2025-09-30T14:16:00Z">
                <w:pPr>
                  <w:jc w:val="center"/>
                </w:pPr>
              </w:pPrChange>
            </w:pPr>
          </w:p>
        </w:tc>
        <w:tc>
          <w:tcPr>
            <w:tcW w:w="0" w:type="auto"/>
            <w:shd w:val="clear" w:color="auto" w:fill="548DD4" w:themeFill="text2" w:themeFillTint="99"/>
          </w:tcPr>
          <w:p w14:paraId="732DF52A" w14:textId="1FC93F8C" w:rsidR="00F032F6" w:rsidRPr="00E57614" w:rsidDel="002169A1" w:rsidRDefault="00F032F6">
            <w:pPr>
              <w:rPr>
                <w:del w:id="4097" w:author="Cuenta Microsoft" w:date="2025-09-30T13:41:00Z"/>
                <w:color w:val="4F6228" w:themeColor="accent3" w:themeShade="80"/>
              </w:rPr>
              <w:pPrChange w:id="4098" w:author="Cuenta Microsoft" w:date="2025-09-30T14:16:00Z">
                <w:pPr>
                  <w:jc w:val="center"/>
                </w:pPr>
              </w:pPrChange>
            </w:pPr>
          </w:p>
        </w:tc>
        <w:tc>
          <w:tcPr>
            <w:tcW w:w="0" w:type="auto"/>
            <w:shd w:val="clear" w:color="auto" w:fill="548DD4" w:themeFill="text2" w:themeFillTint="99"/>
          </w:tcPr>
          <w:p w14:paraId="452330A9" w14:textId="0697AAAA" w:rsidR="00F032F6" w:rsidRPr="00E57614" w:rsidDel="002169A1" w:rsidRDefault="00F032F6">
            <w:pPr>
              <w:rPr>
                <w:del w:id="4099" w:author="Cuenta Microsoft" w:date="2025-09-30T13:41:00Z"/>
                <w:color w:val="4F6228" w:themeColor="accent3" w:themeShade="80"/>
              </w:rPr>
              <w:pPrChange w:id="4100" w:author="Cuenta Microsoft" w:date="2025-09-30T14:16:00Z">
                <w:pPr>
                  <w:jc w:val="center"/>
                </w:pPr>
              </w:pPrChange>
            </w:pPr>
          </w:p>
        </w:tc>
        <w:tc>
          <w:tcPr>
            <w:tcW w:w="0" w:type="auto"/>
            <w:shd w:val="clear" w:color="auto" w:fill="548DD4" w:themeFill="text2" w:themeFillTint="99"/>
          </w:tcPr>
          <w:p w14:paraId="720EAC84" w14:textId="037AF635" w:rsidR="00F032F6" w:rsidRPr="00E57614" w:rsidDel="002169A1" w:rsidRDefault="00F032F6">
            <w:pPr>
              <w:rPr>
                <w:del w:id="4101" w:author="Cuenta Microsoft" w:date="2025-09-30T13:41:00Z"/>
                <w:color w:val="4F6228" w:themeColor="accent3" w:themeShade="80"/>
              </w:rPr>
              <w:pPrChange w:id="4102" w:author="Cuenta Microsoft" w:date="2025-09-30T14:16:00Z">
                <w:pPr>
                  <w:jc w:val="center"/>
                </w:pPr>
              </w:pPrChange>
            </w:pPr>
          </w:p>
        </w:tc>
        <w:tc>
          <w:tcPr>
            <w:tcW w:w="887" w:type="dxa"/>
            <w:shd w:val="clear" w:color="auto" w:fill="FFFFFF" w:themeFill="background1"/>
          </w:tcPr>
          <w:p w14:paraId="37FD3E16" w14:textId="1F43F672" w:rsidR="00F032F6" w:rsidDel="002169A1" w:rsidRDefault="00F032F6">
            <w:pPr>
              <w:rPr>
                <w:del w:id="4103" w:author="Cuenta Microsoft" w:date="2025-09-30T13:41:00Z"/>
              </w:rPr>
              <w:pPrChange w:id="4104" w:author="Cuenta Microsoft" w:date="2025-09-30T14:16:00Z">
                <w:pPr>
                  <w:jc w:val="center"/>
                </w:pPr>
              </w:pPrChange>
            </w:pPr>
          </w:p>
        </w:tc>
      </w:tr>
      <w:tr w:rsidR="007A3FB3" w:rsidDel="002169A1" w14:paraId="4B716DC6" w14:textId="16491E8C" w:rsidTr="001E0908">
        <w:trPr>
          <w:trHeight w:val="837"/>
          <w:jc w:val="center"/>
          <w:del w:id="4105" w:author="Cuenta Microsoft" w:date="2025-09-30T13:41:00Z"/>
        </w:trPr>
        <w:tc>
          <w:tcPr>
            <w:tcW w:w="3179" w:type="dxa"/>
          </w:tcPr>
          <w:p w14:paraId="50F7F15A" w14:textId="35EAF38C" w:rsidR="00F032F6" w:rsidDel="002169A1" w:rsidRDefault="00E57614">
            <w:pPr>
              <w:rPr>
                <w:del w:id="4106" w:author="Cuenta Microsoft" w:date="2025-09-30T13:41:00Z"/>
              </w:rPr>
            </w:pPr>
            <w:del w:id="4107" w:author="Cuenta Microsoft" w:date="2025-09-30T13:41:00Z">
              <w:r w:rsidDel="002169A1">
                <w:delText>F</w:delText>
              </w:r>
              <w:r w:rsidR="00F032F6" w:rsidDel="002169A1">
                <w:delText xml:space="preserve">ormar equipos de trabajo para </w:delText>
              </w:r>
              <w:r w:rsidR="007A3FB3" w:rsidDel="002169A1">
                <w:delText>comunicar por medio de redes sociales el cuidado de la salud.</w:delText>
              </w:r>
            </w:del>
          </w:p>
          <w:p w14:paraId="52F2E975" w14:textId="118E030D" w:rsidR="00F032F6" w:rsidDel="002169A1" w:rsidRDefault="00F032F6">
            <w:pPr>
              <w:rPr>
                <w:del w:id="4108" w:author="Cuenta Microsoft" w:date="2025-09-30T13:41:00Z"/>
              </w:rPr>
              <w:pPrChange w:id="4109" w:author="Cuenta Microsoft" w:date="2025-09-30T14:16:00Z">
                <w:pPr>
                  <w:jc w:val="center"/>
                </w:pPr>
              </w:pPrChange>
            </w:pPr>
          </w:p>
        </w:tc>
        <w:tc>
          <w:tcPr>
            <w:tcW w:w="0" w:type="auto"/>
          </w:tcPr>
          <w:p w14:paraId="41E022CD" w14:textId="6D7E87D1" w:rsidR="00F032F6" w:rsidDel="002169A1" w:rsidRDefault="007A3FB3">
            <w:pPr>
              <w:rPr>
                <w:del w:id="4110" w:author="Cuenta Microsoft" w:date="2025-09-30T13:41:00Z"/>
              </w:rPr>
              <w:pPrChange w:id="4111" w:author="Cuenta Microsoft" w:date="2025-09-30T14:16:00Z">
                <w:pPr>
                  <w:jc w:val="center"/>
                </w:pPr>
              </w:pPrChange>
            </w:pPr>
            <w:del w:id="4112" w:author="Cuenta Microsoft" w:date="2025-09-30T13:41:00Z">
              <w:r w:rsidDel="002169A1">
                <w:delText>Director y personal de la institución.</w:delText>
              </w:r>
            </w:del>
          </w:p>
          <w:p w14:paraId="4EA3F8F9" w14:textId="2A2D56D6" w:rsidR="00F032F6" w:rsidDel="002169A1" w:rsidRDefault="00F032F6">
            <w:pPr>
              <w:rPr>
                <w:del w:id="4113" w:author="Cuenta Microsoft" w:date="2025-09-30T13:41:00Z"/>
              </w:rPr>
              <w:pPrChange w:id="4114" w:author="Cuenta Microsoft" w:date="2025-09-30T14:16:00Z">
                <w:pPr>
                  <w:jc w:val="center"/>
                </w:pPr>
              </w:pPrChange>
            </w:pPr>
          </w:p>
        </w:tc>
        <w:tc>
          <w:tcPr>
            <w:tcW w:w="0" w:type="auto"/>
            <w:shd w:val="clear" w:color="auto" w:fill="FFFFFF" w:themeFill="background1"/>
          </w:tcPr>
          <w:p w14:paraId="039354E2" w14:textId="2869179A" w:rsidR="00F032F6" w:rsidDel="002169A1" w:rsidRDefault="00F032F6">
            <w:pPr>
              <w:rPr>
                <w:del w:id="4115" w:author="Cuenta Microsoft" w:date="2025-09-30T13:41:00Z"/>
              </w:rPr>
              <w:pPrChange w:id="4116" w:author="Cuenta Microsoft" w:date="2025-09-30T14:16:00Z">
                <w:pPr>
                  <w:jc w:val="center"/>
                </w:pPr>
              </w:pPrChange>
            </w:pPr>
          </w:p>
        </w:tc>
        <w:tc>
          <w:tcPr>
            <w:tcW w:w="0" w:type="auto"/>
            <w:shd w:val="clear" w:color="auto" w:fill="0070C0"/>
          </w:tcPr>
          <w:p w14:paraId="462C0F35" w14:textId="62BB29D6" w:rsidR="00F032F6" w:rsidDel="002169A1" w:rsidRDefault="00F032F6">
            <w:pPr>
              <w:rPr>
                <w:del w:id="4117" w:author="Cuenta Microsoft" w:date="2025-09-30T13:41:00Z"/>
              </w:rPr>
              <w:pPrChange w:id="4118" w:author="Cuenta Microsoft" w:date="2025-09-30T14:16:00Z">
                <w:pPr>
                  <w:jc w:val="center"/>
                </w:pPr>
              </w:pPrChange>
            </w:pPr>
          </w:p>
        </w:tc>
        <w:tc>
          <w:tcPr>
            <w:tcW w:w="591" w:type="dxa"/>
            <w:shd w:val="clear" w:color="auto" w:fill="0070C0"/>
          </w:tcPr>
          <w:p w14:paraId="23504B6F" w14:textId="4140EE1A" w:rsidR="00F032F6" w:rsidDel="002169A1" w:rsidRDefault="00F032F6">
            <w:pPr>
              <w:rPr>
                <w:del w:id="4119" w:author="Cuenta Microsoft" w:date="2025-09-30T13:41:00Z"/>
              </w:rPr>
              <w:pPrChange w:id="4120" w:author="Cuenta Microsoft" w:date="2025-09-30T14:16:00Z">
                <w:pPr>
                  <w:jc w:val="center"/>
                </w:pPr>
              </w:pPrChange>
            </w:pPr>
          </w:p>
        </w:tc>
        <w:tc>
          <w:tcPr>
            <w:tcW w:w="911" w:type="dxa"/>
            <w:shd w:val="clear" w:color="auto" w:fill="548DD4" w:themeFill="text2" w:themeFillTint="99"/>
          </w:tcPr>
          <w:p w14:paraId="5A6A995F" w14:textId="72FB42D8" w:rsidR="00F032F6" w:rsidDel="002169A1" w:rsidRDefault="00F032F6">
            <w:pPr>
              <w:rPr>
                <w:del w:id="4121" w:author="Cuenta Microsoft" w:date="2025-09-30T13:41:00Z"/>
              </w:rPr>
              <w:pPrChange w:id="4122" w:author="Cuenta Microsoft" w:date="2025-09-30T14:16:00Z">
                <w:pPr>
                  <w:jc w:val="center"/>
                </w:pPr>
              </w:pPrChange>
            </w:pPr>
          </w:p>
        </w:tc>
        <w:tc>
          <w:tcPr>
            <w:tcW w:w="616" w:type="dxa"/>
            <w:shd w:val="clear" w:color="auto" w:fill="0070C0"/>
          </w:tcPr>
          <w:p w14:paraId="468AA641" w14:textId="2C404BC9" w:rsidR="00F032F6" w:rsidDel="002169A1" w:rsidRDefault="00F032F6">
            <w:pPr>
              <w:rPr>
                <w:del w:id="4123" w:author="Cuenta Microsoft" w:date="2025-09-30T13:41:00Z"/>
              </w:rPr>
              <w:pPrChange w:id="4124" w:author="Cuenta Microsoft" w:date="2025-09-30T14:16:00Z">
                <w:pPr>
                  <w:jc w:val="center"/>
                </w:pPr>
              </w:pPrChange>
            </w:pPr>
          </w:p>
        </w:tc>
        <w:tc>
          <w:tcPr>
            <w:tcW w:w="0" w:type="auto"/>
            <w:shd w:val="clear" w:color="auto" w:fill="0070C0"/>
          </w:tcPr>
          <w:p w14:paraId="5018F629" w14:textId="39A8267A" w:rsidR="00F032F6" w:rsidDel="002169A1" w:rsidRDefault="00F032F6">
            <w:pPr>
              <w:rPr>
                <w:del w:id="4125" w:author="Cuenta Microsoft" w:date="2025-09-30T13:41:00Z"/>
              </w:rPr>
              <w:pPrChange w:id="4126" w:author="Cuenta Microsoft" w:date="2025-09-30T14:16:00Z">
                <w:pPr>
                  <w:jc w:val="center"/>
                </w:pPr>
              </w:pPrChange>
            </w:pPr>
          </w:p>
        </w:tc>
        <w:tc>
          <w:tcPr>
            <w:tcW w:w="0" w:type="auto"/>
            <w:shd w:val="clear" w:color="auto" w:fill="0070C0"/>
          </w:tcPr>
          <w:p w14:paraId="68A867F8" w14:textId="02D8E29A" w:rsidR="00F032F6" w:rsidDel="002169A1" w:rsidRDefault="00F032F6">
            <w:pPr>
              <w:rPr>
                <w:del w:id="4127" w:author="Cuenta Microsoft" w:date="2025-09-30T13:41:00Z"/>
              </w:rPr>
              <w:pPrChange w:id="4128" w:author="Cuenta Microsoft" w:date="2025-09-30T14:16:00Z">
                <w:pPr>
                  <w:jc w:val="center"/>
                </w:pPr>
              </w:pPrChange>
            </w:pPr>
          </w:p>
        </w:tc>
        <w:tc>
          <w:tcPr>
            <w:tcW w:w="0" w:type="auto"/>
            <w:shd w:val="clear" w:color="auto" w:fill="0070C0"/>
          </w:tcPr>
          <w:p w14:paraId="1FA99692" w14:textId="5579DDF9" w:rsidR="00F032F6" w:rsidDel="002169A1" w:rsidRDefault="00F032F6">
            <w:pPr>
              <w:rPr>
                <w:del w:id="4129" w:author="Cuenta Microsoft" w:date="2025-09-30T13:41:00Z"/>
              </w:rPr>
              <w:pPrChange w:id="4130" w:author="Cuenta Microsoft" w:date="2025-09-30T14:16:00Z">
                <w:pPr>
                  <w:jc w:val="center"/>
                </w:pPr>
              </w:pPrChange>
            </w:pPr>
          </w:p>
        </w:tc>
        <w:tc>
          <w:tcPr>
            <w:tcW w:w="0" w:type="auto"/>
            <w:shd w:val="clear" w:color="auto" w:fill="0070C0"/>
          </w:tcPr>
          <w:p w14:paraId="48023415" w14:textId="3F4583DC" w:rsidR="00F032F6" w:rsidDel="002169A1" w:rsidRDefault="00F032F6">
            <w:pPr>
              <w:rPr>
                <w:del w:id="4131" w:author="Cuenta Microsoft" w:date="2025-09-30T13:41:00Z"/>
              </w:rPr>
              <w:pPrChange w:id="4132" w:author="Cuenta Microsoft" w:date="2025-09-30T14:16:00Z">
                <w:pPr>
                  <w:jc w:val="center"/>
                </w:pPr>
              </w:pPrChange>
            </w:pPr>
          </w:p>
        </w:tc>
        <w:tc>
          <w:tcPr>
            <w:tcW w:w="0" w:type="auto"/>
            <w:shd w:val="clear" w:color="auto" w:fill="0070C0"/>
          </w:tcPr>
          <w:p w14:paraId="1794E9B1" w14:textId="68E056B3" w:rsidR="00F032F6" w:rsidDel="002169A1" w:rsidRDefault="00F032F6">
            <w:pPr>
              <w:rPr>
                <w:del w:id="4133" w:author="Cuenta Microsoft" w:date="2025-09-30T13:41:00Z"/>
              </w:rPr>
              <w:pPrChange w:id="4134" w:author="Cuenta Microsoft" w:date="2025-09-30T14:16:00Z">
                <w:pPr>
                  <w:jc w:val="center"/>
                </w:pPr>
              </w:pPrChange>
            </w:pPr>
          </w:p>
        </w:tc>
        <w:tc>
          <w:tcPr>
            <w:tcW w:w="0" w:type="auto"/>
            <w:shd w:val="clear" w:color="auto" w:fill="548DD4" w:themeFill="text2" w:themeFillTint="99"/>
          </w:tcPr>
          <w:p w14:paraId="46D5D988" w14:textId="016B11AF" w:rsidR="00F032F6" w:rsidDel="002169A1" w:rsidRDefault="00F032F6">
            <w:pPr>
              <w:rPr>
                <w:del w:id="4135" w:author="Cuenta Microsoft" w:date="2025-09-30T13:41:00Z"/>
              </w:rPr>
              <w:pPrChange w:id="4136" w:author="Cuenta Microsoft" w:date="2025-09-30T14:16:00Z">
                <w:pPr>
                  <w:jc w:val="center"/>
                </w:pPr>
              </w:pPrChange>
            </w:pPr>
          </w:p>
        </w:tc>
        <w:tc>
          <w:tcPr>
            <w:tcW w:w="887" w:type="dxa"/>
            <w:shd w:val="clear" w:color="auto" w:fill="FFFFFF" w:themeFill="background1"/>
          </w:tcPr>
          <w:p w14:paraId="15071305" w14:textId="03921555" w:rsidR="00F032F6" w:rsidDel="002169A1" w:rsidRDefault="00F032F6">
            <w:pPr>
              <w:rPr>
                <w:del w:id="4137" w:author="Cuenta Microsoft" w:date="2025-09-30T13:41:00Z"/>
              </w:rPr>
              <w:pPrChange w:id="4138" w:author="Cuenta Microsoft" w:date="2025-09-30T14:16:00Z">
                <w:pPr>
                  <w:jc w:val="center"/>
                </w:pPr>
              </w:pPrChange>
            </w:pPr>
          </w:p>
        </w:tc>
      </w:tr>
    </w:tbl>
    <w:p w14:paraId="69152482" w14:textId="0E259678" w:rsidR="001E0908" w:rsidDel="002169A1" w:rsidRDefault="001E0908">
      <w:pPr>
        <w:rPr>
          <w:del w:id="4139" w:author="Cuenta Microsoft" w:date="2025-09-30T13:41:00Z"/>
        </w:rPr>
      </w:pPr>
    </w:p>
    <w:p w14:paraId="3CECB396" w14:textId="530A373D" w:rsidR="001E0908" w:rsidDel="002169A1" w:rsidRDefault="001E0908">
      <w:pPr>
        <w:rPr>
          <w:del w:id="4140" w:author="Cuenta Microsoft" w:date="2025-09-30T13:41:00Z"/>
        </w:rPr>
      </w:pPr>
    </w:p>
    <w:p w14:paraId="5D948126" w14:textId="3E612735" w:rsidR="00A95AFC" w:rsidDel="002169A1" w:rsidRDefault="004423C6">
      <w:pPr>
        <w:rPr>
          <w:del w:id="4141" w:author="Cuenta Microsoft" w:date="2025-09-30T13:41:00Z"/>
        </w:rPr>
      </w:pPr>
      <w:del w:id="4142" w:author="Cuenta Microsoft" w:date="2025-09-30T13:41:00Z">
        <w:r w:rsidDel="002169A1">
          <w:delText xml:space="preserve">Categoría: </w:delText>
        </w:r>
        <w:r w:rsidRPr="000E120C" w:rsidDel="002169A1">
          <w:rPr>
            <w:b/>
          </w:rPr>
          <w:delText xml:space="preserve">PROGRAMAS DE </w:delText>
        </w:r>
        <w:r w:rsidDel="002169A1">
          <w:rPr>
            <w:b/>
          </w:rPr>
          <w:delText>SEGURIDAD ESCOLAR ANTE RIESGOS</w:delText>
        </w:r>
      </w:del>
    </w:p>
    <w:p w14:paraId="09E01DD0" w14:textId="045EB37F" w:rsidR="00A24BCB" w:rsidDel="002169A1" w:rsidRDefault="007C1F1C">
      <w:pPr>
        <w:rPr>
          <w:del w:id="4143" w:author="Cuenta Microsoft" w:date="2025-09-30T13:41:00Z"/>
        </w:rPr>
      </w:pPr>
      <w:del w:id="4144" w:author="Cuenta Microsoft" w:date="2025-09-30T13:41:00Z">
        <w:r w:rsidDel="002169A1">
          <w:delText>Línea</w:delText>
        </w:r>
        <w:r w:rsidR="00A24BCB" w:rsidDel="002169A1">
          <w:delText xml:space="preserve"> de acción: Elaborar el Programa de </w:delText>
        </w:r>
        <w:r w:rsidDel="002169A1">
          <w:delText>Protección</w:delText>
        </w:r>
        <w:r w:rsidR="009E5953" w:rsidDel="002169A1">
          <w:delText xml:space="preserve"> Civil ante la</w:delText>
        </w:r>
        <w:r w:rsidR="00B94241" w:rsidDel="002169A1">
          <w:delText>s</w:delText>
        </w:r>
        <w:r w:rsidR="009E5953" w:rsidDel="002169A1">
          <w:delText xml:space="preserve"> contingencia</w:delText>
        </w:r>
        <w:r w:rsidR="00B94241" w:rsidDel="002169A1">
          <w:delText>s</w:delText>
        </w:r>
        <w:r w:rsidR="009E5953" w:rsidDel="002169A1">
          <w:delText>.</w:delText>
        </w:r>
      </w:del>
    </w:p>
    <w:tbl>
      <w:tblPr>
        <w:tblStyle w:val="Tablaconcuadrcula"/>
        <w:tblW w:w="12432" w:type="dxa"/>
        <w:jc w:val="center"/>
        <w:tblLook w:val="04A0" w:firstRow="1" w:lastRow="0" w:firstColumn="1" w:lastColumn="0" w:noHBand="0" w:noVBand="1"/>
      </w:tblPr>
      <w:tblGrid>
        <w:gridCol w:w="2154"/>
        <w:gridCol w:w="3186"/>
        <w:gridCol w:w="639"/>
        <w:gridCol w:w="545"/>
        <w:gridCol w:w="591"/>
        <w:gridCol w:w="640"/>
        <w:gridCol w:w="530"/>
        <w:gridCol w:w="576"/>
        <w:gridCol w:w="548"/>
        <w:gridCol w:w="666"/>
        <w:gridCol w:w="597"/>
        <w:gridCol w:w="656"/>
        <w:gridCol w:w="578"/>
        <w:gridCol w:w="526"/>
      </w:tblGrid>
      <w:tr w:rsidR="00D44994" w:rsidDel="002169A1" w14:paraId="77B72F3B" w14:textId="1BF592B8" w:rsidTr="001248A8">
        <w:trPr>
          <w:trHeight w:val="316"/>
          <w:jc w:val="center"/>
          <w:del w:id="4145" w:author="Cuenta Microsoft" w:date="2025-09-30T13:41:00Z"/>
        </w:trPr>
        <w:tc>
          <w:tcPr>
            <w:tcW w:w="0" w:type="auto"/>
            <w:vMerge w:val="restart"/>
            <w:shd w:val="clear" w:color="auto" w:fill="632423" w:themeFill="accent2" w:themeFillShade="80"/>
          </w:tcPr>
          <w:p w14:paraId="75E475AC" w14:textId="4018BEA4" w:rsidR="00A24BCB" w:rsidDel="002169A1" w:rsidRDefault="00A24BCB">
            <w:pPr>
              <w:rPr>
                <w:del w:id="4146" w:author="Cuenta Microsoft" w:date="2025-09-30T13:41:00Z"/>
                <w:b/>
              </w:rPr>
              <w:pPrChange w:id="4147" w:author="Cuenta Microsoft" w:date="2025-09-30T14:16:00Z">
                <w:pPr>
                  <w:jc w:val="center"/>
                </w:pPr>
              </w:pPrChange>
            </w:pPr>
          </w:p>
          <w:p w14:paraId="588341C4" w14:textId="608256F0" w:rsidR="00A24BCB" w:rsidRPr="007562D2" w:rsidDel="002169A1" w:rsidRDefault="00A24BCB">
            <w:pPr>
              <w:rPr>
                <w:del w:id="4148" w:author="Cuenta Microsoft" w:date="2025-09-30T13:41:00Z"/>
                <w:b/>
              </w:rPr>
              <w:pPrChange w:id="4149" w:author="Cuenta Microsoft" w:date="2025-09-30T14:16:00Z">
                <w:pPr>
                  <w:jc w:val="center"/>
                </w:pPr>
              </w:pPrChange>
            </w:pPr>
            <w:del w:id="4150" w:author="Cuenta Microsoft" w:date="2025-09-30T13:41:00Z">
              <w:r w:rsidRPr="007562D2" w:rsidDel="002169A1">
                <w:rPr>
                  <w:b/>
                </w:rPr>
                <w:delText>ACTIVIDADES</w:delText>
              </w:r>
            </w:del>
          </w:p>
        </w:tc>
        <w:tc>
          <w:tcPr>
            <w:tcW w:w="0" w:type="auto"/>
            <w:vMerge w:val="restart"/>
            <w:shd w:val="clear" w:color="auto" w:fill="632423" w:themeFill="accent2" w:themeFillShade="80"/>
          </w:tcPr>
          <w:p w14:paraId="3E7EE6D4" w14:textId="034E15ED" w:rsidR="00A24BCB" w:rsidDel="002169A1" w:rsidRDefault="00A24BCB">
            <w:pPr>
              <w:rPr>
                <w:del w:id="4151" w:author="Cuenta Microsoft" w:date="2025-09-30T13:41:00Z"/>
                <w:b/>
              </w:rPr>
              <w:pPrChange w:id="4152" w:author="Cuenta Microsoft" w:date="2025-09-30T14:16:00Z">
                <w:pPr>
                  <w:jc w:val="center"/>
                </w:pPr>
              </w:pPrChange>
            </w:pPr>
          </w:p>
          <w:p w14:paraId="256A18B3" w14:textId="09BD9251" w:rsidR="00A24BCB" w:rsidRPr="007562D2" w:rsidDel="002169A1" w:rsidRDefault="00A24BCB">
            <w:pPr>
              <w:rPr>
                <w:del w:id="4153" w:author="Cuenta Microsoft" w:date="2025-09-30T13:41:00Z"/>
                <w:b/>
              </w:rPr>
              <w:pPrChange w:id="4154" w:author="Cuenta Microsoft" w:date="2025-09-30T14:16:00Z">
                <w:pPr>
                  <w:jc w:val="center"/>
                </w:pPr>
              </w:pPrChange>
            </w:pPr>
            <w:del w:id="4155" w:author="Cuenta Microsoft" w:date="2025-09-30T13:41:00Z">
              <w:r w:rsidRPr="007562D2" w:rsidDel="002169A1">
                <w:rPr>
                  <w:b/>
                </w:rPr>
                <w:delText>RESPONSABLE</w:delText>
              </w:r>
            </w:del>
          </w:p>
        </w:tc>
        <w:tc>
          <w:tcPr>
            <w:tcW w:w="0" w:type="auto"/>
            <w:gridSpan w:val="12"/>
            <w:shd w:val="clear" w:color="auto" w:fill="632423" w:themeFill="accent2" w:themeFillShade="80"/>
          </w:tcPr>
          <w:p w14:paraId="72426204" w14:textId="1C524A35" w:rsidR="00A24BCB" w:rsidRPr="007562D2" w:rsidDel="002169A1" w:rsidRDefault="009E5953">
            <w:pPr>
              <w:rPr>
                <w:del w:id="4156" w:author="Cuenta Microsoft" w:date="2025-09-30T13:41:00Z"/>
                <w:b/>
              </w:rPr>
              <w:pPrChange w:id="4157" w:author="Cuenta Microsoft" w:date="2025-09-30T14:16:00Z">
                <w:pPr>
                  <w:jc w:val="center"/>
                </w:pPr>
              </w:pPrChange>
            </w:pPr>
            <w:del w:id="4158" w:author="Cuenta Microsoft" w:date="2025-09-30T13:41:00Z">
              <w:r w:rsidDel="002169A1">
                <w:rPr>
                  <w:b/>
                </w:rPr>
                <w:delText>CICLO ESCOLAR 202</w:delText>
              </w:r>
            </w:del>
            <w:ins w:id="4159" w:author="BACHILLERATO GENERAL ALFONSO DE LA MADRID VIDAURRETA" w:date="2025-09-18T23:30:00Z">
              <w:del w:id="4160" w:author="Cuenta Microsoft" w:date="2025-09-30T13:41:00Z">
                <w:r w:rsidR="00C12E8E" w:rsidDel="002169A1">
                  <w:rPr>
                    <w:b/>
                  </w:rPr>
                  <w:delText>5</w:delText>
                </w:r>
              </w:del>
            </w:ins>
            <w:del w:id="4161" w:author="Cuenta Microsoft" w:date="2025-09-30T13:41:00Z">
              <w:r w:rsidR="00D57E0C" w:rsidDel="002169A1">
                <w:rPr>
                  <w:b/>
                </w:rPr>
                <w:delText>4</w:delText>
              </w:r>
              <w:r w:rsidDel="002169A1">
                <w:rPr>
                  <w:b/>
                </w:rPr>
                <w:delText xml:space="preserve"> -202</w:delText>
              </w:r>
            </w:del>
            <w:ins w:id="4162" w:author="BACHILLERATO GENERAL ALFONSO DE LA MADRID VIDAURRETA" w:date="2025-09-18T23:30:00Z">
              <w:del w:id="4163" w:author="Cuenta Microsoft" w:date="2025-09-30T13:41:00Z">
                <w:r w:rsidR="00C12E8E" w:rsidDel="002169A1">
                  <w:rPr>
                    <w:b/>
                  </w:rPr>
                  <w:delText>6</w:delText>
                </w:r>
              </w:del>
            </w:ins>
            <w:del w:id="4164" w:author="Cuenta Microsoft" w:date="2025-09-30T13:41:00Z">
              <w:r w:rsidR="00D57E0C" w:rsidDel="002169A1">
                <w:rPr>
                  <w:b/>
                </w:rPr>
                <w:delText>5</w:delText>
              </w:r>
            </w:del>
          </w:p>
        </w:tc>
      </w:tr>
      <w:tr w:rsidR="00D44994" w:rsidDel="002169A1" w14:paraId="1EDA5AA6" w14:textId="595376E8" w:rsidTr="001248A8">
        <w:trPr>
          <w:trHeight w:val="168"/>
          <w:jc w:val="center"/>
          <w:del w:id="4165" w:author="Cuenta Microsoft" w:date="2025-09-30T13:41:00Z"/>
        </w:trPr>
        <w:tc>
          <w:tcPr>
            <w:tcW w:w="0" w:type="auto"/>
            <w:vMerge/>
            <w:shd w:val="clear" w:color="auto" w:fill="632423" w:themeFill="accent2" w:themeFillShade="80"/>
          </w:tcPr>
          <w:p w14:paraId="499BED55" w14:textId="370A70EA" w:rsidR="00A24BCB" w:rsidRPr="007562D2" w:rsidDel="002169A1" w:rsidRDefault="00A24BCB">
            <w:pPr>
              <w:rPr>
                <w:del w:id="4166" w:author="Cuenta Microsoft" w:date="2025-09-30T13:41:00Z"/>
                <w:b/>
              </w:rPr>
              <w:pPrChange w:id="4167" w:author="Cuenta Microsoft" w:date="2025-09-30T14:16:00Z">
                <w:pPr>
                  <w:jc w:val="center"/>
                </w:pPr>
              </w:pPrChange>
            </w:pPr>
          </w:p>
        </w:tc>
        <w:tc>
          <w:tcPr>
            <w:tcW w:w="0" w:type="auto"/>
            <w:vMerge/>
            <w:shd w:val="clear" w:color="auto" w:fill="632423" w:themeFill="accent2" w:themeFillShade="80"/>
          </w:tcPr>
          <w:p w14:paraId="7DECBC4D" w14:textId="269A9335" w:rsidR="00A24BCB" w:rsidRPr="007562D2" w:rsidDel="002169A1" w:rsidRDefault="00A24BCB">
            <w:pPr>
              <w:rPr>
                <w:del w:id="4168" w:author="Cuenta Microsoft" w:date="2025-09-30T13:41:00Z"/>
                <w:b/>
              </w:rPr>
              <w:pPrChange w:id="4169" w:author="Cuenta Microsoft" w:date="2025-09-30T14:16:00Z">
                <w:pPr>
                  <w:jc w:val="center"/>
                </w:pPr>
              </w:pPrChange>
            </w:pPr>
          </w:p>
        </w:tc>
        <w:tc>
          <w:tcPr>
            <w:tcW w:w="0" w:type="auto"/>
            <w:shd w:val="clear" w:color="auto" w:fill="632423" w:themeFill="accent2" w:themeFillShade="80"/>
          </w:tcPr>
          <w:p w14:paraId="7E00E1C9" w14:textId="1E632568" w:rsidR="00A24BCB" w:rsidRPr="007562D2" w:rsidDel="002169A1" w:rsidRDefault="00A24BCB">
            <w:pPr>
              <w:rPr>
                <w:del w:id="4170" w:author="Cuenta Microsoft" w:date="2025-09-30T13:41:00Z"/>
                <w:b/>
              </w:rPr>
              <w:pPrChange w:id="4171" w:author="Cuenta Microsoft" w:date="2025-09-30T14:16:00Z">
                <w:pPr>
                  <w:jc w:val="center"/>
                </w:pPr>
              </w:pPrChange>
            </w:pPr>
            <w:del w:id="4172" w:author="Cuenta Microsoft" w:date="2025-09-30T13:41:00Z">
              <w:r w:rsidRPr="007562D2" w:rsidDel="002169A1">
                <w:rPr>
                  <w:b/>
                </w:rPr>
                <w:delText>AGO</w:delText>
              </w:r>
            </w:del>
          </w:p>
        </w:tc>
        <w:tc>
          <w:tcPr>
            <w:tcW w:w="0" w:type="auto"/>
            <w:shd w:val="clear" w:color="auto" w:fill="632423" w:themeFill="accent2" w:themeFillShade="80"/>
          </w:tcPr>
          <w:p w14:paraId="02E2DA21" w14:textId="54643938" w:rsidR="00A24BCB" w:rsidRPr="007562D2" w:rsidDel="002169A1" w:rsidRDefault="00A24BCB">
            <w:pPr>
              <w:rPr>
                <w:del w:id="4173" w:author="Cuenta Microsoft" w:date="2025-09-30T13:41:00Z"/>
                <w:b/>
              </w:rPr>
              <w:pPrChange w:id="4174" w:author="Cuenta Microsoft" w:date="2025-09-30T14:16:00Z">
                <w:pPr>
                  <w:jc w:val="center"/>
                </w:pPr>
              </w:pPrChange>
            </w:pPr>
            <w:del w:id="4175" w:author="Cuenta Microsoft" w:date="2025-09-30T13:41:00Z">
              <w:r w:rsidRPr="007562D2" w:rsidDel="002169A1">
                <w:rPr>
                  <w:b/>
                </w:rPr>
                <w:delText>SEP</w:delText>
              </w:r>
            </w:del>
          </w:p>
        </w:tc>
        <w:tc>
          <w:tcPr>
            <w:tcW w:w="0" w:type="auto"/>
            <w:shd w:val="clear" w:color="auto" w:fill="632423" w:themeFill="accent2" w:themeFillShade="80"/>
          </w:tcPr>
          <w:p w14:paraId="53D6CC13" w14:textId="6334E7AE" w:rsidR="00A24BCB" w:rsidRPr="007562D2" w:rsidDel="002169A1" w:rsidRDefault="00A24BCB">
            <w:pPr>
              <w:rPr>
                <w:del w:id="4176" w:author="Cuenta Microsoft" w:date="2025-09-30T13:41:00Z"/>
                <w:b/>
              </w:rPr>
              <w:pPrChange w:id="4177" w:author="Cuenta Microsoft" w:date="2025-09-30T14:16:00Z">
                <w:pPr>
                  <w:jc w:val="center"/>
                </w:pPr>
              </w:pPrChange>
            </w:pPr>
            <w:del w:id="4178" w:author="Cuenta Microsoft" w:date="2025-09-30T13:41:00Z">
              <w:r w:rsidRPr="007562D2" w:rsidDel="002169A1">
                <w:rPr>
                  <w:b/>
                </w:rPr>
                <w:delText>OCT</w:delText>
              </w:r>
            </w:del>
          </w:p>
        </w:tc>
        <w:tc>
          <w:tcPr>
            <w:tcW w:w="0" w:type="auto"/>
            <w:shd w:val="clear" w:color="auto" w:fill="632423" w:themeFill="accent2" w:themeFillShade="80"/>
          </w:tcPr>
          <w:p w14:paraId="725FD58F" w14:textId="0F5AAF86" w:rsidR="00A24BCB" w:rsidRPr="007562D2" w:rsidDel="002169A1" w:rsidRDefault="00A24BCB">
            <w:pPr>
              <w:rPr>
                <w:del w:id="4179" w:author="Cuenta Microsoft" w:date="2025-09-30T13:41:00Z"/>
                <w:b/>
              </w:rPr>
              <w:pPrChange w:id="4180" w:author="Cuenta Microsoft" w:date="2025-09-30T14:16:00Z">
                <w:pPr>
                  <w:jc w:val="center"/>
                </w:pPr>
              </w:pPrChange>
            </w:pPr>
            <w:del w:id="4181" w:author="Cuenta Microsoft" w:date="2025-09-30T13:41:00Z">
              <w:r w:rsidRPr="007562D2" w:rsidDel="002169A1">
                <w:rPr>
                  <w:b/>
                </w:rPr>
                <w:delText>NOV</w:delText>
              </w:r>
            </w:del>
          </w:p>
        </w:tc>
        <w:tc>
          <w:tcPr>
            <w:tcW w:w="0" w:type="auto"/>
            <w:shd w:val="clear" w:color="auto" w:fill="632423" w:themeFill="accent2" w:themeFillShade="80"/>
          </w:tcPr>
          <w:p w14:paraId="6190CBEE" w14:textId="646E3215" w:rsidR="00A24BCB" w:rsidRPr="007562D2" w:rsidDel="002169A1" w:rsidRDefault="00A24BCB">
            <w:pPr>
              <w:rPr>
                <w:del w:id="4182" w:author="Cuenta Microsoft" w:date="2025-09-30T13:41:00Z"/>
                <w:b/>
              </w:rPr>
              <w:pPrChange w:id="4183" w:author="Cuenta Microsoft" w:date="2025-09-30T14:16:00Z">
                <w:pPr>
                  <w:jc w:val="center"/>
                </w:pPr>
              </w:pPrChange>
            </w:pPr>
            <w:del w:id="4184" w:author="Cuenta Microsoft" w:date="2025-09-30T13:41:00Z">
              <w:r w:rsidRPr="007562D2" w:rsidDel="002169A1">
                <w:rPr>
                  <w:b/>
                </w:rPr>
                <w:delText>DIC</w:delText>
              </w:r>
            </w:del>
          </w:p>
        </w:tc>
        <w:tc>
          <w:tcPr>
            <w:tcW w:w="0" w:type="auto"/>
            <w:shd w:val="clear" w:color="auto" w:fill="632423" w:themeFill="accent2" w:themeFillShade="80"/>
          </w:tcPr>
          <w:p w14:paraId="0AEC4268" w14:textId="571485C7" w:rsidR="00A24BCB" w:rsidRPr="007562D2" w:rsidDel="002169A1" w:rsidRDefault="00A24BCB">
            <w:pPr>
              <w:rPr>
                <w:del w:id="4185" w:author="Cuenta Microsoft" w:date="2025-09-30T13:41:00Z"/>
                <w:b/>
              </w:rPr>
              <w:pPrChange w:id="4186" w:author="Cuenta Microsoft" w:date="2025-09-30T14:16:00Z">
                <w:pPr>
                  <w:jc w:val="center"/>
                </w:pPr>
              </w:pPrChange>
            </w:pPr>
            <w:del w:id="4187" w:author="Cuenta Microsoft" w:date="2025-09-30T13:41:00Z">
              <w:r w:rsidRPr="007562D2" w:rsidDel="002169A1">
                <w:rPr>
                  <w:b/>
                </w:rPr>
                <w:delText>ENE</w:delText>
              </w:r>
            </w:del>
          </w:p>
        </w:tc>
        <w:tc>
          <w:tcPr>
            <w:tcW w:w="0" w:type="auto"/>
            <w:shd w:val="clear" w:color="auto" w:fill="632423" w:themeFill="accent2" w:themeFillShade="80"/>
          </w:tcPr>
          <w:p w14:paraId="24BC3433" w14:textId="0FA15071" w:rsidR="00A24BCB" w:rsidRPr="007562D2" w:rsidDel="002169A1" w:rsidRDefault="00A24BCB">
            <w:pPr>
              <w:rPr>
                <w:del w:id="4188" w:author="Cuenta Microsoft" w:date="2025-09-30T13:41:00Z"/>
                <w:b/>
              </w:rPr>
              <w:pPrChange w:id="4189" w:author="Cuenta Microsoft" w:date="2025-09-30T14:16:00Z">
                <w:pPr>
                  <w:jc w:val="center"/>
                </w:pPr>
              </w:pPrChange>
            </w:pPr>
            <w:del w:id="4190" w:author="Cuenta Microsoft" w:date="2025-09-30T13:41:00Z">
              <w:r w:rsidRPr="007562D2" w:rsidDel="002169A1">
                <w:rPr>
                  <w:b/>
                </w:rPr>
                <w:delText>FEB</w:delText>
              </w:r>
            </w:del>
          </w:p>
        </w:tc>
        <w:tc>
          <w:tcPr>
            <w:tcW w:w="0" w:type="auto"/>
            <w:shd w:val="clear" w:color="auto" w:fill="632423" w:themeFill="accent2" w:themeFillShade="80"/>
          </w:tcPr>
          <w:p w14:paraId="632B46A4" w14:textId="67BD0151" w:rsidR="00A24BCB" w:rsidRPr="007562D2" w:rsidDel="002169A1" w:rsidRDefault="00A24BCB">
            <w:pPr>
              <w:rPr>
                <w:del w:id="4191" w:author="Cuenta Microsoft" w:date="2025-09-30T13:41:00Z"/>
                <w:b/>
              </w:rPr>
              <w:pPrChange w:id="4192" w:author="Cuenta Microsoft" w:date="2025-09-30T14:16:00Z">
                <w:pPr>
                  <w:jc w:val="center"/>
                </w:pPr>
              </w:pPrChange>
            </w:pPr>
            <w:del w:id="4193" w:author="Cuenta Microsoft" w:date="2025-09-30T13:41:00Z">
              <w:r w:rsidRPr="007562D2" w:rsidDel="002169A1">
                <w:rPr>
                  <w:b/>
                </w:rPr>
                <w:delText>MAR</w:delText>
              </w:r>
            </w:del>
          </w:p>
        </w:tc>
        <w:tc>
          <w:tcPr>
            <w:tcW w:w="0" w:type="auto"/>
            <w:shd w:val="clear" w:color="auto" w:fill="632423" w:themeFill="accent2" w:themeFillShade="80"/>
          </w:tcPr>
          <w:p w14:paraId="0E41F1AD" w14:textId="69707F9C" w:rsidR="00A24BCB" w:rsidRPr="007562D2" w:rsidDel="002169A1" w:rsidRDefault="00A24BCB">
            <w:pPr>
              <w:rPr>
                <w:del w:id="4194" w:author="Cuenta Microsoft" w:date="2025-09-30T13:41:00Z"/>
                <w:b/>
              </w:rPr>
              <w:pPrChange w:id="4195" w:author="Cuenta Microsoft" w:date="2025-09-30T14:16:00Z">
                <w:pPr>
                  <w:jc w:val="center"/>
                </w:pPr>
              </w:pPrChange>
            </w:pPr>
            <w:del w:id="4196" w:author="Cuenta Microsoft" w:date="2025-09-30T13:41:00Z">
              <w:r w:rsidRPr="007562D2" w:rsidDel="002169A1">
                <w:rPr>
                  <w:b/>
                </w:rPr>
                <w:delText>ABR</w:delText>
              </w:r>
            </w:del>
          </w:p>
        </w:tc>
        <w:tc>
          <w:tcPr>
            <w:tcW w:w="0" w:type="auto"/>
            <w:shd w:val="clear" w:color="auto" w:fill="632423" w:themeFill="accent2" w:themeFillShade="80"/>
          </w:tcPr>
          <w:p w14:paraId="12E12323" w14:textId="70E7F1A8" w:rsidR="00A24BCB" w:rsidRPr="007562D2" w:rsidDel="002169A1" w:rsidRDefault="00A24BCB">
            <w:pPr>
              <w:rPr>
                <w:del w:id="4197" w:author="Cuenta Microsoft" w:date="2025-09-30T13:41:00Z"/>
                <w:b/>
              </w:rPr>
              <w:pPrChange w:id="4198" w:author="Cuenta Microsoft" w:date="2025-09-30T14:16:00Z">
                <w:pPr>
                  <w:jc w:val="center"/>
                </w:pPr>
              </w:pPrChange>
            </w:pPr>
            <w:del w:id="4199" w:author="Cuenta Microsoft" w:date="2025-09-30T13:41:00Z">
              <w:r w:rsidRPr="007562D2" w:rsidDel="002169A1">
                <w:rPr>
                  <w:b/>
                </w:rPr>
                <w:delText>MAY</w:delText>
              </w:r>
            </w:del>
          </w:p>
        </w:tc>
        <w:tc>
          <w:tcPr>
            <w:tcW w:w="0" w:type="auto"/>
            <w:shd w:val="clear" w:color="auto" w:fill="632423" w:themeFill="accent2" w:themeFillShade="80"/>
          </w:tcPr>
          <w:p w14:paraId="620DAC69" w14:textId="4FF417DC" w:rsidR="00A24BCB" w:rsidRPr="007562D2" w:rsidDel="002169A1" w:rsidRDefault="00A24BCB">
            <w:pPr>
              <w:rPr>
                <w:del w:id="4200" w:author="Cuenta Microsoft" w:date="2025-09-30T13:41:00Z"/>
                <w:b/>
              </w:rPr>
              <w:pPrChange w:id="4201" w:author="Cuenta Microsoft" w:date="2025-09-30T14:16:00Z">
                <w:pPr>
                  <w:jc w:val="center"/>
                </w:pPr>
              </w:pPrChange>
            </w:pPr>
            <w:del w:id="4202" w:author="Cuenta Microsoft" w:date="2025-09-30T13:41:00Z">
              <w:r w:rsidRPr="007562D2" w:rsidDel="002169A1">
                <w:rPr>
                  <w:b/>
                </w:rPr>
                <w:delText>JUN</w:delText>
              </w:r>
            </w:del>
          </w:p>
        </w:tc>
        <w:tc>
          <w:tcPr>
            <w:tcW w:w="0" w:type="auto"/>
            <w:shd w:val="clear" w:color="auto" w:fill="632423" w:themeFill="accent2" w:themeFillShade="80"/>
          </w:tcPr>
          <w:p w14:paraId="419C28E9" w14:textId="6E1C9380" w:rsidR="00A24BCB" w:rsidRPr="007562D2" w:rsidDel="002169A1" w:rsidRDefault="00A24BCB">
            <w:pPr>
              <w:rPr>
                <w:del w:id="4203" w:author="Cuenta Microsoft" w:date="2025-09-30T13:41:00Z"/>
                <w:b/>
              </w:rPr>
              <w:pPrChange w:id="4204" w:author="Cuenta Microsoft" w:date="2025-09-30T14:16:00Z">
                <w:pPr>
                  <w:jc w:val="center"/>
                </w:pPr>
              </w:pPrChange>
            </w:pPr>
            <w:del w:id="4205" w:author="Cuenta Microsoft" w:date="2025-09-30T13:41:00Z">
              <w:r w:rsidRPr="007562D2" w:rsidDel="002169A1">
                <w:rPr>
                  <w:b/>
                </w:rPr>
                <w:delText>JUL</w:delText>
              </w:r>
            </w:del>
          </w:p>
        </w:tc>
      </w:tr>
      <w:tr w:rsidR="00D44994" w:rsidDel="002169A1" w14:paraId="34A4D013" w14:textId="59DC2991" w:rsidTr="001E0908">
        <w:trPr>
          <w:trHeight w:val="1057"/>
          <w:jc w:val="center"/>
          <w:del w:id="4206" w:author="Cuenta Microsoft" w:date="2025-09-30T13:41:00Z"/>
        </w:trPr>
        <w:tc>
          <w:tcPr>
            <w:tcW w:w="0" w:type="auto"/>
          </w:tcPr>
          <w:p w14:paraId="20325392" w14:textId="72058136" w:rsidR="00A24BCB" w:rsidDel="002169A1" w:rsidRDefault="00A24BCB">
            <w:pPr>
              <w:rPr>
                <w:del w:id="4207" w:author="Cuenta Microsoft" w:date="2025-09-30T13:41:00Z"/>
              </w:rPr>
            </w:pPr>
          </w:p>
          <w:p w14:paraId="45BCD058" w14:textId="7B18EDBB" w:rsidR="00A24BCB" w:rsidDel="002169A1" w:rsidRDefault="001E0908">
            <w:pPr>
              <w:rPr>
                <w:del w:id="4208" w:author="Cuenta Microsoft" w:date="2025-09-30T13:41:00Z"/>
              </w:rPr>
              <w:pPrChange w:id="4209" w:author="Cuenta Microsoft" w:date="2025-09-30T14:16:00Z">
                <w:pPr>
                  <w:jc w:val="center"/>
                </w:pPr>
              </w:pPrChange>
            </w:pPr>
            <w:del w:id="4210" w:author="Cuenta Microsoft" w:date="2025-09-30T13:41:00Z">
              <w:r w:rsidDel="002169A1">
                <w:delText>Integrar el</w:delText>
              </w:r>
              <w:r w:rsidR="00A24BCB" w:rsidDel="002169A1">
                <w:delText xml:space="preserve"> Comité de</w:delText>
              </w:r>
            </w:del>
          </w:p>
          <w:p w14:paraId="7791A4AB" w14:textId="716B07D2" w:rsidR="00A24BCB" w:rsidDel="002169A1" w:rsidRDefault="00A24BCB">
            <w:pPr>
              <w:rPr>
                <w:del w:id="4211" w:author="Cuenta Microsoft" w:date="2025-09-30T13:41:00Z"/>
              </w:rPr>
              <w:pPrChange w:id="4212" w:author="Cuenta Microsoft" w:date="2025-09-30T14:16:00Z">
                <w:pPr>
                  <w:jc w:val="center"/>
                </w:pPr>
              </w:pPrChange>
            </w:pPr>
            <w:del w:id="4213" w:author="Cuenta Microsoft" w:date="2025-09-30T13:41:00Z">
              <w:r w:rsidDel="002169A1">
                <w:delText>Protección Civil</w:delText>
              </w:r>
            </w:del>
          </w:p>
        </w:tc>
        <w:tc>
          <w:tcPr>
            <w:tcW w:w="0" w:type="auto"/>
          </w:tcPr>
          <w:p w14:paraId="2967391F" w14:textId="3217F063" w:rsidR="00A24BCB" w:rsidDel="002169A1" w:rsidRDefault="00A24BCB">
            <w:pPr>
              <w:rPr>
                <w:del w:id="4214" w:author="Cuenta Microsoft" w:date="2025-09-30T13:41:00Z"/>
              </w:rPr>
              <w:pPrChange w:id="4215" w:author="Cuenta Microsoft" w:date="2025-09-30T14:16:00Z">
                <w:pPr>
                  <w:jc w:val="center"/>
                </w:pPr>
              </w:pPrChange>
            </w:pPr>
          </w:p>
          <w:p w14:paraId="1B0B5306" w14:textId="1E21D6B0" w:rsidR="00A24BCB" w:rsidDel="002169A1" w:rsidRDefault="001E0908">
            <w:pPr>
              <w:rPr>
                <w:del w:id="4216" w:author="Cuenta Microsoft" w:date="2025-09-30T13:41:00Z"/>
              </w:rPr>
              <w:pPrChange w:id="4217" w:author="Cuenta Microsoft" w:date="2025-09-30T14:16:00Z">
                <w:pPr>
                  <w:jc w:val="center"/>
                </w:pPr>
              </w:pPrChange>
            </w:pPr>
            <w:del w:id="4218" w:author="Cuenta Microsoft" w:date="2025-09-30T13:41:00Z">
              <w:r w:rsidDel="002169A1">
                <w:delText>Director</w:delText>
              </w:r>
            </w:del>
          </w:p>
          <w:p w14:paraId="1C7CBF02" w14:textId="1335D95C" w:rsidR="00A24BCB" w:rsidDel="002169A1" w:rsidRDefault="00A24BCB">
            <w:pPr>
              <w:rPr>
                <w:del w:id="4219" w:author="Cuenta Microsoft" w:date="2025-09-30T13:41:00Z"/>
              </w:rPr>
              <w:pPrChange w:id="4220" w:author="Cuenta Microsoft" w:date="2025-09-30T14:16:00Z">
                <w:pPr>
                  <w:jc w:val="center"/>
                </w:pPr>
              </w:pPrChange>
            </w:pPr>
          </w:p>
        </w:tc>
        <w:tc>
          <w:tcPr>
            <w:tcW w:w="0" w:type="auto"/>
            <w:shd w:val="clear" w:color="auto" w:fill="FFFFFF" w:themeFill="background1"/>
          </w:tcPr>
          <w:p w14:paraId="78B8818C" w14:textId="13E05379" w:rsidR="00A24BCB" w:rsidDel="002169A1" w:rsidRDefault="00A24BCB">
            <w:pPr>
              <w:rPr>
                <w:del w:id="4221" w:author="Cuenta Microsoft" w:date="2025-09-30T13:41:00Z"/>
              </w:rPr>
              <w:pPrChange w:id="4222" w:author="Cuenta Microsoft" w:date="2025-09-30T14:16:00Z">
                <w:pPr>
                  <w:jc w:val="center"/>
                </w:pPr>
              </w:pPrChange>
            </w:pPr>
          </w:p>
        </w:tc>
        <w:tc>
          <w:tcPr>
            <w:tcW w:w="0" w:type="auto"/>
            <w:shd w:val="clear" w:color="auto" w:fill="E36C0A" w:themeFill="accent6" w:themeFillShade="BF"/>
          </w:tcPr>
          <w:p w14:paraId="594EBF2F" w14:textId="1FEF1383" w:rsidR="00A24BCB" w:rsidDel="002169A1" w:rsidRDefault="00A24BCB">
            <w:pPr>
              <w:rPr>
                <w:del w:id="4223" w:author="Cuenta Microsoft" w:date="2025-09-30T13:41:00Z"/>
              </w:rPr>
              <w:pPrChange w:id="4224" w:author="Cuenta Microsoft" w:date="2025-09-30T14:16:00Z">
                <w:pPr>
                  <w:jc w:val="center"/>
                </w:pPr>
              </w:pPrChange>
            </w:pPr>
          </w:p>
        </w:tc>
        <w:tc>
          <w:tcPr>
            <w:tcW w:w="0" w:type="auto"/>
            <w:shd w:val="clear" w:color="auto" w:fill="FFFFFF" w:themeFill="background1"/>
          </w:tcPr>
          <w:p w14:paraId="3D095A7F" w14:textId="31CC582A" w:rsidR="00A24BCB" w:rsidDel="002169A1" w:rsidRDefault="00A24BCB">
            <w:pPr>
              <w:rPr>
                <w:del w:id="4225" w:author="Cuenta Microsoft" w:date="2025-09-30T13:41:00Z"/>
              </w:rPr>
              <w:pPrChange w:id="4226" w:author="Cuenta Microsoft" w:date="2025-09-30T14:16:00Z">
                <w:pPr>
                  <w:jc w:val="center"/>
                </w:pPr>
              </w:pPrChange>
            </w:pPr>
          </w:p>
        </w:tc>
        <w:tc>
          <w:tcPr>
            <w:tcW w:w="0" w:type="auto"/>
            <w:shd w:val="clear" w:color="auto" w:fill="FFFFFF" w:themeFill="background1"/>
          </w:tcPr>
          <w:p w14:paraId="2AE18D9C" w14:textId="075F195B" w:rsidR="00A24BCB" w:rsidDel="002169A1" w:rsidRDefault="00A24BCB">
            <w:pPr>
              <w:rPr>
                <w:del w:id="4227" w:author="Cuenta Microsoft" w:date="2025-09-30T13:41:00Z"/>
              </w:rPr>
              <w:pPrChange w:id="4228" w:author="Cuenta Microsoft" w:date="2025-09-30T14:16:00Z">
                <w:pPr>
                  <w:jc w:val="center"/>
                </w:pPr>
              </w:pPrChange>
            </w:pPr>
          </w:p>
        </w:tc>
        <w:tc>
          <w:tcPr>
            <w:tcW w:w="0" w:type="auto"/>
            <w:shd w:val="clear" w:color="auto" w:fill="FFFFFF" w:themeFill="background1"/>
          </w:tcPr>
          <w:p w14:paraId="2A025A7D" w14:textId="665C6038" w:rsidR="00A24BCB" w:rsidDel="002169A1" w:rsidRDefault="00A24BCB">
            <w:pPr>
              <w:rPr>
                <w:del w:id="4229" w:author="Cuenta Microsoft" w:date="2025-09-30T13:41:00Z"/>
              </w:rPr>
              <w:pPrChange w:id="4230" w:author="Cuenta Microsoft" w:date="2025-09-30T14:16:00Z">
                <w:pPr>
                  <w:jc w:val="center"/>
                </w:pPr>
              </w:pPrChange>
            </w:pPr>
          </w:p>
        </w:tc>
        <w:tc>
          <w:tcPr>
            <w:tcW w:w="0" w:type="auto"/>
            <w:shd w:val="clear" w:color="auto" w:fill="FFFFFF" w:themeFill="background1"/>
          </w:tcPr>
          <w:p w14:paraId="37562575" w14:textId="00E42BF9" w:rsidR="00A24BCB" w:rsidDel="002169A1" w:rsidRDefault="00A24BCB">
            <w:pPr>
              <w:rPr>
                <w:del w:id="4231" w:author="Cuenta Microsoft" w:date="2025-09-30T13:41:00Z"/>
              </w:rPr>
              <w:pPrChange w:id="4232" w:author="Cuenta Microsoft" w:date="2025-09-30T14:16:00Z">
                <w:pPr>
                  <w:jc w:val="center"/>
                </w:pPr>
              </w:pPrChange>
            </w:pPr>
          </w:p>
        </w:tc>
        <w:tc>
          <w:tcPr>
            <w:tcW w:w="0" w:type="auto"/>
            <w:shd w:val="clear" w:color="auto" w:fill="FFFFFF" w:themeFill="background1"/>
          </w:tcPr>
          <w:p w14:paraId="7EE7CE3F" w14:textId="4C77AAF3" w:rsidR="00A24BCB" w:rsidDel="002169A1" w:rsidRDefault="00A24BCB">
            <w:pPr>
              <w:rPr>
                <w:del w:id="4233" w:author="Cuenta Microsoft" w:date="2025-09-30T13:41:00Z"/>
              </w:rPr>
              <w:pPrChange w:id="4234" w:author="Cuenta Microsoft" w:date="2025-09-30T14:16:00Z">
                <w:pPr>
                  <w:jc w:val="center"/>
                </w:pPr>
              </w:pPrChange>
            </w:pPr>
          </w:p>
        </w:tc>
        <w:tc>
          <w:tcPr>
            <w:tcW w:w="0" w:type="auto"/>
            <w:shd w:val="clear" w:color="auto" w:fill="FFFFFF" w:themeFill="background1"/>
          </w:tcPr>
          <w:p w14:paraId="1DE03170" w14:textId="25E60EA9" w:rsidR="00A24BCB" w:rsidDel="002169A1" w:rsidRDefault="00A24BCB">
            <w:pPr>
              <w:rPr>
                <w:del w:id="4235" w:author="Cuenta Microsoft" w:date="2025-09-30T13:41:00Z"/>
              </w:rPr>
              <w:pPrChange w:id="4236" w:author="Cuenta Microsoft" w:date="2025-09-30T14:16:00Z">
                <w:pPr>
                  <w:jc w:val="center"/>
                </w:pPr>
              </w:pPrChange>
            </w:pPr>
          </w:p>
        </w:tc>
        <w:tc>
          <w:tcPr>
            <w:tcW w:w="0" w:type="auto"/>
            <w:shd w:val="clear" w:color="auto" w:fill="FFFFFF" w:themeFill="background1"/>
          </w:tcPr>
          <w:p w14:paraId="3CD5548E" w14:textId="05CD3B4C" w:rsidR="00A24BCB" w:rsidDel="002169A1" w:rsidRDefault="00A24BCB">
            <w:pPr>
              <w:rPr>
                <w:del w:id="4237" w:author="Cuenta Microsoft" w:date="2025-09-30T13:41:00Z"/>
              </w:rPr>
              <w:pPrChange w:id="4238" w:author="Cuenta Microsoft" w:date="2025-09-30T14:16:00Z">
                <w:pPr>
                  <w:jc w:val="center"/>
                </w:pPr>
              </w:pPrChange>
            </w:pPr>
          </w:p>
        </w:tc>
        <w:tc>
          <w:tcPr>
            <w:tcW w:w="0" w:type="auto"/>
            <w:shd w:val="clear" w:color="auto" w:fill="FFFFFF" w:themeFill="background1"/>
          </w:tcPr>
          <w:p w14:paraId="5F198E45" w14:textId="2D68742E" w:rsidR="00A24BCB" w:rsidDel="002169A1" w:rsidRDefault="00A24BCB">
            <w:pPr>
              <w:rPr>
                <w:del w:id="4239" w:author="Cuenta Microsoft" w:date="2025-09-30T13:41:00Z"/>
              </w:rPr>
              <w:pPrChange w:id="4240" w:author="Cuenta Microsoft" w:date="2025-09-30T14:16:00Z">
                <w:pPr>
                  <w:jc w:val="center"/>
                </w:pPr>
              </w:pPrChange>
            </w:pPr>
          </w:p>
        </w:tc>
        <w:tc>
          <w:tcPr>
            <w:tcW w:w="0" w:type="auto"/>
            <w:shd w:val="clear" w:color="auto" w:fill="FFFFFF" w:themeFill="background1"/>
          </w:tcPr>
          <w:p w14:paraId="7273E03A" w14:textId="1B3DCA93" w:rsidR="00A24BCB" w:rsidDel="002169A1" w:rsidRDefault="00A24BCB">
            <w:pPr>
              <w:rPr>
                <w:del w:id="4241" w:author="Cuenta Microsoft" w:date="2025-09-30T13:41:00Z"/>
              </w:rPr>
              <w:pPrChange w:id="4242" w:author="Cuenta Microsoft" w:date="2025-09-30T14:16:00Z">
                <w:pPr>
                  <w:jc w:val="center"/>
                </w:pPr>
              </w:pPrChange>
            </w:pPr>
          </w:p>
        </w:tc>
        <w:tc>
          <w:tcPr>
            <w:tcW w:w="0" w:type="auto"/>
            <w:shd w:val="clear" w:color="auto" w:fill="FFFFFF" w:themeFill="background1"/>
          </w:tcPr>
          <w:p w14:paraId="626E183D" w14:textId="2C913648" w:rsidR="00A24BCB" w:rsidDel="002169A1" w:rsidRDefault="00A24BCB">
            <w:pPr>
              <w:rPr>
                <w:del w:id="4243" w:author="Cuenta Microsoft" w:date="2025-09-30T13:41:00Z"/>
              </w:rPr>
              <w:pPrChange w:id="4244" w:author="Cuenta Microsoft" w:date="2025-09-30T14:16:00Z">
                <w:pPr>
                  <w:jc w:val="center"/>
                </w:pPr>
              </w:pPrChange>
            </w:pPr>
          </w:p>
        </w:tc>
      </w:tr>
      <w:tr w:rsidR="00D44994" w:rsidDel="002169A1" w14:paraId="433D68EC" w14:textId="6D7CFC1D" w:rsidTr="00CF48AE">
        <w:trPr>
          <w:trHeight w:val="1554"/>
          <w:jc w:val="center"/>
          <w:del w:id="4245" w:author="Cuenta Microsoft" w:date="2025-09-30T13:41:00Z"/>
        </w:trPr>
        <w:tc>
          <w:tcPr>
            <w:tcW w:w="0" w:type="auto"/>
          </w:tcPr>
          <w:p w14:paraId="31CF42AB" w14:textId="6E338F77" w:rsidR="00A24BCB" w:rsidDel="002169A1" w:rsidRDefault="00A24BCB">
            <w:pPr>
              <w:rPr>
                <w:del w:id="4246" w:author="Cuenta Microsoft" w:date="2025-09-30T13:41:00Z"/>
              </w:rPr>
              <w:pPrChange w:id="4247" w:author="Cuenta Microsoft" w:date="2025-09-30T14:16:00Z">
                <w:pPr>
                  <w:jc w:val="center"/>
                </w:pPr>
              </w:pPrChange>
            </w:pPr>
          </w:p>
          <w:p w14:paraId="773D64D2" w14:textId="51089B8E" w:rsidR="00A24BCB" w:rsidDel="002169A1" w:rsidRDefault="00A24BCB">
            <w:pPr>
              <w:rPr>
                <w:del w:id="4248" w:author="Cuenta Microsoft" w:date="2025-09-30T13:41:00Z"/>
              </w:rPr>
              <w:pPrChange w:id="4249" w:author="Cuenta Microsoft" w:date="2025-09-30T14:16:00Z">
                <w:pPr>
                  <w:jc w:val="center"/>
                </w:pPr>
              </w:pPrChange>
            </w:pPr>
            <w:del w:id="4250" w:author="Cuenta Microsoft" w:date="2025-09-30T13:41:00Z">
              <w:r w:rsidDel="002169A1">
                <w:delText>Establecer Plan</w:delText>
              </w:r>
            </w:del>
          </w:p>
          <w:p w14:paraId="0951D02B" w14:textId="251B8879" w:rsidR="00A24BCB" w:rsidDel="002169A1" w:rsidRDefault="00A24BCB">
            <w:pPr>
              <w:rPr>
                <w:del w:id="4251" w:author="Cuenta Microsoft" w:date="2025-09-30T13:41:00Z"/>
              </w:rPr>
              <w:pPrChange w:id="4252" w:author="Cuenta Microsoft" w:date="2025-09-30T14:16:00Z">
                <w:pPr>
                  <w:jc w:val="center"/>
                </w:pPr>
              </w:pPrChange>
            </w:pPr>
            <w:del w:id="4253" w:author="Cuenta Microsoft" w:date="2025-09-30T13:41:00Z">
              <w:r w:rsidDel="002169A1">
                <w:delText xml:space="preserve">Escolar de </w:delText>
              </w:r>
            </w:del>
          </w:p>
          <w:p w14:paraId="22ABA91C" w14:textId="7889EAC2" w:rsidR="00A24BCB" w:rsidDel="002169A1" w:rsidRDefault="00A24BCB">
            <w:pPr>
              <w:rPr>
                <w:del w:id="4254" w:author="Cuenta Microsoft" w:date="2025-09-30T13:41:00Z"/>
              </w:rPr>
              <w:pPrChange w:id="4255" w:author="Cuenta Microsoft" w:date="2025-09-30T14:16:00Z">
                <w:pPr>
                  <w:jc w:val="center"/>
                </w:pPr>
              </w:pPrChange>
            </w:pPr>
            <w:del w:id="4256" w:author="Cuenta Microsoft" w:date="2025-09-30T13:41:00Z">
              <w:r w:rsidDel="002169A1">
                <w:delText xml:space="preserve">Emergencia y </w:delText>
              </w:r>
            </w:del>
          </w:p>
          <w:p w14:paraId="2E836673" w14:textId="433D5382" w:rsidR="00A24BCB" w:rsidDel="002169A1" w:rsidRDefault="00A24BCB">
            <w:pPr>
              <w:rPr>
                <w:del w:id="4257" w:author="Cuenta Microsoft" w:date="2025-09-30T13:41:00Z"/>
              </w:rPr>
              <w:pPrChange w:id="4258" w:author="Cuenta Microsoft" w:date="2025-09-30T14:16:00Z">
                <w:pPr>
                  <w:jc w:val="center"/>
                </w:pPr>
              </w:pPrChange>
            </w:pPr>
            <w:del w:id="4259" w:author="Cuenta Microsoft" w:date="2025-09-30T13:41:00Z">
              <w:r w:rsidDel="002169A1">
                <w:delText xml:space="preserve">Prevención de </w:delText>
              </w:r>
            </w:del>
          </w:p>
          <w:p w14:paraId="01FE0400" w14:textId="4127065B" w:rsidR="00A24BCB" w:rsidDel="002169A1" w:rsidRDefault="00A24BCB">
            <w:pPr>
              <w:rPr>
                <w:del w:id="4260" w:author="Cuenta Microsoft" w:date="2025-09-30T13:41:00Z"/>
              </w:rPr>
              <w:pPrChange w:id="4261" w:author="Cuenta Microsoft" w:date="2025-09-30T14:16:00Z">
                <w:pPr>
                  <w:jc w:val="center"/>
                </w:pPr>
              </w:pPrChange>
            </w:pPr>
            <w:del w:id="4262" w:author="Cuenta Microsoft" w:date="2025-09-30T13:41:00Z">
              <w:r w:rsidDel="002169A1">
                <w:delText>Riesgos</w:delText>
              </w:r>
            </w:del>
          </w:p>
          <w:p w14:paraId="08EC2CA6" w14:textId="112BAE46" w:rsidR="00A24BCB" w:rsidDel="002169A1" w:rsidRDefault="00A24BCB">
            <w:pPr>
              <w:rPr>
                <w:del w:id="4263" w:author="Cuenta Microsoft" w:date="2025-09-30T13:41:00Z"/>
              </w:rPr>
              <w:pPrChange w:id="4264" w:author="Cuenta Microsoft" w:date="2025-09-30T14:16:00Z">
                <w:pPr>
                  <w:jc w:val="center"/>
                </w:pPr>
              </w:pPrChange>
            </w:pPr>
          </w:p>
        </w:tc>
        <w:tc>
          <w:tcPr>
            <w:tcW w:w="0" w:type="auto"/>
          </w:tcPr>
          <w:p w14:paraId="67799C12" w14:textId="53C96568" w:rsidR="00A24BCB" w:rsidDel="002169A1" w:rsidRDefault="00A24BCB">
            <w:pPr>
              <w:rPr>
                <w:del w:id="4265" w:author="Cuenta Microsoft" w:date="2025-09-30T13:41:00Z"/>
              </w:rPr>
              <w:pPrChange w:id="4266" w:author="Cuenta Microsoft" w:date="2025-09-30T14:16:00Z">
                <w:pPr>
                  <w:jc w:val="center"/>
                </w:pPr>
              </w:pPrChange>
            </w:pPr>
          </w:p>
          <w:p w14:paraId="3F653F1D" w14:textId="70442689" w:rsidR="007C1F1C" w:rsidDel="002169A1" w:rsidRDefault="007C1F1C">
            <w:pPr>
              <w:rPr>
                <w:del w:id="4267" w:author="Cuenta Microsoft" w:date="2025-09-30T13:41:00Z"/>
              </w:rPr>
              <w:pPrChange w:id="4268" w:author="Cuenta Microsoft" w:date="2025-09-30T14:16:00Z">
                <w:pPr>
                  <w:jc w:val="center"/>
                </w:pPr>
              </w:pPrChange>
            </w:pPr>
          </w:p>
          <w:p w14:paraId="2A330B43" w14:textId="40C33A27" w:rsidR="00A24BCB" w:rsidDel="002169A1" w:rsidRDefault="00D44994">
            <w:pPr>
              <w:rPr>
                <w:del w:id="4269" w:author="Cuenta Microsoft" w:date="2025-09-30T13:41:00Z"/>
              </w:rPr>
              <w:pPrChange w:id="4270" w:author="Cuenta Microsoft" w:date="2025-09-30T14:16:00Z">
                <w:pPr>
                  <w:jc w:val="center"/>
                </w:pPr>
              </w:pPrChange>
            </w:pPr>
            <w:del w:id="4271" w:author="Cuenta Microsoft" w:date="2025-09-30T13:41:00Z">
              <w:r w:rsidDel="002169A1">
                <w:delText xml:space="preserve">Comité de protección civil. </w:delText>
              </w:r>
            </w:del>
          </w:p>
          <w:p w14:paraId="0343C703" w14:textId="1C9AB699" w:rsidR="00A24BCB" w:rsidDel="002169A1" w:rsidRDefault="00A24BCB">
            <w:pPr>
              <w:rPr>
                <w:del w:id="4272" w:author="Cuenta Microsoft" w:date="2025-09-30T13:41:00Z"/>
              </w:rPr>
              <w:pPrChange w:id="4273" w:author="Cuenta Microsoft" w:date="2025-09-30T14:16:00Z">
                <w:pPr>
                  <w:jc w:val="center"/>
                </w:pPr>
              </w:pPrChange>
            </w:pPr>
          </w:p>
        </w:tc>
        <w:tc>
          <w:tcPr>
            <w:tcW w:w="0" w:type="auto"/>
            <w:shd w:val="clear" w:color="auto" w:fill="FFFFFF" w:themeFill="background1"/>
          </w:tcPr>
          <w:p w14:paraId="5A365E02" w14:textId="765BD502" w:rsidR="00A24BCB" w:rsidDel="002169A1" w:rsidRDefault="00A24BCB">
            <w:pPr>
              <w:rPr>
                <w:del w:id="4274" w:author="Cuenta Microsoft" w:date="2025-09-30T13:41:00Z"/>
              </w:rPr>
              <w:pPrChange w:id="4275" w:author="Cuenta Microsoft" w:date="2025-09-30T14:16:00Z">
                <w:pPr>
                  <w:jc w:val="center"/>
                </w:pPr>
              </w:pPrChange>
            </w:pPr>
          </w:p>
        </w:tc>
        <w:tc>
          <w:tcPr>
            <w:tcW w:w="0" w:type="auto"/>
            <w:shd w:val="clear" w:color="auto" w:fill="E36C0A" w:themeFill="accent6" w:themeFillShade="BF"/>
          </w:tcPr>
          <w:p w14:paraId="72C15B1A" w14:textId="3C07AE3B" w:rsidR="00A24BCB" w:rsidDel="002169A1" w:rsidRDefault="00A24BCB">
            <w:pPr>
              <w:rPr>
                <w:del w:id="4276" w:author="Cuenta Microsoft" w:date="2025-09-30T13:41:00Z"/>
              </w:rPr>
              <w:pPrChange w:id="4277" w:author="Cuenta Microsoft" w:date="2025-09-30T14:16:00Z">
                <w:pPr>
                  <w:jc w:val="center"/>
                </w:pPr>
              </w:pPrChange>
            </w:pPr>
          </w:p>
        </w:tc>
        <w:tc>
          <w:tcPr>
            <w:tcW w:w="0" w:type="auto"/>
            <w:shd w:val="clear" w:color="auto" w:fill="FFFFFF" w:themeFill="background1"/>
          </w:tcPr>
          <w:p w14:paraId="7ED0E642" w14:textId="0DB3D4B2" w:rsidR="00A24BCB" w:rsidDel="002169A1" w:rsidRDefault="00A24BCB">
            <w:pPr>
              <w:rPr>
                <w:del w:id="4278" w:author="Cuenta Microsoft" w:date="2025-09-30T13:41:00Z"/>
              </w:rPr>
              <w:pPrChange w:id="4279" w:author="Cuenta Microsoft" w:date="2025-09-30T14:16:00Z">
                <w:pPr>
                  <w:jc w:val="center"/>
                </w:pPr>
              </w:pPrChange>
            </w:pPr>
          </w:p>
        </w:tc>
        <w:tc>
          <w:tcPr>
            <w:tcW w:w="0" w:type="auto"/>
            <w:shd w:val="clear" w:color="auto" w:fill="FFFFFF" w:themeFill="background1"/>
          </w:tcPr>
          <w:p w14:paraId="2F1E6EE2" w14:textId="46F35A2D" w:rsidR="00A24BCB" w:rsidDel="002169A1" w:rsidRDefault="00A24BCB">
            <w:pPr>
              <w:rPr>
                <w:del w:id="4280" w:author="Cuenta Microsoft" w:date="2025-09-30T13:41:00Z"/>
              </w:rPr>
              <w:pPrChange w:id="4281" w:author="Cuenta Microsoft" w:date="2025-09-30T14:16:00Z">
                <w:pPr>
                  <w:jc w:val="center"/>
                </w:pPr>
              </w:pPrChange>
            </w:pPr>
          </w:p>
        </w:tc>
        <w:tc>
          <w:tcPr>
            <w:tcW w:w="0" w:type="auto"/>
            <w:shd w:val="clear" w:color="auto" w:fill="FFFFFF" w:themeFill="background1"/>
          </w:tcPr>
          <w:p w14:paraId="3D90A626" w14:textId="00D73BF4" w:rsidR="00A24BCB" w:rsidDel="002169A1" w:rsidRDefault="00A24BCB">
            <w:pPr>
              <w:rPr>
                <w:del w:id="4282" w:author="Cuenta Microsoft" w:date="2025-09-30T13:41:00Z"/>
              </w:rPr>
              <w:pPrChange w:id="4283" w:author="Cuenta Microsoft" w:date="2025-09-30T14:16:00Z">
                <w:pPr>
                  <w:jc w:val="center"/>
                </w:pPr>
              </w:pPrChange>
            </w:pPr>
          </w:p>
        </w:tc>
        <w:tc>
          <w:tcPr>
            <w:tcW w:w="0" w:type="auto"/>
            <w:shd w:val="clear" w:color="auto" w:fill="FFFFFF" w:themeFill="background1"/>
          </w:tcPr>
          <w:p w14:paraId="7142D5AB" w14:textId="5C23BDAE" w:rsidR="00A24BCB" w:rsidDel="002169A1" w:rsidRDefault="00A24BCB">
            <w:pPr>
              <w:rPr>
                <w:del w:id="4284" w:author="Cuenta Microsoft" w:date="2025-09-30T13:41:00Z"/>
              </w:rPr>
              <w:pPrChange w:id="4285" w:author="Cuenta Microsoft" w:date="2025-09-30T14:16:00Z">
                <w:pPr>
                  <w:jc w:val="center"/>
                </w:pPr>
              </w:pPrChange>
            </w:pPr>
          </w:p>
        </w:tc>
        <w:tc>
          <w:tcPr>
            <w:tcW w:w="0" w:type="auto"/>
            <w:shd w:val="clear" w:color="auto" w:fill="FFFFFF" w:themeFill="background1"/>
          </w:tcPr>
          <w:p w14:paraId="2C0C0778" w14:textId="6230A556" w:rsidR="00A24BCB" w:rsidDel="002169A1" w:rsidRDefault="00A24BCB">
            <w:pPr>
              <w:rPr>
                <w:del w:id="4286" w:author="Cuenta Microsoft" w:date="2025-09-30T13:41:00Z"/>
              </w:rPr>
              <w:pPrChange w:id="4287" w:author="Cuenta Microsoft" w:date="2025-09-30T14:16:00Z">
                <w:pPr>
                  <w:jc w:val="center"/>
                </w:pPr>
              </w:pPrChange>
            </w:pPr>
          </w:p>
        </w:tc>
        <w:tc>
          <w:tcPr>
            <w:tcW w:w="0" w:type="auto"/>
            <w:shd w:val="clear" w:color="auto" w:fill="FFFFFF" w:themeFill="background1"/>
          </w:tcPr>
          <w:p w14:paraId="6487544B" w14:textId="7F43B379" w:rsidR="00A24BCB" w:rsidDel="002169A1" w:rsidRDefault="00A24BCB">
            <w:pPr>
              <w:rPr>
                <w:del w:id="4288" w:author="Cuenta Microsoft" w:date="2025-09-30T13:41:00Z"/>
              </w:rPr>
              <w:pPrChange w:id="4289" w:author="Cuenta Microsoft" w:date="2025-09-30T14:16:00Z">
                <w:pPr>
                  <w:jc w:val="center"/>
                </w:pPr>
              </w:pPrChange>
            </w:pPr>
          </w:p>
        </w:tc>
        <w:tc>
          <w:tcPr>
            <w:tcW w:w="0" w:type="auto"/>
            <w:shd w:val="clear" w:color="auto" w:fill="FFFFFF" w:themeFill="background1"/>
          </w:tcPr>
          <w:p w14:paraId="36B9A8F3" w14:textId="634923FD" w:rsidR="00A24BCB" w:rsidDel="002169A1" w:rsidRDefault="00A24BCB">
            <w:pPr>
              <w:rPr>
                <w:del w:id="4290" w:author="Cuenta Microsoft" w:date="2025-09-30T13:41:00Z"/>
              </w:rPr>
              <w:pPrChange w:id="4291" w:author="Cuenta Microsoft" w:date="2025-09-30T14:16:00Z">
                <w:pPr>
                  <w:jc w:val="center"/>
                </w:pPr>
              </w:pPrChange>
            </w:pPr>
          </w:p>
        </w:tc>
        <w:tc>
          <w:tcPr>
            <w:tcW w:w="0" w:type="auto"/>
            <w:shd w:val="clear" w:color="auto" w:fill="FFFFFF" w:themeFill="background1"/>
          </w:tcPr>
          <w:p w14:paraId="0B9334BE" w14:textId="07F684A5" w:rsidR="00A24BCB" w:rsidDel="002169A1" w:rsidRDefault="00A24BCB">
            <w:pPr>
              <w:rPr>
                <w:del w:id="4292" w:author="Cuenta Microsoft" w:date="2025-09-30T13:41:00Z"/>
              </w:rPr>
              <w:pPrChange w:id="4293" w:author="Cuenta Microsoft" w:date="2025-09-30T14:16:00Z">
                <w:pPr>
                  <w:jc w:val="center"/>
                </w:pPr>
              </w:pPrChange>
            </w:pPr>
          </w:p>
        </w:tc>
        <w:tc>
          <w:tcPr>
            <w:tcW w:w="0" w:type="auto"/>
            <w:shd w:val="clear" w:color="auto" w:fill="FFFFFF" w:themeFill="background1"/>
          </w:tcPr>
          <w:p w14:paraId="295B14EC" w14:textId="174B585B" w:rsidR="00A24BCB" w:rsidDel="002169A1" w:rsidRDefault="00A24BCB">
            <w:pPr>
              <w:rPr>
                <w:del w:id="4294" w:author="Cuenta Microsoft" w:date="2025-09-30T13:41:00Z"/>
              </w:rPr>
              <w:pPrChange w:id="4295" w:author="Cuenta Microsoft" w:date="2025-09-30T14:16:00Z">
                <w:pPr>
                  <w:jc w:val="center"/>
                </w:pPr>
              </w:pPrChange>
            </w:pPr>
          </w:p>
        </w:tc>
        <w:tc>
          <w:tcPr>
            <w:tcW w:w="0" w:type="auto"/>
            <w:shd w:val="clear" w:color="auto" w:fill="FFFFFF" w:themeFill="background1"/>
          </w:tcPr>
          <w:p w14:paraId="263E688B" w14:textId="40894731" w:rsidR="00A24BCB" w:rsidDel="002169A1" w:rsidRDefault="00A24BCB">
            <w:pPr>
              <w:rPr>
                <w:del w:id="4296" w:author="Cuenta Microsoft" w:date="2025-09-30T13:41:00Z"/>
              </w:rPr>
              <w:pPrChange w:id="4297" w:author="Cuenta Microsoft" w:date="2025-09-30T14:16:00Z">
                <w:pPr>
                  <w:jc w:val="center"/>
                </w:pPr>
              </w:pPrChange>
            </w:pPr>
          </w:p>
        </w:tc>
      </w:tr>
      <w:tr w:rsidR="00D44994" w:rsidDel="002169A1" w14:paraId="6B37C512" w14:textId="1A4C5283" w:rsidTr="009E5953">
        <w:trPr>
          <w:trHeight w:val="1264"/>
          <w:jc w:val="center"/>
          <w:del w:id="4298" w:author="Cuenta Microsoft" w:date="2025-09-30T13:41:00Z"/>
        </w:trPr>
        <w:tc>
          <w:tcPr>
            <w:tcW w:w="0" w:type="auto"/>
          </w:tcPr>
          <w:p w14:paraId="25EF0A11" w14:textId="6EE0D227" w:rsidR="00A24BCB" w:rsidDel="002169A1" w:rsidRDefault="00A24BCB">
            <w:pPr>
              <w:rPr>
                <w:del w:id="4299" w:author="Cuenta Microsoft" w:date="2025-09-30T13:41:00Z"/>
              </w:rPr>
              <w:pPrChange w:id="4300" w:author="Cuenta Microsoft" w:date="2025-09-30T14:16:00Z">
                <w:pPr>
                  <w:jc w:val="center"/>
                </w:pPr>
              </w:pPrChange>
            </w:pPr>
          </w:p>
          <w:p w14:paraId="5E61E9F8" w14:textId="7316F954" w:rsidR="00A24BCB" w:rsidDel="002169A1" w:rsidRDefault="00A24BCB">
            <w:pPr>
              <w:rPr>
                <w:del w:id="4301" w:author="Cuenta Microsoft" w:date="2025-09-30T13:41:00Z"/>
              </w:rPr>
              <w:pPrChange w:id="4302" w:author="Cuenta Microsoft" w:date="2025-09-30T14:16:00Z">
                <w:pPr>
                  <w:jc w:val="center"/>
                </w:pPr>
              </w:pPrChange>
            </w:pPr>
            <w:del w:id="4303" w:author="Cuenta Microsoft" w:date="2025-09-30T13:41:00Z">
              <w:r w:rsidDel="002169A1">
                <w:delText>Capacitar a todo</w:delText>
              </w:r>
            </w:del>
          </w:p>
          <w:p w14:paraId="6D59A6FB" w14:textId="55D92EBB" w:rsidR="00A24BCB" w:rsidDel="002169A1" w:rsidRDefault="00A24BCB">
            <w:pPr>
              <w:rPr>
                <w:del w:id="4304" w:author="Cuenta Microsoft" w:date="2025-09-30T13:41:00Z"/>
              </w:rPr>
              <w:pPrChange w:id="4305" w:author="Cuenta Microsoft" w:date="2025-09-30T14:16:00Z">
                <w:pPr>
                  <w:jc w:val="center"/>
                </w:pPr>
              </w:pPrChange>
            </w:pPr>
            <w:del w:id="4306" w:author="Cuenta Microsoft" w:date="2025-09-30T13:41:00Z">
              <w:r w:rsidDel="002169A1">
                <w:delText>el personal sobre</w:delText>
              </w:r>
            </w:del>
          </w:p>
          <w:p w14:paraId="2367EDDC" w14:textId="1B4DB675" w:rsidR="00A24BCB" w:rsidDel="002169A1" w:rsidRDefault="00A24BCB">
            <w:pPr>
              <w:rPr>
                <w:del w:id="4307" w:author="Cuenta Microsoft" w:date="2025-09-30T13:41:00Z"/>
              </w:rPr>
              <w:pPrChange w:id="4308" w:author="Cuenta Microsoft" w:date="2025-09-30T14:16:00Z">
                <w:pPr>
                  <w:jc w:val="center"/>
                </w:pPr>
              </w:pPrChange>
            </w:pPr>
            <w:del w:id="4309" w:author="Cuenta Microsoft" w:date="2025-09-30T13:41:00Z">
              <w:r w:rsidDel="002169A1">
                <w:delText>el programa de</w:delText>
              </w:r>
            </w:del>
          </w:p>
          <w:p w14:paraId="651CE25E" w14:textId="07E83F99" w:rsidR="00A24BCB" w:rsidDel="002169A1" w:rsidRDefault="007C1F1C">
            <w:pPr>
              <w:rPr>
                <w:del w:id="4310" w:author="Cuenta Microsoft" w:date="2025-09-30T13:41:00Z"/>
              </w:rPr>
              <w:pPrChange w:id="4311" w:author="Cuenta Microsoft" w:date="2025-09-30T14:16:00Z">
                <w:pPr>
                  <w:jc w:val="center"/>
                </w:pPr>
              </w:pPrChange>
            </w:pPr>
            <w:del w:id="4312" w:author="Cuenta Microsoft" w:date="2025-09-30T13:41:00Z">
              <w:r w:rsidDel="002169A1">
                <w:delText>Protección</w:delText>
              </w:r>
              <w:r w:rsidR="00A24BCB" w:rsidDel="002169A1">
                <w:delText xml:space="preserve"> Civil.</w:delText>
              </w:r>
            </w:del>
          </w:p>
          <w:p w14:paraId="20251B00" w14:textId="73DC7C6A" w:rsidR="00A24BCB" w:rsidDel="002169A1" w:rsidRDefault="00A24BCB">
            <w:pPr>
              <w:rPr>
                <w:del w:id="4313" w:author="Cuenta Microsoft" w:date="2025-09-30T13:41:00Z"/>
              </w:rPr>
              <w:pPrChange w:id="4314" w:author="Cuenta Microsoft" w:date="2025-09-30T14:16:00Z">
                <w:pPr>
                  <w:jc w:val="center"/>
                </w:pPr>
              </w:pPrChange>
            </w:pPr>
          </w:p>
        </w:tc>
        <w:tc>
          <w:tcPr>
            <w:tcW w:w="0" w:type="auto"/>
          </w:tcPr>
          <w:p w14:paraId="4A89833A" w14:textId="6C9DD24F" w:rsidR="00A24BCB" w:rsidDel="002169A1" w:rsidRDefault="00A24BCB">
            <w:pPr>
              <w:rPr>
                <w:del w:id="4315" w:author="Cuenta Microsoft" w:date="2025-09-30T13:41:00Z"/>
              </w:rPr>
              <w:pPrChange w:id="4316" w:author="Cuenta Microsoft" w:date="2025-09-30T14:16:00Z">
                <w:pPr>
                  <w:jc w:val="center"/>
                </w:pPr>
              </w:pPrChange>
            </w:pPr>
          </w:p>
          <w:p w14:paraId="187C12B4" w14:textId="7D9A1ECD" w:rsidR="00A24BCB" w:rsidDel="002169A1" w:rsidRDefault="00A24BCB">
            <w:pPr>
              <w:rPr>
                <w:del w:id="4317" w:author="Cuenta Microsoft" w:date="2025-09-30T13:41:00Z"/>
              </w:rPr>
              <w:pPrChange w:id="4318" w:author="Cuenta Microsoft" w:date="2025-09-30T14:16:00Z">
                <w:pPr>
                  <w:jc w:val="center"/>
                </w:pPr>
              </w:pPrChange>
            </w:pPr>
          </w:p>
          <w:p w14:paraId="6AE63391" w14:textId="3839DC32" w:rsidR="00A24BCB" w:rsidDel="002169A1" w:rsidRDefault="00A24BCB">
            <w:pPr>
              <w:rPr>
                <w:del w:id="4319" w:author="Cuenta Microsoft" w:date="2025-09-30T13:41:00Z"/>
              </w:rPr>
              <w:pPrChange w:id="4320" w:author="Cuenta Microsoft" w:date="2025-09-30T14:16:00Z">
                <w:pPr>
                  <w:jc w:val="center"/>
                </w:pPr>
              </w:pPrChange>
            </w:pPr>
            <w:del w:id="4321" w:author="Cuenta Microsoft" w:date="2025-09-30T13:41:00Z">
              <w:r w:rsidDel="002169A1">
                <w:delText>Director</w:delText>
              </w:r>
              <w:r w:rsidR="00D44994" w:rsidDel="002169A1">
                <w:delText xml:space="preserve"> y personal de protección civil municipal. </w:delText>
              </w:r>
            </w:del>
          </w:p>
          <w:p w14:paraId="1C553A03" w14:textId="1EC1480D" w:rsidR="00A24BCB" w:rsidDel="002169A1" w:rsidRDefault="00A24BCB">
            <w:pPr>
              <w:rPr>
                <w:del w:id="4322" w:author="Cuenta Microsoft" w:date="2025-09-30T13:41:00Z"/>
              </w:rPr>
              <w:pPrChange w:id="4323" w:author="Cuenta Microsoft" w:date="2025-09-30T14:16:00Z">
                <w:pPr>
                  <w:jc w:val="center"/>
                </w:pPr>
              </w:pPrChange>
            </w:pPr>
          </w:p>
          <w:p w14:paraId="0C9F5425" w14:textId="77F5E50C" w:rsidR="00A24BCB" w:rsidDel="002169A1" w:rsidRDefault="00A24BCB">
            <w:pPr>
              <w:rPr>
                <w:del w:id="4324" w:author="Cuenta Microsoft" w:date="2025-09-30T13:41:00Z"/>
              </w:rPr>
              <w:pPrChange w:id="4325" w:author="Cuenta Microsoft" w:date="2025-09-30T14:16:00Z">
                <w:pPr>
                  <w:jc w:val="center"/>
                </w:pPr>
              </w:pPrChange>
            </w:pPr>
          </w:p>
        </w:tc>
        <w:tc>
          <w:tcPr>
            <w:tcW w:w="0" w:type="auto"/>
            <w:shd w:val="clear" w:color="auto" w:fill="FFFFFF" w:themeFill="background1"/>
          </w:tcPr>
          <w:p w14:paraId="576BB4C1" w14:textId="2F6104C2" w:rsidR="00A24BCB" w:rsidDel="002169A1" w:rsidRDefault="00A24BCB">
            <w:pPr>
              <w:rPr>
                <w:del w:id="4326" w:author="Cuenta Microsoft" w:date="2025-09-30T13:41:00Z"/>
              </w:rPr>
              <w:pPrChange w:id="4327" w:author="Cuenta Microsoft" w:date="2025-09-30T14:16:00Z">
                <w:pPr>
                  <w:jc w:val="center"/>
                </w:pPr>
              </w:pPrChange>
            </w:pPr>
          </w:p>
        </w:tc>
        <w:tc>
          <w:tcPr>
            <w:tcW w:w="0" w:type="auto"/>
            <w:shd w:val="clear" w:color="auto" w:fill="E36C0A" w:themeFill="accent6" w:themeFillShade="BF"/>
          </w:tcPr>
          <w:p w14:paraId="5A023B7C" w14:textId="380042A5" w:rsidR="00A24BCB" w:rsidDel="002169A1" w:rsidRDefault="00A24BCB">
            <w:pPr>
              <w:rPr>
                <w:del w:id="4328" w:author="Cuenta Microsoft" w:date="2025-09-30T13:41:00Z"/>
              </w:rPr>
              <w:pPrChange w:id="4329" w:author="Cuenta Microsoft" w:date="2025-09-30T14:16:00Z">
                <w:pPr>
                  <w:jc w:val="center"/>
                </w:pPr>
              </w:pPrChange>
            </w:pPr>
          </w:p>
        </w:tc>
        <w:tc>
          <w:tcPr>
            <w:tcW w:w="0" w:type="auto"/>
            <w:shd w:val="clear" w:color="auto" w:fill="FFFFFF" w:themeFill="background1"/>
          </w:tcPr>
          <w:p w14:paraId="22B0E90D" w14:textId="7D09884F" w:rsidR="00A24BCB" w:rsidDel="002169A1" w:rsidRDefault="00A24BCB">
            <w:pPr>
              <w:rPr>
                <w:del w:id="4330" w:author="Cuenta Microsoft" w:date="2025-09-30T13:41:00Z"/>
              </w:rPr>
              <w:pPrChange w:id="4331" w:author="Cuenta Microsoft" w:date="2025-09-30T14:16:00Z">
                <w:pPr>
                  <w:jc w:val="center"/>
                </w:pPr>
              </w:pPrChange>
            </w:pPr>
          </w:p>
        </w:tc>
        <w:tc>
          <w:tcPr>
            <w:tcW w:w="0" w:type="auto"/>
            <w:shd w:val="clear" w:color="auto" w:fill="FFFFFF" w:themeFill="background1"/>
          </w:tcPr>
          <w:p w14:paraId="77E96BDD" w14:textId="71BF2CC4" w:rsidR="00A24BCB" w:rsidDel="002169A1" w:rsidRDefault="00A24BCB">
            <w:pPr>
              <w:rPr>
                <w:del w:id="4332" w:author="Cuenta Microsoft" w:date="2025-09-30T13:41:00Z"/>
              </w:rPr>
              <w:pPrChange w:id="4333" w:author="Cuenta Microsoft" w:date="2025-09-30T14:16:00Z">
                <w:pPr>
                  <w:jc w:val="center"/>
                </w:pPr>
              </w:pPrChange>
            </w:pPr>
          </w:p>
        </w:tc>
        <w:tc>
          <w:tcPr>
            <w:tcW w:w="0" w:type="auto"/>
            <w:shd w:val="clear" w:color="auto" w:fill="FFFFFF" w:themeFill="background1"/>
          </w:tcPr>
          <w:p w14:paraId="50DBFCD0" w14:textId="4E2554F6" w:rsidR="00A24BCB" w:rsidDel="002169A1" w:rsidRDefault="00A24BCB">
            <w:pPr>
              <w:rPr>
                <w:del w:id="4334" w:author="Cuenta Microsoft" w:date="2025-09-30T13:41:00Z"/>
              </w:rPr>
              <w:pPrChange w:id="4335" w:author="Cuenta Microsoft" w:date="2025-09-30T14:16:00Z">
                <w:pPr>
                  <w:jc w:val="center"/>
                </w:pPr>
              </w:pPrChange>
            </w:pPr>
          </w:p>
        </w:tc>
        <w:tc>
          <w:tcPr>
            <w:tcW w:w="0" w:type="auto"/>
            <w:shd w:val="clear" w:color="auto" w:fill="FFFFFF" w:themeFill="background1"/>
          </w:tcPr>
          <w:p w14:paraId="227E9766" w14:textId="093941A7" w:rsidR="00A24BCB" w:rsidDel="002169A1" w:rsidRDefault="00A24BCB">
            <w:pPr>
              <w:rPr>
                <w:del w:id="4336" w:author="Cuenta Microsoft" w:date="2025-09-30T13:41:00Z"/>
              </w:rPr>
              <w:pPrChange w:id="4337" w:author="Cuenta Microsoft" w:date="2025-09-30T14:16:00Z">
                <w:pPr>
                  <w:jc w:val="center"/>
                </w:pPr>
              </w:pPrChange>
            </w:pPr>
          </w:p>
        </w:tc>
        <w:tc>
          <w:tcPr>
            <w:tcW w:w="0" w:type="auto"/>
            <w:shd w:val="clear" w:color="auto" w:fill="FFFFFF" w:themeFill="background1"/>
          </w:tcPr>
          <w:p w14:paraId="6D82E3BE" w14:textId="749866CD" w:rsidR="00A24BCB" w:rsidDel="002169A1" w:rsidRDefault="00A24BCB">
            <w:pPr>
              <w:rPr>
                <w:del w:id="4338" w:author="Cuenta Microsoft" w:date="2025-09-30T13:41:00Z"/>
              </w:rPr>
              <w:pPrChange w:id="4339" w:author="Cuenta Microsoft" w:date="2025-09-30T14:16:00Z">
                <w:pPr>
                  <w:jc w:val="center"/>
                </w:pPr>
              </w:pPrChange>
            </w:pPr>
          </w:p>
        </w:tc>
        <w:tc>
          <w:tcPr>
            <w:tcW w:w="0" w:type="auto"/>
            <w:shd w:val="clear" w:color="auto" w:fill="FFFFFF" w:themeFill="background1"/>
          </w:tcPr>
          <w:p w14:paraId="5167D8FF" w14:textId="15ACBD16" w:rsidR="00A24BCB" w:rsidDel="002169A1" w:rsidRDefault="00A24BCB">
            <w:pPr>
              <w:rPr>
                <w:del w:id="4340" w:author="Cuenta Microsoft" w:date="2025-09-30T13:41:00Z"/>
              </w:rPr>
              <w:pPrChange w:id="4341" w:author="Cuenta Microsoft" w:date="2025-09-30T14:16:00Z">
                <w:pPr>
                  <w:jc w:val="center"/>
                </w:pPr>
              </w:pPrChange>
            </w:pPr>
          </w:p>
        </w:tc>
        <w:tc>
          <w:tcPr>
            <w:tcW w:w="0" w:type="auto"/>
            <w:shd w:val="clear" w:color="auto" w:fill="FFFFFF" w:themeFill="background1"/>
          </w:tcPr>
          <w:p w14:paraId="17FC9AE9" w14:textId="1EDEBD27" w:rsidR="00A24BCB" w:rsidDel="002169A1" w:rsidRDefault="00A24BCB">
            <w:pPr>
              <w:rPr>
                <w:del w:id="4342" w:author="Cuenta Microsoft" w:date="2025-09-30T13:41:00Z"/>
              </w:rPr>
              <w:pPrChange w:id="4343" w:author="Cuenta Microsoft" w:date="2025-09-30T14:16:00Z">
                <w:pPr>
                  <w:jc w:val="center"/>
                </w:pPr>
              </w:pPrChange>
            </w:pPr>
          </w:p>
        </w:tc>
        <w:tc>
          <w:tcPr>
            <w:tcW w:w="0" w:type="auto"/>
            <w:shd w:val="clear" w:color="auto" w:fill="FFFFFF" w:themeFill="background1"/>
          </w:tcPr>
          <w:p w14:paraId="50CFA22D" w14:textId="620B3192" w:rsidR="00A24BCB" w:rsidDel="002169A1" w:rsidRDefault="00A24BCB">
            <w:pPr>
              <w:rPr>
                <w:del w:id="4344" w:author="Cuenta Microsoft" w:date="2025-09-30T13:41:00Z"/>
              </w:rPr>
              <w:pPrChange w:id="4345" w:author="Cuenta Microsoft" w:date="2025-09-30T14:16:00Z">
                <w:pPr>
                  <w:jc w:val="center"/>
                </w:pPr>
              </w:pPrChange>
            </w:pPr>
          </w:p>
        </w:tc>
        <w:tc>
          <w:tcPr>
            <w:tcW w:w="0" w:type="auto"/>
            <w:shd w:val="clear" w:color="auto" w:fill="FFFFFF" w:themeFill="background1"/>
          </w:tcPr>
          <w:p w14:paraId="488D87C4" w14:textId="627994EA" w:rsidR="00A24BCB" w:rsidDel="002169A1" w:rsidRDefault="00A24BCB">
            <w:pPr>
              <w:rPr>
                <w:del w:id="4346" w:author="Cuenta Microsoft" w:date="2025-09-30T13:41:00Z"/>
              </w:rPr>
              <w:pPrChange w:id="4347" w:author="Cuenta Microsoft" w:date="2025-09-30T14:16:00Z">
                <w:pPr>
                  <w:jc w:val="center"/>
                </w:pPr>
              </w:pPrChange>
            </w:pPr>
          </w:p>
        </w:tc>
        <w:tc>
          <w:tcPr>
            <w:tcW w:w="0" w:type="auto"/>
            <w:shd w:val="clear" w:color="auto" w:fill="FFFFFF" w:themeFill="background1"/>
          </w:tcPr>
          <w:p w14:paraId="789E47DC" w14:textId="6D52BDE8" w:rsidR="00A24BCB" w:rsidDel="002169A1" w:rsidRDefault="00A24BCB">
            <w:pPr>
              <w:rPr>
                <w:del w:id="4348" w:author="Cuenta Microsoft" w:date="2025-09-30T13:41:00Z"/>
              </w:rPr>
              <w:pPrChange w:id="4349" w:author="Cuenta Microsoft" w:date="2025-09-30T14:16:00Z">
                <w:pPr>
                  <w:jc w:val="center"/>
                </w:pPr>
              </w:pPrChange>
            </w:pPr>
          </w:p>
        </w:tc>
      </w:tr>
      <w:tr w:rsidR="00D44994" w:rsidDel="002169A1" w14:paraId="07A45264" w14:textId="068C9372" w:rsidTr="00285ACB">
        <w:trPr>
          <w:trHeight w:val="1173"/>
          <w:jc w:val="center"/>
          <w:del w:id="4350" w:author="Cuenta Microsoft" w:date="2025-09-30T13:41:00Z"/>
        </w:trPr>
        <w:tc>
          <w:tcPr>
            <w:tcW w:w="0" w:type="auto"/>
          </w:tcPr>
          <w:p w14:paraId="55903102" w14:textId="7D062E59" w:rsidR="00A24BCB" w:rsidDel="002169A1" w:rsidRDefault="00A24BCB">
            <w:pPr>
              <w:rPr>
                <w:del w:id="4351" w:author="Cuenta Microsoft" w:date="2025-09-30T13:41:00Z"/>
              </w:rPr>
              <w:pPrChange w:id="4352" w:author="Cuenta Microsoft" w:date="2025-09-30T14:16:00Z">
                <w:pPr>
                  <w:jc w:val="center"/>
                </w:pPr>
              </w:pPrChange>
            </w:pPr>
          </w:p>
          <w:p w14:paraId="17B5021B" w14:textId="675DE011" w:rsidR="00A24BCB" w:rsidDel="002169A1" w:rsidRDefault="00A24BCB">
            <w:pPr>
              <w:rPr>
                <w:del w:id="4353" w:author="Cuenta Microsoft" w:date="2025-09-30T13:41:00Z"/>
              </w:rPr>
              <w:pPrChange w:id="4354" w:author="Cuenta Microsoft" w:date="2025-09-30T14:16:00Z">
                <w:pPr>
                  <w:jc w:val="center"/>
                </w:pPr>
              </w:pPrChange>
            </w:pPr>
            <w:del w:id="4355" w:author="Cuenta Microsoft" w:date="2025-09-30T13:41:00Z">
              <w:r w:rsidDel="002169A1">
                <w:delText>Aplicar el programa de</w:delText>
              </w:r>
            </w:del>
          </w:p>
          <w:p w14:paraId="161E7A43" w14:textId="502ED581" w:rsidR="00A24BCB" w:rsidDel="002169A1" w:rsidRDefault="00454E38">
            <w:pPr>
              <w:rPr>
                <w:del w:id="4356" w:author="Cuenta Microsoft" w:date="2025-09-30T13:41:00Z"/>
              </w:rPr>
              <w:pPrChange w:id="4357" w:author="Cuenta Microsoft" w:date="2025-09-30T14:16:00Z">
                <w:pPr>
                  <w:jc w:val="center"/>
                </w:pPr>
              </w:pPrChange>
            </w:pPr>
            <w:del w:id="4358" w:author="Cuenta Microsoft" w:date="2025-09-30T13:41:00Z">
              <w:r w:rsidDel="002169A1">
                <w:delText xml:space="preserve">Protección Civil en el plantel </w:delText>
              </w:r>
            </w:del>
          </w:p>
          <w:p w14:paraId="2A451583" w14:textId="2FC18EF4" w:rsidR="00A24BCB" w:rsidDel="002169A1" w:rsidRDefault="00A24BCB">
            <w:pPr>
              <w:rPr>
                <w:del w:id="4359" w:author="Cuenta Microsoft" w:date="2025-09-30T13:41:00Z"/>
              </w:rPr>
              <w:pPrChange w:id="4360" w:author="Cuenta Microsoft" w:date="2025-09-30T14:16:00Z">
                <w:pPr>
                  <w:jc w:val="center"/>
                </w:pPr>
              </w:pPrChange>
            </w:pPr>
          </w:p>
        </w:tc>
        <w:tc>
          <w:tcPr>
            <w:tcW w:w="0" w:type="auto"/>
          </w:tcPr>
          <w:p w14:paraId="37570CC5" w14:textId="2F95FF5B" w:rsidR="00A24BCB" w:rsidDel="002169A1" w:rsidRDefault="00A24BCB">
            <w:pPr>
              <w:rPr>
                <w:del w:id="4361" w:author="Cuenta Microsoft" w:date="2025-09-30T13:41:00Z"/>
              </w:rPr>
              <w:pPrChange w:id="4362" w:author="Cuenta Microsoft" w:date="2025-09-30T14:16:00Z">
                <w:pPr>
                  <w:jc w:val="center"/>
                </w:pPr>
              </w:pPrChange>
            </w:pPr>
          </w:p>
          <w:p w14:paraId="2191B4AA" w14:textId="6C63A2F5" w:rsidR="00A24BCB" w:rsidDel="002169A1" w:rsidRDefault="00D44994">
            <w:pPr>
              <w:rPr>
                <w:del w:id="4363" w:author="Cuenta Microsoft" w:date="2025-09-30T13:41:00Z"/>
              </w:rPr>
              <w:pPrChange w:id="4364" w:author="Cuenta Microsoft" w:date="2025-09-30T14:16:00Z">
                <w:pPr>
                  <w:jc w:val="center"/>
                </w:pPr>
              </w:pPrChange>
            </w:pPr>
            <w:del w:id="4365" w:author="Cuenta Microsoft" w:date="2025-09-30T13:41:00Z">
              <w:r w:rsidDel="002169A1">
                <w:delText>Comité de protección civil</w:delText>
              </w:r>
              <w:r w:rsidR="00A24BCB" w:rsidDel="002169A1">
                <w:delText>.</w:delText>
              </w:r>
            </w:del>
          </w:p>
        </w:tc>
        <w:tc>
          <w:tcPr>
            <w:tcW w:w="0" w:type="auto"/>
            <w:shd w:val="clear" w:color="auto" w:fill="FFFFFF" w:themeFill="background1"/>
          </w:tcPr>
          <w:p w14:paraId="6DCCA217" w14:textId="456F9195" w:rsidR="00A24BCB" w:rsidDel="002169A1" w:rsidRDefault="00A24BCB">
            <w:pPr>
              <w:rPr>
                <w:del w:id="4366" w:author="Cuenta Microsoft" w:date="2025-09-30T13:41:00Z"/>
              </w:rPr>
              <w:pPrChange w:id="4367" w:author="Cuenta Microsoft" w:date="2025-09-30T14:16:00Z">
                <w:pPr>
                  <w:jc w:val="center"/>
                </w:pPr>
              </w:pPrChange>
            </w:pPr>
          </w:p>
        </w:tc>
        <w:tc>
          <w:tcPr>
            <w:tcW w:w="0" w:type="auto"/>
            <w:shd w:val="clear" w:color="auto" w:fill="E36C0A" w:themeFill="accent6" w:themeFillShade="BF"/>
          </w:tcPr>
          <w:p w14:paraId="5E733F5E" w14:textId="6430CF47" w:rsidR="00A24BCB" w:rsidDel="002169A1" w:rsidRDefault="00A24BCB">
            <w:pPr>
              <w:rPr>
                <w:del w:id="4368" w:author="Cuenta Microsoft" w:date="2025-09-30T13:41:00Z"/>
              </w:rPr>
              <w:pPrChange w:id="4369" w:author="Cuenta Microsoft" w:date="2025-09-30T14:16:00Z">
                <w:pPr>
                  <w:jc w:val="center"/>
                </w:pPr>
              </w:pPrChange>
            </w:pPr>
          </w:p>
        </w:tc>
        <w:tc>
          <w:tcPr>
            <w:tcW w:w="0" w:type="auto"/>
            <w:shd w:val="clear" w:color="auto" w:fill="FFFFFF" w:themeFill="background1"/>
          </w:tcPr>
          <w:p w14:paraId="0652F276" w14:textId="3F8CC1F1" w:rsidR="00A24BCB" w:rsidDel="002169A1" w:rsidRDefault="00A24BCB">
            <w:pPr>
              <w:rPr>
                <w:del w:id="4370" w:author="Cuenta Microsoft" w:date="2025-09-30T13:41:00Z"/>
              </w:rPr>
              <w:pPrChange w:id="4371" w:author="Cuenta Microsoft" w:date="2025-09-30T14:16:00Z">
                <w:pPr>
                  <w:jc w:val="center"/>
                </w:pPr>
              </w:pPrChange>
            </w:pPr>
          </w:p>
        </w:tc>
        <w:tc>
          <w:tcPr>
            <w:tcW w:w="0" w:type="auto"/>
            <w:shd w:val="clear" w:color="auto" w:fill="FFFFFF" w:themeFill="background1"/>
          </w:tcPr>
          <w:p w14:paraId="372C4F44" w14:textId="15F90AA7" w:rsidR="00A24BCB" w:rsidDel="002169A1" w:rsidRDefault="00A24BCB">
            <w:pPr>
              <w:rPr>
                <w:del w:id="4372" w:author="Cuenta Microsoft" w:date="2025-09-30T13:41:00Z"/>
              </w:rPr>
              <w:pPrChange w:id="4373" w:author="Cuenta Microsoft" w:date="2025-09-30T14:16:00Z">
                <w:pPr>
                  <w:jc w:val="center"/>
                </w:pPr>
              </w:pPrChange>
            </w:pPr>
          </w:p>
        </w:tc>
        <w:tc>
          <w:tcPr>
            <w:tcW w:w="0" w:type="auto"/>
            <w:shd w:val="clear" w:color="auto" w:fill="FFFFFF" w:themeFill="background1"/>
          </w:tcPr>
          <w:p w14:paraId="39E9B899" w14:textId="0E1A62D1" w:rsidR="00A24BCB" w:rsidDel="002169A1" w:rsidRDefault="00A24BCB">
            <w:pPr>
              <w:rPr>
                <w:del w:id="4374" w:author="Cuenta Microsoft" w:date="2025-09-30T13:41:00Z"/>
              </w:rPr>
              <w:pPrChange w:id="4375" w:author="Cuenta Microsoft" w:date="2025-09-30T14:16:00Z">
                <w:pPr>
                  <w:jc w:val="center"/>
                </w:pPr>
              </w:pPrChange>
            </w:pPr>
          </w:p>
        </w:tc>
        <w:tc>
          <w:tcPr>
            <w:tcW w:w="0" w:type="auto"/>
            <w:shd w:val="clear" w:color="auto" w:fill="FFFFFF" w:themeFill="background1"/>
          </w:tcPr>
          <w:p w14:paraId="565B97B4" w14:textId="254D9D9B" w:rsidR="00A24BCB" w:rsidDel="002169A1" w:rsidRDefault="00A24BCB">
            <w:pPr>
              <w:rPr>
                <w:del w:id="4376" w:author="Cuenta Microsoft" w:date="2025-09-30T13:41:00Z"/>
              </w:rPr>
              <w:pPrChange w:id="4377" w:author="Cuenta Microsoft" w:date="2025-09-30T14:16:00Z">
                <w:pPr>
                  <w:jc w:val="center"/>
                </w:pPr>
              </w:pPrChange>
            </w:pPr>
          </w:p>
        </w:tc>
        <w:tc>
          <w:tcPr>
            <w:tcW w:w="0" w:type="auto"/>
            <w:shd w:val="clear" w:color="auto" w:fill="FFFFFF" w:themeFill="background1"/>
          </w:tcPr>
          <w:p w14:paraId="12D7B13B" w14:textId="2DA40732" w:rsidR="00A24BCB" w:rsidDel="002169A1" w:rsidRDefault="00A24BCB">
            <w:pPr>
              <w:rPr>
                <w:del w:id="4378" w:author="Cuenta Microsoft" w:date="2025-09-30T13:41:00Z"/>
              </w:rPr>
              <w:pPrChange w:id="4379" w:author="Cuenta Microsoft" w:date="2025-09-30T14:16:00Z">
                <w:pPr>
                  <w:jc w:val="center"/>
                </w:pPr>
              </w:pPrChange>
            </w:pPr>
          </w:p>
        </w:tc>
        <w:tc>
          <w:tcPr>
            <w:tcW w:w="0" w:type="auto"/>
            <w:shd w:val="clear" w:color="auto" w:fill="FFFFFF" w:themeFill="background1"/>
          </w:tcPr>
          <w:p w14:paraId="77B6D9EE" w14:textId="08B4D25F" w:rsidR="00A24BCB" w:rsidDel="002169A1" w:rsidRDefault="00A24BCB">
            <w:pPr>
              <w:rPr>
                <w:del w:id="4380" w:author="Cuenta Microsoft" w:date="2025-09-30T13:41:00Z"/>
              </w:rPr>
              <w:pPrChange w:id="4381" w:author="Cuenta Microsoft" w:date="2025-09-30T14:16:00Z">
                <w:pPr>
                  <w:jc w:val="center"/>
                </w:pPr>
              </w:pPrChange>
            </w:pPr>
          </w:p>
        </w:tc>
        <w:tc>
          <w:tcPr>
            <w:tcW w:w="0" w:type="auto"/>
            <w:shd w:val="clear" w:color="auto" w:fill="FFFFFF" w:themeFill="background1"/>
          </w:tcPr>
          <w:p w14:paraId="3CD373D3" w14:textId="1BF74BBF" w:rsidR="00A24BCB" w:rsidDel="002169A1" w:rsidRDefault="00A24BCB">
            <w:pPr>
              <w:rPr>
                <w:del w:id="4382" w:author="Cuenta Microsoft" w:date="2025-09-30T13:41:00Z"/>
              </w:rPr>
              <w:pPrChange w:id="4383" w:author="Cuenta Microsoft" w:date="2025-09-30T14:16:00Z">
                <w:pPr>
                  <w:jc w:val="center"/>
                </w:pPr>
              </w:pPrChange>
            </w:pPr>
          </w:p>
        </w:tc>
        <w:tc>
          <w:tcPr>
            <w:tcW w:w="0" w:type="auto"/>
            <w:shd w:val="clear" w:color="auto" w:fill="FFFFFF" w:themeFill="background1"/>
          </w:tcPr>
          <w:p w14:paraId="170F42F1" w14:textId="7921B1EE" w:rsidR="00A24BCB" w:rsidDel="002169A1" w:rsidRDefault="00A24BCB">
            <w:pPr>
              <w:rPr>
                <w:del w:id="4384" w:author="Cuenta Microsoft" w:date="2025-09-30T13:41:00Z"/>
              </w:rPr>
              <w:pPrChange w:id="4385" w:author="Cuenta Microsoft" w:date="2025-09-30T14:16:00Z">
                <w:pPr>
                  <w:jc w:val="center"/>
                </w:pPr>
              </w:pPrChange>
            </w:pPr>
          </w:p>
        </w:tc>
        <w:tc>
          <w:tcPr>
            <w:tcW w:w="0" w:type="auto"/>
            <w:shd w:val="clear" w:color="auto" w:fill="FFFFFF" w:themeFill="background1"/>
          </w:tcPr>
          <w:p w14:paraId="3F87D07F" w14:textId="1CB3E59C" w:rsidR="00A24BCB" w:rsidDel="002169A1" w:rsidRDefault="00A24BCB">
            <w:pPr>
              <w:rPr>
                <w:del w:id="4386" w:author="Cuenta Microsoft" w:date="2025-09-30T13:41:00Z"/>
              </w:rPr>
              <w:pPrChange w:id="4387" w:author="Cuenta Microsoft" w:date="2025-09-30T14:16:00Z">
                <w:pPr>
                  <w:jc w:val="center"/>
                </w:pPr>
              </w:pPrChange>
            </w:pPr>
          </w:p>
        </w:tc>
        <w:tc>
          <w:tcPr>
            <w:tcW w:w="0" w:type="auto"/>
            <w:shd w:val="clear" w:color="auto" w:fill="FFFFFF" w:themeFill="background1"/>
          </w:tcPr>
          <w:p w14:paraId="585673C6" w14:textId="3C7C45BF" w:rsidR="00A24BCB" w:rsidDel="002169A1" w:rsidRDefault="00A24BCB">
            <w:pPr>
              <w:rPr>
                <w:del w:id="4388" w:author="Cuenta Microsoft" w:date="2025-09-30T13:41:00Z"/>
              </w:rPr>
              <w:pPrChange w:id="4389" w:author="Cuenta Microsoft" w:date="2025-09-30T14:16:00Z">
                <w:pPr>
                  <w:jc w:val="center"/>
                </w:pPr>
              </w:pPrChange>
            </w:pPr>
          </w:p>
        </w:tc>
      </w:tr>
    </w:tbl>
    <w:p w14:paraId="45F9898A" w14:textId="5A0134D5" w:rsidR="00DA7768" w:rsidDel="002169A1" w:rsidRDefault="00DA7768">
      <w:pPr>
        <w:rPr>
          <w:del w:id="4390" w:author="Cuenta Microsoft" w:date="2025-09-30T13:41:00Z"/>
        </w:rPr>
      </w:pPr>
    </w:p>
    <w:p w14:paraId="2AF6836D" w14:textId="7B54C6F6" w:rsidR="00C858A8" w:rsidDel="002169A1" w:rsidRDefault="00C858A8">
      <w:pPr>
        <w:rPr>
          <w:del w:id="4391" w:author="Cuenta Microsoft" w:date="2025-09-30T13:41:00Z"/>
        </w:rPr>
      </w:pPr>
    </w:p>
    <w:p w14:paraId="6A6F4D50" w14:textId="7E61C7AB" w:rsidR="00CF48AE" w:rsidDel="002169A1" w:rsidRDefault="00CF48AE">
      <w:pPr>
        <w:rPr>
          <w:del w:id="4392" w:author="Cuenta Microsoft" w:date="2025-09-30T13:41:00Z"/>
        </w:rPr>
      </w:pPr>
    </w:p>
    <w:p w14:paraId="1EA27A37" w14:textId="2B3A39CD" w:rsidR="004423C6" w:rsidDel="002169A1" w:rsidRDefault="004423C6">
      <w:pPr>
        <w:rPr>
          <w:del w:id="4393" w:author="Cuenta Microsoft" w:date="2025-09-30T13:41:00Z"/>
        </w:rPr>
      </w:pPr>
      <w:del w:id="4394" w:author="Cuenta Microsoft" w:date="2025-09-30T13:41:00Z">
        <w:r w:rsidDel="002169A1">
          <w:delText xml:space="preserve">Categoría: </w:delText>
        </w:r>
        <w:r w:rsidRPr="000E120C" w:rsidDel="002169A1">
          <w:rPr>
            <w:b/>
          </w:rPr>
          <w:delText xml:space="preserve">PROGRAMAS DE </w:delText>
        </w:r>
        <w:r w:rsidDel="002169A1">
          <w:rPr>
            <w:b/>
          </w:rPr>
          <w:delText>SEGURIDAD ESCOLAR ANTE RIESGOS</w:delText>
        </w:r>
      </w:del>
    </w:p>
    <w:p w14:paraId="5C995734" w14:textId="4AAB5319" w:rsidR="00F032F6" w:rsidDel="002169A1" w:rsidRDefault="0020481A">
      <w:pPr>
        <w:rPr>
          <w:del w:id="4395" w:author="Cuenta Microsoft" w:date="2025-09-30T13:41:00Z"/>
        </w:rPr>
      </w:pPr>
      <w:del w:id="4396" w:author="Cuenta Microsoft" w:date="2025-09-30T13:41:00Z">
        <w:r w:rsidDel="002169A1">
          <w:delText xml:space="preserve">Línea de acción: Elaborar el Plan de </w:delText>
        </w:r>
        <w:r w:rsidR="00B94241" w:rsidDel="002169A1">
          <w:delText xml:space="preserve">protección </w:delText>
        </w:r>
        <w:r w:rsidDel="002169A1">
          <w:delText>Con</w:delText>
        </w:r>
        <w:r w:rsidR="009E5953" w:rsidDel="002169A1">
          <w:delText xml:space="preserve">tinua </w:delText>
        </w:r>
        <w:r w:rsidR="00B94241" w:rsidDel="002169A1">
          <w:delText xml:space="preserve">de </w:delText>
        </w:r>
        <w:r w:rsidR="00CF48AE" w:rsidDel="002169A1">
          <w:delText>forma virtual</w:delText>
        </w:r>
        <w:r w:rsidR="009E5953" w:rsidDel="002169A1">
          <w:delText>.</w:delText>
        </w:r>
      </w:del>
    </w:p>
    <w:tbl>
      <w:tblPr>
        <w:tblStyle w:val="Tablaconcuadrcula"/>
        <w:tblW w:w="12432" w:type="dxa"/>
        <w:jc w:val="center"/>
        <w:tblLook w:val="04A0" w:firstRow="1" w:lastRow="0" w:firstColumn="1" w:lastColumn="0" w:noHBand="0" w:noVBand="1"/>
      </w:tblPr>
      <w:tblGrid>
        <w:gridCol w:w="2030"/>
        <w:gridCol w:w="1839"/>
        <w:gridCol w:w="771"/>
        <w:gridCol w:w="658"/>
        <w:gridCol w:w="714"/>
        <w:gridCol w:w="773"/>
        <w:gridCol w:w="640"/>
        <w:gridCol w:w="695"/>
        <w:gridCol w:w="662"/>
        <w:gridCol w:w="804"/>
        <w:gridCol w:w="721"/>
        <w:gridCol w:w="792"/>
        <w:gridCol w:w="698"/>
        <w:gridCol w:w="635"/>
      </w:tblGrid>
      <w:tr w:rsidR="0020481A" w:rsidDel="002169A1" w14:paraId="1659D689" w14:textId="4F3C71FB" w:rsidTr="001248A8">
        <w:trPr>
          <w:trHeight w:val="316"/>
          <w:jc w:val="center"/>
          <w:del w:id="4397" w:author="Cuenta Microsoft" w:date="2025-09-30T13:41:00Z"/>
        </w:trPr>
        <w:tc>
          <w:tcPr>
            <w:tcW w:w="0" w:type="auto"/>
            <w:vMerge w:val="restart"/>
            <w:shd w:val="clear" w:color="auto" w:fill="632423" w:themeFill="accent2" w:themeFillShade="80"/>
          </w:tcPr>
          <w:p w14:paraId="01B34D5F" w14:textId="299FC910" w:rsidR="0020481A" w:rsidDel="002169A1" w:rsidRDefault="0020481A">
            <w:pPr>
              <w:rPr>
                <w:del w:id="4398" w:author="Cuenta Microsoft" w:date="2025-09-30T13:41:00Z"/>
                <w:b/>
              </w:rPr>
              <w:pPrChange w:id="4399" w:author="Cuenta Microsoft" w:date="2025-09-30T14:16:00Z">
                <w:pPr>
                  <w:jc w:val="center"/>
                </w:pPr>
              </w:pPrChange>
            </w:pPr>
          </w:p>
          <w:p w14:paraId="56ABE311" w14:textId="4F95EFD5" w:rsidR="0020481A" w:rsidRPr="007562D2" w:rsidDel="002169A1" w:rsidRDefault="0020481A">
            <w:pPr>
              <w:rPr>
                <w:del w:id="4400" w:author="Cuenta Microsoft" w:date="2025-09-30T13:41:00Z"/>
                <w:b/>
              </w:rPr>
              <w:pPrChange w:id="4401" w:author="Cuenta Microsoft" w:date="2025-09-30T14:16:00Z">
                <w:pPr>
                  <w:jc w:val="center"/>
                </w:pPr>
              </w:pPrChange>
            </w:pPr>
            <w:del w:id="4402" w:author="Cuenta Microsoft" w:date="2025-09-30T13:41:00Z">
              <w:r w:rsidRPr="007562D2" w:rsidDel="002169A1">
                <w:rPr>
                  <w:b/>
                </w:rPr>
                <w:delText>ACTIVIDADES</w:delText>
              </w:r>
            </w:del>
          </w:p>
        </w:tc>
        <w:tc>
          <w:tcPr>
            <w:tcW w:w="0" w:type="auto"/>
            <w:vMerge w:val="restart"/>
            <w:shd w:val="clear" w:color="auto" w:fill="632423" w:themeFill="accent2" w:themeFillShade="80"/>
          </w:tcPr>
          <w:p w14:paraId="1B32EDCE" w14:textId="461E9406" w:rsidR="0020481A" w:rsidDel="002169A1" w:rsidRDefault="0020481A">
            <w:pPr>
              <w:rPr>
                <w:del w:id="4403" w:author="Cuenta Microsoft" w:date="2025-09-30T13:41:00Z"/>
                <w:b/>
              </w:rPr>
              <w:pPrChange w:id="4404" w:author="Cuenta Microsoft" w:date="2025-09-30T14:16:00Z">
                <w:pPr>
                  <w:jc w:val="center"/>
                </w:pPr>
              </w:pPrChange>
            </w:pPr>
          </w:p>
          <w:p w14:paraId="0BD9AE2A" w14:textId="049C3EF8" w:rsidR="0020481A" w:rsidRPr="007562D2" w:rsidDel="002169A1" w:rsidRDefault="0020481A">
            <w:pPr>
              <w:rPr>
                <w:del w:id="4405" w:author="Cuenta Microsoft" w:date="2025-09-30T13:41:00Z"/>
                <w:b/>
              </w:rPr>
              <w:pPrChange w:id="4406" w:author="Cuenta Microsoft" w:date="2025-09-30T14:16:00Z">
                <w:pPr>
                  <w:jc w:val="center"/>
                </w:pPr>
              </w:pPrChange>
            </w:pPr>
            <w:del w:id="4407" w:author="Cuenta Microsoft" w:date="2025-09-30T13:41:00Z">
              <w:r w:rsidRPr="007562D2" w:rsidDel="002169A1">
                <w:rPr>
                  <w:b/>
                </w:rPr>
                <w:delText>RESPONSABLE</w:delText>
              </w:r>
            </w:del>
          </w:p>
        </w:tc>
        <w:tc>
          <w:tcPr>
            <w:tcW w:w="0" w:type="auto"/>
            <w:gridSpan w:val="12"/>
            <w:shd w:val="clear" w:color="auto" w:fill="632423" w:themeFill="accent2" w:themeFillShade="80"/>
          </w:tcPr>
          <w:p w14:paraId="38FB28D2" w14:textId="4817AC5E" w:rsidR="0020481A" w:rsidRPr="007562D2" w:rsidDel="002169A1" w:rsidRDefault="009E5953">
            <w:pPr>
              <w:rPr>
                <w:del w:id="4408" w:author="Cuenta Microsoft" w:date="2025-09-30T13:41:00Z"/>
                <w:b/>
              </w:rPr>
              <w:pPrChange w:id="4409" w:author="Cuenta Microsoft" w:date="2025-09-30T14:16:00Z">
                <w:pPr>
                  <w:jc w:val="center"/>
                </w:pPr>
              </w:pPrChange>
            </w:pPr>
            <w:del w:id="4410" w:author="Cuenta Microsoft" w:date="2025-09-30T13:41:00Z">
              <w:r w:rsidDel="002169A1">
                <w:rPr>
                  <w:b/>
                </w:rPr>
                <w:delText>CICLO ESCOLAR 202</w:delText>
              </w:r>
            </w:del>
            <w:ins w:id="4411" w:author="BACHILLERATO GENERAL ALFONSO DE LA MADRID VIDAURRETA" w:date="2025-09-18T23:31:00Z">
              <w:del w:id="4412" w:author="Cuenta Microsoft" w:date="2025-09-30T13:41:00Z">
                <w:r w:rsidR="00C12E8E" w:rsidDel="002169A1">
                  <w:rPr>
                    <w:b/>
                  </w:rPr>
                  <w:delText xml:space="preserve">5 </w:delText>
                </w:r>
              </w:del>
            </w:ins>
            <w:del w:id="4413" w:author="Cuenta Microsoft" w:date="2025-09-30T13:41:00Z">
              <w:r w:rsidR="00285ACB" w:rsidDel="002169A1">
                <w:rPr>
                  <w:b/>
                </w:rPr>
                <w:delText>4</w:delText>
              </w:r>
              <w:r w:rsidR="00964AC7" w:rsidDel="002169A1">
                <w:rPr>
                  <w:b/>
                </w:rPr>
                <w:delText xml:space="preserve"> </w:delText>
              </w:r>
              <w:r w:rsidDel="002169A1">
                <w:rPr>
                  <w:b/>
                </w:rPr>
                <w:delText>- 202</w:delText>
              </w:r>
            </w:del>
            <w:ins w:id="4414" w:author="BACHILLERATO GENERAL ALFONSO DE LA MADRID VIDAURRETA" w:date="2025-09-18T23:31:00Z">
              <w:del w:id="4415" w:author="Cuenta Microsoft" w:date="2025-09-30T13:41:00Z">
                <w:r w:rsidR="00C12E8E" w:rsidDel="002169A1">
                  <w:rPr>
                    <w:b/>
                  </w:rPr>
                  <w:delText>6</w:delText>
                </w:r>
              </w:del>
            </w:ins>
            <w:del w:id="4416" w:author="Cuenta Microsoft" w:date="2025-09-30T13:41:00Z">
              <w:r w:rsidR="00285ACB" w:rsidDel="002169A1">
                <w:rPr>
                  <w:b/>
                </w:rPr>
                <w:delText>5</w:delText>
              </w:r>
            </w:del>
          </w:p>
        </w:tc>
      </w:tr>
      <w:tr w:rsidR="00B94241" w:rsidDel="002169A1" w14:paraId="23FE8A56" w14:textId="5310E33F" w:rsidTr="001248A8">
        <w:trPr>
          <w:trHeight w:val="168"/>
          <w:jc w:val="center"/>
          <w:del w:id="4417" w:author="Cuenta Microsoft" w:date="2025-09-30T13:41:00Z"/>
        </w:trPr>
        <w:tc>
          <w:tcPr>
            <w:tcW w:w="0" w:type="auto"/>
            <w:vMerge/>
            <w:shd w:val="clear" w:color="auto" w:fill="632423" w:themeFill="accent2" w:themeFillShade="80"/>
          </w:tcPr>
          <w:p w14:paraId="0F87FBDF" w14:textId="5CED903C" w:rsidR="0020481A" w:rsidRPr="007562D2" w:rsidDel="002169A1" w:rsidRDefault="0020481A">
            <w:pPr>
              <w:rPr>
                <w:del w:id="4418" w:author="Cuenta Microsoft" w:date="2025-09-30T13:41:00Z"/>
                <w:b/>
              </w:rPr>
              <w:pPrChange w:id="4419" w:author="Cuenta Microsoft" w:date="2025-09-30T14:16:00Z">
                <w:pPr>
                  <w:jc w:val="center"/>
                </w:pPr>
              </w:pPrChange>
            </w:pPr>
          </w:p>
        </w:tc>
        <w:tc>
          <w:tcPr>
            <w:tcW w:w="0" w:type="auto"/>
            <w:vMerge/>
            <w:shd w:val="clear" w:color="auto" w:fill="632423" w:themeFill="accent2" w:themeFillShade="80"/>
          </w:tcPr>
          <w:p w14:paraId="6ED65308" w14:textId="20C336C6" w:rsidR="0020481A" w:rsidRPr="007562D2" w:rsidDel="002169A1" w:rsidRDefault="0020481A">
            <w:pPr>
              <w:rPr>
                <w:del w:id="4420" w:author="Cuenta Microsoft" w:date="2025-09-30T13:41:00Z"/>
                <w:b/>
              </w:rPr>
              <w:pPrChange w:id="4421" w:author="Cuenta Microsoft" w:date="2025-09-30T14:16:00Z">
                <w:pPr>
                  <w:jc w:val="center"/>
                </w:pPr>
              </w:pPrChange>
            </w:pPr>
          </w:p>
        </w:tc>
        <w:tc>
          <w:tcPr>
            <w:tcW w:w="0" w:type="auto"/>
            <w:shd w:val="clear" w:color="auto" w:fill="632423" w:themeFill="accent2" w:themeFillShade="80"/>
          </w:tcPr>
          <w:p w14:paraId="2F3C3C83" w14:textId="687E90C4" w:rsidR="0020481A" w:rsidRPr="007562D2" w:rsidDel="002169A1" w:rsidRDefault="0020481A">
            <w:pPr>
              <w:rPr>
                <w:del w:id="4422" w:author="Cuenta Microsoft" w:date="2025-09-30T13:41:00Z"/>
                <w:b/>
              </w:rPr>
              <w:pPrChange w:id="4423" w:author="Cuenta Microsoft" w:date="2025-09-30T14:16:00Z">
                <w:pPr>
                  <w:jc w:val="center"/>
                </w:pPr>
              </w:pPrChange>
            </w:pPr>
            <w:del w:id="4424" w:author="Cuenta Microsoft" w:date="2025-09-30T13:41:00Z">
              <w:r w:rsidRPr="007562D2" w:rsidDel="002169A1">
                <w:rPr>
                  <w:b/>
                </w:rPr>
                <w:delText>AGO</w:delText>
              </w:r>
            </w:del>
          </w:p>
        </w:tc>
        <w:tc>
          <w:tcPr>
            <w:tcW w:w="0" w:type="auto"/>
            <w:shd w:val="clear" w:color="auto" w:fill="632423" w:themeFill="accent2" w:themeFillShade="80"/>
          </w:tcPr>
          <w:p w14:paraId="34EA48EE" w14:textId="2D67102E" w:rsidR="0020481A" w:rsidRPr="007562D2" w:rsidDel="002169A1" w:rsidRDefault="0020481A">
            <w:pPr>
              <w:rPr>
                <w:del w:id="4425" w:author="Cuenta Microsoft" w:date="2025-09-30T13:41:00Z"/>
                <w:b/>
              </w:rPr>
              <w:pPrChange w:id="4426" w:author="Cuenta Microsoft" w:date="2025-09-30T14:16:00Z">
                <w:pPr>
                  <w:jc w:val="center"/>
                </w:pPr>
              </w:pPrChange>
            </w:pPr>
            <w:del w:id="4427" w:author="Cuenta Microsoft" w:date="2025-09-30T13:41:00Z">
              <w:r w:rsidRPr="007562D2" w:rsidDel="002169A1">
                <w:rPr>
                  <w:b/>
                </w:rPr>
                <w:delText>SEP</w:delText>
              </w:r>
            </w:del>
          </w:p>
        </w:tc>
        <w:tc>
          <w:tcPr>
            <w:tcW w:w="0" w:type="auto"/>
            <w:shd w:val="clear" w:color="auto" w:fill="632423" w:themeFill="accent2" w:themeFillShade="80"/>
          </w:tcPr>
          <w:p w14:paraId="1AFC960D" w14:textId="0C714692" w:rsidR="0020481A" w:rsidRPr="007562D2" w:rsidDel="002169A1" w:rsidRDefault="0020481A">
            <w:pPr>
              <w:rPr>
                <w:del w:id="4428" w:author="Cuenta Microsoft" w:date="2025-09-30T13:41:00Z"/>
                <w:b/>
              </w:rPr>
              <w:pPrChange w:id="4429" w:author="Cuenta Microsoft" w:date="2025-09-30T14:16:00Z">
                <w:pPr>
                  <w:jc w:val="center"/>
                </w:pPr>
              </w:pPrChange>
            </w:pPr>
            <w:del w:id="4430" w:author="Cuenta Microsoft" w:date="2025-09-30T13:41:00Z">
              <w:r w:rsidRPr="007562D2" w:rsidDel="002169A1">
                <w:rPr>
                  <w:b/>
                </w:rPr>
                <w:delText>OCT</w:delText>
              </w:r>
            </w:del>
          </w:p>
        </w:tc>
        <w:tc>
          <w:tcPr>
            <w:tcW w:w="0" w:type="auto"/>
            <w:shd w:val="clear" w:color="auto" w:fill="632423" w:themeFill="accent2" w:themeFillShade="80"/>
          </w:tcPr>
          <w:p w14:paraId="67151E0D" w14:textId="3896D001" w:rsidR="0020481A" w:rsidRPr="007562D2" w:rsidDel="002169A1" w:rsidRDefault="0020481A">
            <w:pPr>
              <w:rPr>
                <w:del w:id="4431" w:author="Cuenta Microsoft" w:date="2025-09-30T13:41:00Z"/>
                <w:b/>
              </w:rPr>
              <w:pPrChange w:id="4432" w:author="Cuenta Microsoft" w:date="2025-09-30T14:16:00Z">
                <w:pPr>
                  <w:jc w:val="center"/>
                </w:pPr>
              </w:pPrChange>
            </w:pPr>
            <w:del w:id="4433" w:author="Cuenta Microsoft" w:date="2025-09-30T13:41:00Z">
              <w:r w:rsidRPr="007562D2" w:rsidDel="002169A1">
                <w:rPr>
                  <w:b/>
                </w:rPr>
                <w:delText>NOV</w:delText>
              </w:r>
            </w:del>
          </w:p>
        </w:tc>
        <w:tc>
          <w:tcPr>
            <w:tcW w:w="0" w:type="auto"/>
            <w:shd w:val="clear" w:color="auto" w:fill="632423" w:themeFill="accent2" w:themeFillShade="80"/>
          </w:tcPr>
          <w:p w14:paraId="302ED4CE" w14:textId="52AFED99" w:rsidR="0020481A" w:rsidRPr="007562D2" w:rsidDel="002169A1" w:rsidRDefault="0020481A">
            <w:pPr>
              <w:rPr>
                <w:del w:id="4434" w:author="Cuenta Microsoft" w:date="2025-09-30T13:41:00Z"/>
                <w:b/>
              </w:rPr>
              <w:pPrChange w:id="4435" w:author="Cuenta Microsoft" w:date="2025-09-30T14:16:00Z">
                <w:pPr>
                  <w:jc w:val="center"/>
                </w:pPr>
              </w:pPrChange>
            </w:pPr>
            <w:del w:id="4436" w:author="Cuenta Microsoft" w:date="2025-09-30T13:41:00Z">
              <w:r w:rsidRPr="007562D2" w:rsidDel="002169A1">
                <w:rPr>
                  <w:b/>
                </w:rPr>
                <w:delText>DIC</w:delText>
              </w:r>
            </w:del>
          </w:p>
        </w:tc>
        <w:tc>
          <w:tcPr>
            <w:tcW w:w="0" w:type="auto"/>
            <w:shd w:val="clear" w:color="auto" w:fill="632423" w:themeFill="accent2" w:themeFillShade="80"/>
          </w:tcPr>
          <w:p w14:paraId="0FA6B4E3" w14:textId="66E02AFE" w:rsidR="0020481A" w:rsidRPr="007562D2" w:rsidDel="002169A1" w:rsidRDefault="0020481A">
            <w:pPr>
              <w:rPr>
                <w:del w:id="4437" w:author="Cuenta Microsoft" w:date="2025-09-30T13:41:00Z"/>
                <w:b/>
              </w:rPr>
              <w:pPrChange w:id="4438" w:author="Cuenta Microsoft" w:date="2025-09-30T14:16:00Z">
                <w:pPr>
                  <w:jc w:val="center"/>
                </w:pPr>
              </w:pPrChange>
            </w:pPr>
            <w:del w:id="4439" w:author="Cuenta Microsoft" w:date="2025-09-30T13:41:00Z">
              <w:r w:rsidRPr="007562D2" w:rsidDel="002169A1">
                <w:rPr>
                  <w:b/>
                </w:rPr>
                <w:delText>ENE</w:delText>
              </w:r>
            </w:del>
          </w:p>
        </w:tc>
        <w:tc>
          <w:tcPr>
            <w:tcW w:w="0" w:type="auto"/>
            <w:shd w:val="clear" w:color="auto" w:fill="632423" w:themeFill="accent2" w:themeFillShade="80"/>
          </w:tcPr>
          <w:p w14:paraId="097617F9" w14:textId="286B8DE5" w:rsidR="0020481A" w:rsidRPr="007562D2" w:rsidDel="002169A1" w:rsidRDefault="0020481A">
            <w:pPr>
              <w:rPr>
                <w:del w:id="4440" w:author="Cuenta Microsoft" w:date="2025-09-30T13:41:00Z"/>
                <w:b/>
              </w:rPr>
              <w:pPrChange w:id="4441" w:author="Cuenta Microsoft" w:date="2025-09-30T14:16:00Z">
                <w:pPr>
                  <w:jc w:val="center"/>
                </w:pPr>
              </w:pPrChange>
            </w:pPr>
            <w:del w:id="4442" w:author="Cuenta Microsoft" w:date="2025-09-30T13:41:00Z">
              <w:r w:rsidRPr="007562D2" w:rsidDel="002169A1">
                <w:rPr>
                  <w:b/>
                </w:rPr>
                <w:delText>FEB</w:delText>
              </w:r>
            </w:del>
          </w:p>
        </w:tc>
        <w:tc>
          <w:tcPr>
            <w:tcW w:w="0" w:type="auto"/>
            <w:shd w:val="clear" w:color="auto" w:fill="632423" w:themeFill="accent2" w:themeFillShade="80"/>
          </w:tcPr>
          <w:p w14:paraId="12826514" w14:textId="50ECA649" w:rsidR="0020481A" w:rsidRPr="007562D2" w:rsidDel="002169A1" w:rsidRDefault="0020481A">
            <w:pPr>
              <w:rPr>
                <w:del w:id="4443" w:author="Cuenta Microsoft" w:date="2025-09-30T13:41:00Z"/>
                <w:b/>
              </w:rPr>
              <w:pPrChange w:id="4444" w:author="Cuenta Microsoft" w:date="2025-09-30T14:16:00Z">
                <w:pPr>
                  <w:jc w:val="center"/>
                </w:pPr>
              </w:pPrChange>
            </w:pPr>
            <w:del w:id="4445" w:author="Cuenta Microsoft" w:date="2025-09-30T13:41:00Z">
              <w:r w:rsidRPr="007562D2" w:rsidDel="002169A1">
                <w:rPr>
                  <w:b/>
                </w:rPr>
                <w:delText>MAR</w:delText>
              </w:r>
            </w:del>
          </w:p>
        </w:tc>
        <w:tc>
          <w:tcPr>
            <w:tcW w:w="0" w:type="auto"/>
            <w:shd w:val="clear" w:color="auto" w:fill="632423" w:themeFill="accent2" w:themeFillShade="80"/>
          </w:tcPr>
          <w:p w14:paraId="2F6C7DE5" w14:textId="173F3A44" w:rsidR="0020481A" w:rsidRPr="007562D2" w:rsidDel="002169A1" w:rsidRDefault="0020481A">
            <w:pPr>
              <w:rPr>
                <w:del w:id="4446" w:author="Cuenta Microsoft" w:date="2025-09-30T13:41:00Z"/>
                <w:b/>
              </w:rPr>
              <w:pPrChange w:id="4447" w:author="Cuenta Microsoft" w:date="2025-09-30T14:16:00Z">
                <w:pPr>
                  <w:jc w:val="center"/>
                </w:pPr>
              </w:pPrChange>
            </w:pPr>
            <w:del w:id="4448" w:author="Cuenta Microsoft" w:date="2025-09-30T13:41:00Z">
              <w:r w:rsidRPr="007562D2" w:rsidDel="002169A1">
                <w:rPr>
                  <w:b/>
                </w:rPr>
                <w:delText>ABR</w:delText>
              </w:r>
            </w:del>
          </w:p>
        </w:tc>
        <w:tc>
          <w:tcPr>
            <w:tcW w:w="0" w:type="auto"/>
            <w:shd w:val="clear" w:color="auto" w:fill="632423" w:themeFill="accent2" w:themeFillShade="80"/>
          </w:tcPr>
          <w:p w14:paraId="7026748F" w14:textId="0EC9BC55" w:rsidR="0020481A" w:rsidRPr="007562D2" w:rsidDel="002169A1" w:rsidRDefault="0020481A">
            <w:pPr>
              <w:rPr>
                <w:del w:id="4449" w:author="Cuenta Microsoft" w:date="2025-09-30T13:41:00Z"/>
                <w:b/>
              </w:rPr>
              <w:pPrChange w:id="4450" w:author="Cuenta Microsoft" w:date="2025-09-30T14:16:00Z">
                <w:pPr>
                  <w:jc w:val="center"/>
                </w:pPr>
              </w:pPrChange>
            </w:pPr>
            <w:del w:id="4451" w:author="Cuenta Microsoft" w:date="2025-09-30T13:41:00Z">
              <w:r w:rsidRPr="007562D2" w:rsidDel="002169A1">
                <w:rPr>
                  <w:b/>
                </w:rPr>
                <w:delText>MAY</w:delText>
              </w:r>
            </w:del>
          </w:p>
        </w:tc>
        <w:tc>
          <w:tcPr>
            <w:tcW w:w="0" w:type="auto"/>
            <w:shd w:val="clear" w:color="auto" w:fill="632423" w:themeFill="accent2" w:themeFillShade="80"/>
          </w:tcPr>
          <w:p w14:paraId="0E527EE6" w14:textId="0A344037" w:rsidR="0020481A" w:rsidRPr="007562D2" w:rsidDel="002169A1" w:rsidRDefault="0020481A">
            <w:pPr>
              <w:rPr>
                <w:del w:id="4452" w:author="Cuenta Microsoft" w:date="2025-09-30T13:41:00Z"/>
                <w:b/>
              </w:rPr>
              <w:pPrChange w:id="4453" w:author="Cuenta Microsoft" w:date="2025-09-30T14:16:00Z">
                <w:pPr>
                  <w:jc w:val="center"/>
                </w:pPr>
              </w:pPrChange>
            </w:pPr>
            <w:del w:id="4454" w:author="Cuenta Microsoft" w:date="2025-09-30T13:41:00Z">
              <w:r w:rsidRPr="007562D2" w:rsidDel="002169A1">
                <w:rPr>
                  <w:b/>
                </w:rPr>
                <w:delText>JUN</w:delText>
              </w:r>
            </w:del>
          </w:p>
        </w:tc>
        <w:tc>
          <w:tcPr>
            <w:tcW w:w="0" w:type="auto"/>
            <w:shd w:val="clear" w:color="auto" w:fill="632423" w:themeFill="accent2" w:themeFillShade="80"/>
          </w:tcPr>
          <w:p w14:paraId="0DDAF53B" w14:textId="670201EE" w:rsidR="0020481A" w:rsidRPr="007562D2" w:rsidDel="002169A1" w:rsidRDefault="0020481A">
            <w:pPr>
              <w:rPr>
                <w:del w:id="4455" w:author="Cuenta Microsoft" w:date="2025-09-30T13:41:00Z"/>
                <w:b/>
              </w:rPr>
              <w:pPrChange w:id="4456" w:author="Cuenta Microsoft" w:date="2025-09-30T14:16:00Z">
                <w:pPr>
                  <w:jc w:val="center"/>
                </w:pPr>
              </w:pPrChange>
            </w:pPr>
            <w:del w:id="4457" w:author="Cuenta Microsoft" w:date="2025-09-30T13:41:00Z">
              <w:r w:rsidRPr="007562D2" w:rsidDel="002169A1">
                <w:rPr>
                  <w:b/>
                </w:rPr>
                <w:delText>JUL</w:delText>
              </w:r>
            </w:del>
          </w:p>
        </w:tc>
      </w:tr>
      <w:tr w:rsidR="00B94241" w:rsidDel="002169A1" w14:paraId="1F29A1DE" w14:textId="196CDC75" w:rsidTr="00C858A8">
        <w:trPr>
          <w:trHeight w:val="1213"/>
          <w:jc w:val="center"/>
          <w:del w:id="4458" w:author="Cuenta Microsoft" w:date="2025-09-30T13:41:00Z"/>
        </w:trPr>
        <w:tc>
          <w:tcPr>
            <w:tcW w:w="0" w:type="auto"/>
          </w:tcPr>
          <w:p w14:paraId="770DDE07" w14:textId="49EAD548" w:rsidR="0020481A" w:rsidDel="002169A1" w:rsidRDefault="0020481A">
            <w:pPr>
              <w:rPr>
                <w:del w:id="4459" w:author="Cuenta Microsoft" w:date="2025-09-30T13:41:00Z"/>
              </w:rPr>
              <w:pPrChange w:id="4460" w:author="Cuenta Microsoft" w:date="2025-09-30T14:16:00Z">
                <w:pPr>
                  <w:jc w:val="center"/>
                </w:pPr>
              </w:pPrChange>
            </w:pPr>
          </w:p>
          <w:p w14:paraId="6A0BBC1C" w14:textId="70381927" w:rsidR="0020481A" w:rsidDel="002169A1" w:rsidRDefault="0020481A">
            <w:pPr>
              <w:rPr>
                <w:del w:id="4461" w:author="Cuenta Microsoft" w:date="2025-09-30T13:41:00Z"/>
              </w:rPr>
              <w:pPrChange w:id="4462" w:author="Cuenta Microsoft" w:date="2025-09-30T14:16:00Z">
                <w:pPr>
                  <w:jc w:val="center"/>
                </w:pPr>
              </w:pPrChange>
            </w:pPr>
            <w:del w:id="4463" w:author="Cuenta Microsoft" w:date="2025-09-30T13:41:00Z">
              <w:r w:rsidDel="002169A1">
                <w:delText>Convocar</w:delText>
              </w:r>
              <w:r w:rsidR="00123140" w:rsidDel="002169A1">
                <w:delText xml:space="preserve"> a todo</w:delText>
              </w:r>
            </w:del>
          </w:p>
          <w:p w14:paraId="5F3C6AE4" w14:textId="68A41CC7" w:rsidR="00123140" w:rsidDel="002169A1" w:rsidRDefault="00123140">
            <w:pPr>
              <w:rPr>
                <w:del w:id="4464" w:author="Cuenta Microsoft" w:date="2025-09-30T13:41:00Z"/>
              </w:rPr>
              <w:pPrChange w:id="4465" w:author="Cuenta Microsoft" w:date="2025-09-30T14:16:00Z">
                <w:pPr>
                  <w:jc w:val="center"/>
                </w:pPr>
              </w:pPrChange>
            </w:pPr>
            <w:del w:id="4466" w:author="Cuenta Microsoft" w:date="2025-09-30T13:41:00Z">
              <w:r w:rsidDel="002169A1">
                <w:delText xml:space="preserve">el personal </w:delText>
              </w:r>
            </w:del>
          </w:p>
          <w:p w14:paraId="2BDD9C2C" w14:textId="09F5C499" w:rsidR="00123140" w:rsidDel="002169A1" w:rsidRDefault="00123140">
            <w:pPr>
              <w:rPr>
                <w:del w:id="4467" w:author="Cuenta Microsoft" w:date="2025-09-30T13:41:00Z"/>
              </w:rPr>
              <w:pPrChange w:id="4468" w:author="Cuenta Microsoft" w:date="2025-09-30T14:16:00Z">
                <w:pPr>
                  <w:jc w:val="center"/>
                </w:pPr>
              </w:pPrChange>
            </w:pPr>
            <w:del w:id="4469" w:author="Cuenta Microsoft" w:date="2025-09-30T13:41:00Z">
              <w:r w:rsidDel="002169A1">
                <w:delText>del plantel</w:delText>
              </w:r>
            </w:del>
          </w:p>
        </w:tc>
        <w:tc>
          <w:tcPr>
            <w:tcW w:w="0" w:type="auto"/>
          </w:tcPr>
          <w:p w14:paraId="6FBD1AAC" w14:textId="3483D3B6" w:rsidR="0020481A" w:rsidDel="002169A1" w:rsidRDefault="0020481A">
            <w:pPr>
              <w:rPr>
                <w:del w:id="4470" w:author="Cuenta Microsoft" w:date="2025-09-30T13:41:00Z"/>
              </w:rPr>
              <w:pPrChange w:id="4471" w:author="Cuenta Microsoft" w:date="2025-09-30T14:16:00Z">
                <w:pPr>
                  <w:jc w:val="center"/>
                </w:pPr>
              </w:pPrChange>
            </w:pPr>
          </w:p>
          <w:p w14:paraId="78355F21" w14:textId="65E0769E" w:rsidR="0020481A" w:rsidDel="002169A1" w:rsidRDefault="004A54D5">
            <w:pPr>
              <w:rPr>
                <w:del w:id="4472" w:author="Cuenta Microsoft" w:date="2025-09-30T13:41:00Z"/>
              </w:rPr>
              <w:pPrChange w:id="4473" w:author="Cuenta Microsoft" w:date="2025-09-30T14:16:00Z">
                <w:pPr>
                  <w:jc w:val="center"/>
                </w:pPr>
              </w:pPrChange>
            </w:pPr>
            <w:del w:id="4474" w:author="Cuenta Microsoft" w:date="2025-09-30T13:41:00Z">
              <w:r w:rsidDel="002169A1">
                <w:delText>Director</w:delText>
              </w:r>
            </w:del>
          </w:p>
          <w:p w14:paraId="328F8035" w14:textId="24BF244E" w:rsidR="0020481A" w:rsidDel="002169A1" w:rsidRDefault="004A54D5">
            <w:pPr>
              <w:rPr>
                <w:del w:id="4475" w:author="Cuenta Microsoft" w:date="2025-09-30T13:41:00Z"/>
              </w:rPr>
              <w:pPrChange w:id="4476" w:author="Cuenta Microsoft" w:date="2025-09-30T14:16:00Z">
                <w:pPr>
                  <w:jc w:val="center"/>
                </w:pPr>
              </w:pPrChange>
            </w:pPr>
            <w:del w:id="4477" w:author="Cuenta Microsoft" w:date="2025-09-30T13:41:00Z">
              <w:r w:rsidDel="002169A1">
                <w:delText>Docentes</w:delText>
              </w:r>
            </w:del>
          </w:p>
          <w:p w14:paraId="4636379D" w14:textId="53E083A6" w:rsidR="0020481A" w:rsidDel="002169A1" w:rsidRDefault="0020481A">
            <w:pPr>
              <w:rPr>
                <w:del w:id="4478" w:author="Cuenta Microsoft" w:date="2025-09-30T13:41:00Z"/>
              </w:rPr>
              <w:pPrChange w:id="4479" w:author="Cuenta Microsoft" w:date="2025-09-30T14:16:00Z">
                <w:pPr>
                  <w:jc w:val="center"/>
                </w:pPr>
              </w:pPrChange>
            </w:pPr>
          </w:p>
        </w:tc>
        <w:tc>
          <w:tcPr>
            <w:tcW w:w="0" w:type="auto"/>
            <w:shd w:val="clear" w:color="auto" w:fill="E36C0A" w:themeFill="accent6" w:themeFillShade="BF"/>
          </w:tcPr>
          <w:p w14:paraId="29004B04" w14:textId="672763CC" w:rsidR="0020481A" w:rsidDel="002169A1" w:rsidRDefault="0020481A">
            <w:pPr>
              <w:rPr>
                <w:del w:id="4480" w:author="Cuenta Microsoft" w:date="2025-09-30T13:41:00Z"/>
              </w:rPr>
              <w:pPrChange w:id="4481" w:author="Cuenta Microsoft" w:date="2025-09-30T14:16:00Z">
                <w:pPr>
                  <w:jc w:val="center"/>
                </w:pPr>
              </w:pPrChange>
            </w:pPr>
          </w:p>
        </w:tc>
        <w:tc>
          <w:tcPr>
            <w:tcW w:w="0" w:type="auto"/>
            <w:shd w:val="clear" w:color="auto" w:fill="E36C0A" w:themeFill="accent6" w:themeFillShade="BF"/>
          </w:tcPr>
          <w:p w14:paraId="0B4AAF26" w14:textId="6D2C89E9" w:rsidR="0020481A" w:rsidDel="002169A1" w:rsidRDefault="0020481A">
            <w:pPr>
              <w:rPr>
                <w:del w:id="4482" w:author="Cuenta Microsoft" w:date="2025-09-30T13:41:00Z"/>
              </w:rPr>
              <w:pPrChange w:id="4483" w:author="Cuenta Microsoft" w:date="2025-09-30T14:16:00Z">
                <w:pPr>
                  <w:jc w:val="center"/>
                </w:pPr>
              </w:pPrChange>
            </w:pPr>
          </w:p>
        </w:tc>
        <w:tc>
          <w:tcPr>
            <w:tcW w:w="0" w:type="auto"/>
            <w:shd w:val="clear" w:color="auto" w:fill="auto"/>
          </w:tcPr>
          <w:p w14:paraId="4B2DFE59" w14:textId="60B392B3" w:rsidR="0020481A" w:rsidDel="002169A1" w:rsidRDefault="0020481A">
            <w:pPr>
              <w:rPr>
                <w:del w:id="4484" w:author="Cuenta Microsoft" w:date="2025-09-30T13:41:00Z"/>
              </w:rPr>
              <w:pPrChange w:id="4485" w:author="Cuenta Microsoft" w:date="2025-09-30T14:16:00Z">
                <w:pPr>
                  <w:jc w:val="center"/>
                </w:pPr>
              </w:pPrChange>
            </w:pPr>
          </w:p>
        </w:tc>
        <w:tc>
          <w:tcPr>
            <w:tcW w:w="0" w:type="auto"/>
            <w:shd w:val="clear" w:color="auto" w:fill="FFFFFF" w:themeFill="background1"/>
          </w:tcPr>
          <w:p w14:paraId="3E83895A" w14:textId="640FBBF6" w:rsidR="0020481A" w:rsidDel="002169A1" w:rsidRDefault="0020481A">
            <w:pPr>
              <w:rPr>
                <w:del w:id="4486" w:author="Cuenta Microsoft" w:date="2025-09-30T13:41:00Z"/>
              </w:rPr>
              <w:pPrChange w:id="4487" w:author="Cuenta Microsoft" w:date="2025-09-30T14:16:00Z">
                <w:pPr>
                  <w:jc w:val="center"/>
                </w:pPr>
              </w:pPrChange>
            </w:pPr>
          </w:p>
        </w:tc>
        <w:tc>
          <w:tcPr>
            <w:tcW w:w="0" w:type="auto"/>
            <w:shd w:val="clear" w:color="auto" w:fill="FFFFFF" w:themeFill="background1"/>
          </w:tcPr>
          <w:p w14:paraId="5739268C" w14:textId="4AAAAB87" w:rsidR="0020481A" w:rsidDel="002169A1" w:rsidRDefault="0020481A">
            <w:pPr>
              <w:rPr>
                <w:del w:id="4488" w:author="Cuenta Microsoft" w:date="2025-09-30T13:41:00Z"/>
              </w:rPr>
              <w:pPrChange w:id="4489" w:author="Cuenta Microsoft" w:date="2025-09-30T14:16:00Z">
                <w:pPr>
                  <w:jc w:val="center"/>
                </w:pPr>
              </w:pPrChange>
            </w:pPr>
          </w:p>
        </w:tc>
        <w:tc>
          <w:tcPr>
            <w:tcW w:w="0" w:type="auto"/>
            <w:shd w:val="clear" w:color="auto" w:fill="FFFFFF" w:themeFill="background1"/>
          </w:tcPr>
          <w:p w14:paraId="4688B56E" w14:textId="108327BF" w:rsidR="0020481A" w:rsidDel="002169A1" w:rsidRDefault="0020481A">
            <w:pPr>
              <w:rPr>
                <w:del w:id="4490" w:author="Cuenta Microsoft" w:date="2025-09-30T13:41:00Z"/>
              </w:rPr>
              <w:pPrChange w:id="4491" w:author="Cuenta Microsoft" w:date="2025-09-30T14:16:00Z">
                <w:pPr>
                  <w:jc w:val="center"/>
                </w:pPr>
              </w:pPrChange>
            </w:pPr>
          </w:p>
        </w:tc>
        <w:tc>
          <w:tcPr>
            <w:tcW w:w="0" w:type="auto"/>
            <w:shd w:val="clear" w:color="auto" w:fill="FFFFFF" w:themeFill="background1"/>
          </w:tcPr>
          <w:p w14:paraId="05A51E5F" w14:textId="12988BBA" w:rsidR="0020481A" w:rsidDel="002169A1" w:rsidRDefault="0020481A">
            <w:pPr>
              <w:rPr>
                <w:del w:id="4492" w:author="Cuenta Microsoft" w:date="2025-09-30T13:41:00Z"/>
              </w:rPr>
              <w:pPrChange w:id="4493" w:author="Cuenta Microsoft" w:date="2025-09-30T14:16:00Z">
                <w:pPr>
                  <w:jc w:val="center"/>
                </w:pPr>
              </w:pPrChange>
            </w:pPr>
          </w:p>
        </w:tc>
        <w:tc>
          <w:tcPr>
            <w:tcW w:w="0" w:type="auto"/>
            <w:shd w:val="clear" w:color="auto" w:fill="FFFFFF" w:themeFill="background1"/>
          </w:tcPr>
          <w:p w14:paraId="2A8ADB16" w14:textId="01352109" w:rsidR="0020481A" w:rsidDel="002169A1" w:rsidRDefault="0020481A">
            <w:pPr>
              <w:rPr>
                <w:del w:id="4494" w:author="Cuenta Microsoft" w:date="2025-09-30T13:41:00Z"/>
              </w:rPr>
              <w:pPrChange w:id="4495" w:author="Cuenta Microsoft" w:date="2025-09-30T14:16:00Z">
                <w:pPr>
                  <w:jc w:val="center"/>
                </w:pPr>
              </w:pPrChange>
            </w:pPr>
          </w:p>
        </w:tc>
        <w:tc>
          <w:tcPr>
            <w:tcW w:w="0" w:type="auto"/>
            <w:shd w:val="clear" w:color="auto" w:fill="FFFFFF" w:themeFill="background1"/>
          </w:tcPr>
          <w:p w14:paraId="2C0393CA" w14:textId="6E410E2A" w:rsidR="0020481A" w:rsidDel="002169A1" w:rsidRDefault="0020481A">
            <w:pPr>
              <w:rPr>
                <w:del w:id="4496" w:author="Cuenta Microsoft" w:date="2025-09-30T13:41:00Z"/>
              </w:rPr>
              <w:pPrChange w:id="4497" w:author="Cuenta Microsoft" w:date="2025-09-30T14:16:00Z">
                <w:pPr>
                  <w:jc w:val="center"/>
                </w:pPr>
              </w:pPrChange>
            </w:pPr>
          </w:p>
        </w:tc>
        <w:tc>
          <w:tcPr>
            <w:tcW w:w="0" w:type="auto"/>
            <w:shd w:val="clear" w:color="auto" w:fill="FFFFFF" w:themeFill="background1"/>
          </w:tcPr>
          <w:p w14:paraId="20497A16" w14:textId="50C94E6E" w:rsidR="0020481A" w:rsidDel="002169A1" w:rsidRDefault="0020481A">
            <w:pPr>
              <w:rPr>
                <w:del w:id="4498" w:author="Cuenta Microsoft" w:date="2025-09-30T13:41:00Z"/>
              </w:rPr>
              <w:pPrChange w:id="4499" w:author="Cuenta Microsoft" w:date="2025-09-30T14:16:00Z">
                <w:pPr>
                  <w:jc w:val="center"/>
                </w:pPr>
              </w:pPrChange>
            </w:pPr>
          </w:p>
        </w:tc>
        <w:tc>
          <w:tcPr>
            <w:tcW w:w="0" w:type="auto"/>
            <w:shd w:val="clear" w:color="auto" w:fill="FFFFFF" w:themeFill="background1"/>
          </w:tcPr>
          <w:p w14:paraId="3DDD5F55" w14:textId="55D2AA00" w:rsidR="0020481A" w:rsidDel="002169A1" w:rsidRDefault="0020481A">
            <w:pPr>
              <w:rPr>
                <w:del w:id="4500" w:author="Cuenta Microsoft" w:date="2025-09-30T13:41:00Z"/>
              </w:rPr>
              <w:pPrChange w:id="4501" w:author="Cuenta Microsoft" w:date="2025-09-30T14:16:00Z">
                <w:pPr>
                  <w:jc w:val="center"/>
                </w:pPr>
              </w:pPrChange>
            </w:pPr>
          </w:p>
        </w:tc>
        <w:tc>
          <w:tcPr>
            <w:tcW w:w="0" w:type="auto"/>
            <w:shd w:val="clear" w:color="auto" w:fill="FFFFFF" w:themeFill="background1"/>
          </w:tcPr>
          <w:p w14:paraId="709F0256" w14:textId="0DD0AC40" w:rsidR="0020481A" w:rsidDel="002169A1" w:rsidRDefault="0020481A">
            <w:pPr>
              <w:rPr>
                <w:del w:id="4502" w:author="Cuenta Microsoft" w:date="2025-09-30T13:41:00Z"/>
              </w:rPr>
              <w:pPrChange w:id="4503" w:author="Cuenta Microsoft" w:date="2025-09-30T14:16:00Z">
                <w:pPr>
                  <w:jc w:val="center"/>
                </w:pPr>
              </w:pPrChange>
            </w:pPr>
          </w:p>
        </w:tc>
      </w:tr>
    </w:tbl>
    <w:p w14:paraId="52ED94B4" w14:textId="005239BE" w:rsidR="00BB65B0" w:rsidDel="002169A1" w:rsidRDefault="00BB65B0">
      <w:pPr>
        <w:rPr>
          <w:del w:id="4504" w:author="Cuenta Microsoft" w:date="2025-09-30T13:41:00Z"/>
        </w:rPr>
      </w:pPr>
    </w:p>
    <w:p w14:paraId="45A0AC17" w14:textId="1B6C393D" w:rsidR="004423C6" w:rsidDel="002169A1" w:rsidRDefault="004423C6">
      <w:pPr>
        <w:rPr>
          <w:del w:id="4505" w:author="Cuenta Microsoft" w:date="2025-09-30T13:41:00Z"/>
        </w:rPr>
      </w:pPr>
      <w:del w:id="4506" w:author="Cuenta Microsoft" w:date="2025-09-30T13:41:00Z">
        <w:r w:rsidDel="002169A1">
          <w:delText xml:space="preserve">Categoría: </w:delText>
        </w:r>
        <w:r w:rsidRPr="000E120C" w:rsidDel="002169A1">
          <w:rPr>
            <w:b/>
          </w:rPr>
          <w:delText xml:space="preserve">PROGRAMAS DE </w:delText>
        </w:r>
        <w:r w:rsidDel="002169A1">
          <w:rPr>
            <w:b/>
          </w:rPr>
          <w:delText>SEGURIDAD ESCOLAR ANTE RIESGOS</w:delText>
        </w:r>
      </w:del>
    </w:p>
    <w:p w14:paraId="51AC5898" w14:textId="0686B738" w:rsidR="00123140" w:rsidDel="002169A1" w:rsidRDefault="00D64EF4">
      <w:pPr>
        <w:rPr>
          <w:del w:id="4507" w:author="Cuenta Microsoft" w:date="2025-09-30T13:41:00Z"/>
        </w:rPr>
      </w:pPr>
      <w:del w:id="4508" w:author="Cuenta Microsoft" w:date="2025-09-30T13:41:00Z">
        <w:r w:rsidDel="002169A1">
          <w:delText>Línea de acción: Dar seguimiento a</w:delText>
        </w:r>
        <w:r w:rsidR="00CF48AE" w:rsidDel="002169A1">
          <w:delText xml:space="preserve"> </w:delText>
        </w:r>
        <w:r w:rsidDel="002169A1">
          <w:delText>l</w:delText>
        </w:r>
        <w:r w:rsidR="00CF48AE" w:rsidDel="002169A1">
          <w:delText>a</w:delText>
        </w:r>
        <w:r w:rsidDel="002169A1">
          <w:delText xml:space="preserve"> plan</w:delText>
        </w:r>
        <w:r w:rsidR="00CF48AE" w:rsidDel="002169A1">
          <w:delText>eación</w:delText>
        </w:r>
        <w:r w:rsidDel="002169A1">
          <w:delText xml:space="preserve"> de</w:delText>
        </w:r>
        <w:r w:rsidR="00CF48AE" w:rsidDel="002169A1">
          <w:delText xml:space="preserve"> la</w:delText>
        </w:r>
        <w:r w:rsidDel="002169A1">
          <w:delText xml:space="preserve"> mejora. </w:delText>
        </w:r>
      </w:del>
    </w:p>
    <w:tbl>
      <w:tblPr>
        <w:tblStyle w:val="Tablaconcuadrcula"/>
        <w:tblW w:w="12432" w:type="dxa"/>
        <w:jc w:val="center"/>
        <w:tblLook w:val="04A0" w:firstRow="1" w:lastRow="0" w:firstColumn="1" w:lastColumn="0" w:noHBand="0" w:noVBand="1"/>
      </w:tblPr>
      <w:tblGrid>
        <w:gridCol w:w="2610"/>
        <w:gridCol w:w="2730"/>
        <w:gridCol w:w="639"/>
        <w:gridCol w:w="545"/>
        <w:gridCol w:w="591"/>
        <w:gridCol w:w="640"/>
        <w:gridCol w:w="530"/>
        <w:gridCol w:w="576"/>
        <w:gridCol w:w="548"/>
        <w:gridCol w:w="666"/>
        <w:gridCol w:w="597"/>
        <w:gridCol w:w="656"/>
        <w:gridCol w:w="578"/>
        <w:gridCol w:w="526"/>
      </w:tblGrid>
      <w:tr w:rsidR="00123140" w:rsidDel="002169A1" w14:paraId="0E1563B3" w14:textId="2E48B2CC" w:rsidTr="001248A8">
        <w:trPr>
          <w:trHeight w:val="316"/>
          <w:jc w:val="center"/>
          <w:del w:id="4509" w:author="Cuenta Microsoft" w:date="2025-09-30T13:41:00Z"/>
        </w:trPr>
        <w:tc>
          <w:tcPr>
            <w:tcW w:w="0" w:type="auto"/>
            <w:vMerge w:val="restart"/>
            <w:shd w:val="clear" w:color="auto" w:fill="632423" w:themeFill="accent2" w:themeFillShade="80"/>
          </w:tcPr>
          <w:p w14:paraId="48A809AB" w14:textId="792FA519" w:rsidR="00123140" w:rsidDel="002169A1" w:rsidRDefault="00123140">
            <w:pPr>
              <w:rPr>
                <w:del w:id="4510" w:author="Cuenta Microsoft" w:date="2025-09-30T13:41:00Z"/>
                <w:b/>
              </w:rPr>
              <w:pPrChange w:id="4511" w:author="Cuenta Microsoft" w:date="2025-09-30T14:16:00Z">
                <w:pPr>
                  <w:jc w:val="center"/>
                </w:pPr>
              </w:pPrChange>
            </w:pPr>
          </w:p>
          <w:p w14:paraId="7187CC98" w14:textId="5B5ECB3A" w:rsidR="00123140" w:rsidRPr="007562D2" w:rsidDel="002169A1" w:rsidRDefault="00123140">
            <w:pPr>
              <w:rPr>
                <w:del w:id="4512" w:author="Cuenta Microsoft" w:date="2025-09-30T13:41:00Z"/>
                <w:b/>
              </w:rPr>
              <w:pPrChange w:id="4513" w:author="Cuenta Microsoft" w:date="2025-09-30T14:16:00Z">
                <w:pPr>
                  <w:jc w:val="center"/>
                </w:pPr>
              </w:pPrChange>
            </w:pPr>
            <w:del w:id="4514" w:author="Cuenta Microsoft" w:date="2025-09-30T13:41:00Z">
              <w:r w:rsidRPr="007562D2" w:rsidDel="002169A1">
                <w:rPr>
                  <w:b/>
                </w:rPr>
                <w:delText>ACTIVIDADES</w:delText>
              </w:r>
            </w:del>
          </w:p>
        </w:tc>
        <w:tc>
          <w:tcPr>
            <w:tcW w:w="0" w:type="auto"/>
            <w:vMerge w:val="restart"/>
            <w:shd w:val="clear" w:color="auto" w:fill="632423" w:themeFill="accent2" w:themeFillShade="80"/>
          </w:tcPr>
          <w:p w14:paraId="01C0DD81" w14:textId="5EA75AEB" w:rsidR="00123140" w:rsidDel="002169A1" w:rsidRDefault="00123140">
            <w:pPr>
              <w:rPr>
                <w:del w:id="4515" w:author="Cuenta Microsoft" w:date="2025-09-30T13:41:00Z"/>
                <w:b/>
              </w:rPr>
              <w:pPrChange w:id="4516" w:author="Cuenta Microsoft" w:date="2025-09-30T14:16:00Z">
                <w:pPr>
                  <w:jc w:val="center"/>
                </w:pPr>
              </w:pPrChange>
            </w:pPr>
          </w:p>
          <w:p w14:paraId="5EFE621F" w14:textId="23057EFF" w:rsidR="00123140" w:rsidRPr="007562D2" w:rsidDel="002169A1" w:rsidRDefault="00123140">
            <w:pPr>
              <w:rPr>
                <w:del w:id="4517" w:author="Cuenta Microsoft" w:date="2025-09-30T13:41:00Z"/>
                <w:b/>
              </w:rPr>
              <w:pPrChange w:id="4518" w:author="Cuenta Microsoft" w:date="2025-09-30T14:16:00Z">
                <w:pPr>
                  <w:jc w:val="center"/>
                </w:pPr>
              </w:pPrChange>
            </w:pPr>
            <w:del w:id="4519" w:author="Cuenta Microsoft" w:date="2025-09-30T13:41:00Z">
              <w:r w:rsidRPr="007562D2" w:rsidDel="002169A1">
                <w:rPr>
                  <w:b/>
                </w:rPr>
                <w:delText>RESPONSABLE</w:delText>
              </w:r>
            </w:del>
          </w:p>
        </w:tc>
        <w:tc>
          <w:tcPr>
            <w:tcW w:w="0" w:type="auto"/>
            <w:gridSpan w:val="12"/>
            <w:shd w:val="clear" w:color="auto" w:fill="632423" w:themeFill="accent2" w:themeFillShade="80"/>
          </w:tcPr>
          <w:p w14:paraId="60072B4F" w14:textId="0259135E" w:rsidR="00123140" w:rsidRPr="007562D2" w:rsidDel="002169A1" w:rsidRDefault="009E5953">
            <w:pPr>
              <w:rPr>
                <w:del w:id="4520" w:author="Cuenta Microsoft" w:date="2025-09-30T13:41:00Z"/>
                <w:b/>
              </w:rPr>
              <w:pPrChange w:id="4521" w:author="Cuenta Microsoft" w:date="2025-09-30T14:16:00Z">
                <w:pPr>
                  <w:jc w:val="center"/>
                </w:pPr>
              </w:pPrChange>
            </w:pPr>
            <w:del w:id="4522" w:author="Cuenta Microsoft" w:date="2025-09-30T13:41:00Z">
              <w:r w:rsidDel="002169A1">
                <w:rPr>
                  <w:b/>
                </w:rPr>
                <w:delText>CICLO ESCOLAR 202</w:delText>
              </w:r>
            </w:del>
            <w:ins w:id="4523" w:author="BACHILLERATO GENERAL ALFONSO DE LA MADRID VIDAURRETA" w:date="2025-09-18T23:31:00Z">
              <w:del w:id="4524" w:author="Cuenta Microsoft" w:date="2025-09-30T13:41:00Z">
                <w:r w:rsidR="00C12E8E" w:rsidDel="002169A1">
                  <w:rPr>
                    <w:b/>
                  </w:rPr>
                  <w:delText>5</w:delText>
                </w:r>
              </w:del>
            </w:ins>
            <w:del w:id="4525" w:author="Cuenta Microsoft" w:date="2025-09-30T13:41:00Z">
              <w:r w:rsidR="00285ACB" w:rsidDel="002169A1">
                <w:rPr>
                  <w:b/>
                </w:rPr>
                <w:delText>4</w:delText>
              </w:r>
              <w:r w:rsidDel="002169A1">
                <w:rPr>
                  <w:b/>
                </w:rPr>
                <w:delText>-202</w:delText>
              </w:r>
            </w:del>
            <w:ins w:id="4526" w:author="BACHILLERATO GENERAL ALFONSO DE LA MADRID VIDAURRETA" w:date="2025-09-18T23:31:00Z">
              <w:del w:id="4527" w:author="Cuenta Microsoft" w:date="2025-09-30T13:41:00Z">
                <w:r w:rsidR="00C12E8E" w:rsidDel="002169A1">
                  <w:rPr>
                    <w:b/>
                  </w:rPr>
                  <w:delText>6</w:delText>
                </w:r>
              </w:del>
            </w:ins>
            <w:del w:id="4528" w:author="Cuenta Microsoft" w:date="2025-09-30T13:41:00Z">
              <w:r w:rsidR="00285ACB" w:rsidDel="002169A1">
                <w:rPr>
                  <w:b/>
                </w:rPr>
                <w:delText>5</w:delText>
              </w:r>
            </w:del>
          </w:p>
        </w:tc>
      </w:tr>
      <w:tr w:rsidR="00D64EF4" w:rsidDel="002169A1" w14:paraId="0ECCC47E" w14:textId="6BF6EDEF" w:rsidTr="001248A8">
        <w:trPr>
          <w:trHeight w:val="168"/>
          <w:jc w:val="center"/>
          <w:del w:id="4529" w:author="Cuenta Microsoft" w:date="2025-09-30T13:41:00Z"/>
        </w:trPr>
        <w:tc>
          <w:tcPr>
            <w:tcW w:w="0" w:type="auto"/>
            <w:vMerge/>
            <w:shd w:val="clear" w:color="auto" w:fill="632423" w:themeFill="accent2" w:themeFillShade="80"/>
          </w:tcPr>
          <w:p w14:paraId="659E7004" w14:textId="3600180D" w:rsidR="00123140" w:rsidRPr="007562D2" w:rsidDel="002169A1" w:rsidRDefault="00123140">
            <w:pPr>
              <w:rPr>
                <w:del w:id="4530" w:author="Cuenta Microsoft" w:date="2025-09-30T13:41:00Z"/>
                <w:b/>
              </w:rPr>
              <w:pPrChange w:id="4531" w:author="Cuenta Microsoft" w:date="2025-09-30T14:16:00Z">
                <w:pPr>
                  <w:jc w:val="center"/>
                </w:pPr>
              </w:pPrChange>
            </w:pPr>
          </w:p>
        </w:tc>
        <w:tc>
          <w:tcPr>
            <w:tcW w:w="0" w:type="auto"/>
            <w:vMerge/>
            <w:shd w:val="clear" w:color="auto" w:fill="632423" w:themeFill="accent2" w:themeFillShade="80"/>
          </w:tcPr>
          <w:p w14:paraId="0A3C26D1" w14:textId="3CA77055" w:rsidR="00123140" w:rsidRPr="007562D2" w:rsidDel="002169A1" w:rsidRDefault="00123140">
            <w:pPr>
              <w:rPr>
                <w:del w:id="4532" w:author="Cuenta Microsoft" w:date="2025-09-30T13:41:00Z"/>
                <w:b/>
              </w:rPr>
              <w:pPrChange w:id="4533" w:author="Cuenta Microsoft" w:date="2025-09-30T14:16:00Z">
                <w:pPr>
                  <w:jc w:val="center"/>
                </w:pPr>
              </w:pPrChange>
            </w:pPr>
          </w:p>
        </w:tc>
        <w:tc>
          <w:tcPr>
            <w:tcW w:w="0" w:type="auto"/>
            <w:shd w:val="clear" w:color="auto" w:fill="632423" w:themeFill="accent2" w:themeFillShade="80"/>
          </w:tcPr>
          <w:p w14:paraId="40A9DFD7" w14:textId="0B664376" w:rsidR="00123140" w:rsidRPr="007562D2" w:rsidDel="002169A1" w:rsidRDefault="00123140">
            <w:pPr>
              <w:rPr>
                <w:del w:id="4534" w:author="Cuenta Microsoft" w:date="2025-09-30T13:41:00Z"/>
                <w:b/>
              </w:rPr>
              <w:pPrChange w:id="4535" w:author="Cuenta Microsoft" w:date="2025-09-30T14:16:00Z">
                <w:pPr>
                  <w:jc w:val="center"/>
                </w:pPr>
              </w:pPrChange>
            </w:pPr>
            <w:del w:id="4536" w:author="Cuenta Microsoft" w:date="2025-09-30T13:41:00Z">
              <w:r w:rsidRPr="007562D2" w:rsidDel="002169A1">
                <w:rPr>
                  <w:b/>
                </w:rPr>
                <w:delText>AGO</w:delText>
              </w:r>
            </w:del>
          </w:p>
        </w:tc>
        <w:tc>
          <w:tcPr>
            <w:tcW w:w="0" w:type="auto"/>
            <w:shd w:val="clear" w:color="auto" w:fill="632423" w:themeFill="accent2" w:themeFillShade="80"/>
          </w:tcPr>
          <w:p w14:paraId="4FFD129F" w14:textId="67CD3280" w:rsidR="00123140" w:rsidRPr="007562D2" w:rsidDel="002169A1" w:rsidRDefault="00123140">
            <w:pPr>
              <w:rPr>
                <w:del w:id="4537" w:author="Cuenta Microsoft" w:date="2025-09-30T13:41:00Z"/>
                <w:b/>
              </w:rPr>
              <w:pPrChange w:id="4538" w:author="Cuenta Microsoft" w:date="2025-09-30T14:16:00Z">
                <w:pPr>
                  <w:jc w:val="center"/>
                </w:pPr>
              </w:pPrChange>
            </w:pPr>
            <w:del w:id="4539" w:author="Cuenta Microsoft" w:date="2025-09-30T13:41:00Z">
              <w:r w:rsidRPr="007562D2" w:rsidDel="002169A1">
                <w:rPr>
                  <w:b/>
                </w:rPr>
                <w:delText>SEP</w:delText>
              </w:r>
            </w:del>
          </w:p>
        </w:tc>
        <w:tc>
          <w:tcPr>
            <w:tcW w:w="0" w:type="auto"/>
            <w:shd w:val="clear" w:color="auto" w:fill="632423" w:themeFill="accent2" w:themeFillShade="80"/>
          </w:tcPr>
          <w:p w14:paraId="3AC03D98" w14:textId="0623608D" w:rsidR="00123140" w:rsidRPr="007562D2" w:rsidDel="002169A1" w:rsidRDefault="00123140">
            <w:pPr>
              <w:rPr>
                <w:del w:id="4540" w:author="Cuenta Microsoft" w:date="2025-09-30T13:41:00Z"/>
                <w:b/>
              </w:rPr>
              <w:pPrChange w:id="4541" w:author="Cuenta Microsoft" w:date="2025-09-30T14:16:00Z">
                <w:pPr>
                  <w:jc w:val="center"/>
                </w:pPr>
              </w:pPrChange>
            </w:pPr>
            <w:del w:id="4542" w:author="Cuenta Microsoft" w:date="2025-09-30T13:41:00Z">
              <w:r w:rsidRPr="007562D2" w:rsidDel="002169A1">
                <w:rPr>
                  <w:b/>
                </w:rPr>
                <w:delText>OCT</w:delText>
              </w:r>
            </w:del>
          </w:p>
        </w:tc>
        <w:tc>
          <w:tcPr>
            <w:tcW w:w="0" w:type="auto"/>
            <w:shd w:val="clear" w:color="auto" w:fill="632423" w:themeFill="accent2" w:themeFillShade="80"/>
          </w:tcPr>
          <w:p w14:paraId="7C07D645" w14:textId="0E5328E3" w:rsidR="00123140" w:rsidRPr="007562D2" w:rsidDel="002169A1" w:rsidRDefault="00123140">
            <w:pPr>
              <w:rPr>
                <w:del w:id="4543" w:author="Cuenta Microsoft" w:date="2025-09-30T13:41:00Z"/>
                <w:b/>
              </w:rPr>
              <w:pPrChange w:id="4544" w:author="Cuenta Microsoft" w:date="2025-09-30T14:16:00Z">
                <w:pPr>
                  <w:jc w:val="center"/>
                </w:pPr>
              </w:pPrChange>
            </w:pPr>
            <w:del w:id="4545" w:author="Cuenta Microsoft" w:date="2025-09-30T13:41:00Z">
              <w:r w:rsidRPr="007562D2" w:rsidDel="002169A1">
                <w:rPr>
                  <w:b/>
                </w:rPr>
                <w:delText>NOV</w:delText>
              </w:r>
            </w:del>
          </w:p>
        </w:tc>
        <w:tc>
          <w:tcPr>
            <w:tcW w:w="0" w:type="auto"/>
            <w:shd w:val="clear" w:color="auto" w:fill="632423" w:themeFill="accent2" w:themeFillShade="80"/>
          </w:tcPr>
          <w:p w14:paraId="53B3FE0A" w14:textId="6961ACF9" w:rsidR="00123140" w:rsidRPr="007562D2" w:rsidDel="002169A1" w:rsidRDefault="00123140">
            <w:pPr>
              <w:rPr>
                <w:del w:id="4546" w:author="Cuenta Microsoft" w:date="2025-09-30T13:41:00Z"/>
                <w:b/>
              </w:rPr>
              <w:pPrChange w:id="4547" w:author="Cuenta Microsoft" w:date="2025-09-30T14:16:00Z">
                <w:pPr>
                  <w:jc w:val="center"/>
                </w:pPr>
              </w:pPrChange>
            </w:pPr>
            <w:del w:id="4548" w:author="Cuenta Microsoft" w:date="2025-09-30T13:41:00Z">
              <w:r w:rsidRPr="007562D2" w:rsidDel="002169A1">
                <w:rPr>
                  <w:b/>
                </w:rPr>
                <w:delText>DIC</w:delText>
              </w:r>
            </w:del>
          </w:p>
        </w:tc>
        <w:tc>
          <w:tcPr>
            <w:tcW w:w="0" w:type="auto"/>
            <w:shd w:val="clear" w:color="auto" w:fill="632423" w:themeFill="accent2" w:themeFillShade="80"/>
          </w:tcPr>
          <w:p w14:paraId="3B25B1E8" w14:textId="2243FDB5" w:rsidR="00123140" w:rsidRPr="007562D2" w:rsidDel="002169A1" w:rsidRDefault="00123140">
            <w:pPr>
              <w:rPr>
                <w:del w:id="4549" w:author="Cuenta Microsoft" w:date="2025-09-30T13:41:00Z"/>
                <w:b/>
              </w:rPr>
              <w:pPrChange w:id="4550" w:author="Cuenta Microsoft" w:date="2025-09-30T14:16:00Z">
                <w:pPr>
                  <w:jc w:val="center"/>
                </w:pPr>
              </w:pPrChange>
            </w:pPr>
            <w:del w:id="4551" w:author="Cuenta Microsoft" w:date="2025-09-30T13:41:00Z">
              <w:r w:rsidRPr="007562D2" w:rsidDel="002169A1">
                <w:rPr>
                  <w:b/>
                </w:rPr>
                <w:delText>ENE</w:delText>
              </w:r>
            </w:del>
          </w:p>
        </w:tc>
        <w:tc>
          <w:tcPr>
            <w:tcW w:w="0" w:type="auto"/>
            <w:shd w:val="clear" w:color="auto" w:fill="632423" w:themeFill="accent2" w:themeFillShade="80"/>
          </w:tcPr>
          <w:p w14:paraId="3026D6D1" w14:textId="3F29682C" w:rsidR="00123140" w:rsidRPr="007562D2" w:rsidDel="002169A1" w:rsidRDefault="00123140">
            <w:pPr>
              <w:rPr>
                <w:del w:id="4552" w:author="Cuenta Microsoft" w:date="2025-09-30T13:41:00Z"/>
                <w:b/>
              </w:rPr>
              <w:pPrChange w:id="4553" w:author="Cuenta Microsoft" w:date="2025-09-30T14:16:00Z">
                <w:pPr>
                  <w:jc w:val="center"/>
                </w:pPr>
              </w:pPrChange>
            </w:pPr>
            <w:del w:id="4554" w:author="Cuenta Microsoft" w:date="2025-09-30T13:41:00Z">
              <w:r w:rsidRPr="007562D2" w:rsidDel="002169A1">
                <w:rPr>
                  <w:b/>
                </w:rPr>
                <w:delText>FEB</w:delText>
              </w:r>
            </w:del>
          </w:p>
        </w:tc>
        <w:tc>
          <w:tcPr>
            <w:tcW w:w="0" w:type="auto"/>
            <w:shd w:val="clear" w:color="auto" w:fill="632423" w:themeFill="accent2" w:themeFillShade="80"/>
          </w:tcPr>
          <w:p w14:paraId="5D0BD8FB" w14:textId="16B75508" w:rsidR="00123140" w:rsidRPr="007562D2" w:rsidDel="002169A1" w:rsidRDefault="00123140">
            <w:pPr>
              <w:rPr>
                <w:del w:id="4555" w:author="Cuenta Microsoft" w:date="2025-09-30T13:41:00Z"/>
                <w:b/>
              </w:rPr>
              <w:pPrChange w:id="4556" w:author="Cuenta Microsoft" w:date="2025-09-30T14:16:00Z">
                <w:pPr>
                  <w:jc w:val="center"/>
                </w:pPr>
              </w:pPrChange>
            </w:pPr>
            <w:del w:id="4557" w:author="Cuenta Microsoft" w:date="2025-09-30T13:41:00Z">
              <w:r w:rsidRPr="007562D2" w:rsidDel="002169A1">
                <w:rPr>
                  <w:b/>
                </w:rPr>
                <w:delText>MAR</w:delText>
              </w:r>
            </w:del>
          </w:p>
        </w:tc>
        <w:tc>
          <w:tcPr>
            <w:tcW w:w="0" w:type="auto"/>
            <w:shd w:val="clear" w:color="auto" w:fill="632423" w:themeFill="accent2" w:themeFillShade="80"/>
          </w:tcPr>
          <w:p w14:paraId="2A8FF2D8" w14:textId="1C99AE46" w:rsidR="00123140" w:rsidRPr="007562D2" w:rsidDel="002169A1" w:rsidRDefault="00123140">
            <w:pPr>
              <w:rPr>
                <w:del w:id="4558" w:author="Cuenta Microsoft" w:date="2025-09-30T13:41:00Z"/>
                <w:b/>
              </w:rPr>
              <w:pPrChange w:id="4559" w:author="Cuenta Microsoft" w:date="2025-09-30T14:16:00Z">
                <w:pPr>
                  <w:jc w:val="center"/>
                </w:pPr>
              </w:pPrChange>
            </w:pPr>
            <w:del w:id="4560" w:author="Cuenta Microsoft" w:date="2025-09-30T13:41:00Z">
              <w:r w:rsidRPr="007562D2" w:rsidDel="002169A1">
                <w:rPr>
                  <w:b/>
                </w:rPr>
                <w:delText>ABR</w:delText>
              </w:r>
            </w:del>
          </w:p>
        </w:tc>
        <w:tc>
          <w:tcPr>
            <w:tcW w:w="0" w:type="auto"/>
            <w:shd w:val="clear" w:color="auto" w:fill="632423" w:themeFill="accent2" w:themeFillShade="80"/>
          </w:tcPr>
          <w:p w14:paraId="6F642441" w14:textId="203D5F8F" w:rsidR="00123140" w:rsidRPr="007562D2" w:rsidDel="002169A1" w:rsidRDefault="00123140">
            <w:pPr>
              <w:rPr>
                <w:del w:id="4561" w:author="Cuenta Microsoft" w:date="2025-09-30T13:41:00Z"/>
                <w:b/>
              </w:rPr>
              <w:pPrChange w:id="4562" w:author="Cuenta Microsoft" w:date="2025-09-30T14:16:00Z">
                <w:pPr>
                  <w:jc w:val="center"/>
                </w:pPr>
              </w:pPrChange>
            </w:pPr>
            <w:del w:id="4563" w:author="Cuenta Microsoft" w:date="2025-09-30T13:41:00Z">
              <w:r w:rsidRPr="007562D2" w:rsidDel="002169A1">
                <w:rPr>
                  <w:b/>
                </w:rPr>
                <w:delText>MAY</w:delText>
              </w:r>
            </w:del>
          </w:p>
        </w:tc>
        <w:tc>
          <w:tcPr>
            <w:tcW w:w="0" w:type="auto"/>
            <w:shd w:val="clear" w:color="auto" w:fill="632423" w:themeFill="accent2" w:themeFillShade="80"/>
          </w:tcPr>
          <w:p w14:paraId="6FCFBF02" w14:textId="09AA2507" w:rsidR="00123140" w:rsidRPr="007562D2" w:rsidDel="002169A1" w:rsidRDefault="00123140">
            <w:pPr>
              <w:rPr>
                <w:del w:id="4564" w:author="Cuenta Microsoft" w:date="2025-09-30T13:41:00Z"/>
                <w:b/>
              </w:rPr>
              <w:pPrChange w:id="4565" w:author="Cuenta Microsoft" w:date="2025-09-30T14:16:00Z">
                <w:pPr>
                  <w:jc w:val="center"/>
                </w:pPr>
              </w:pPrChange>
            </w:pPr>
            <w:del w:id="4566" w:author="Cuenta Microsoft" w:date="2025-09-30T13:41:00Z">
              <w:r w:rsidRPr="007562D2" w:rsidDel="002169A1">
                <w:rPr>
                  <w:b/>
                </w:rPr>
                <w:delText>JUN</w:delText>
              </w:r>
            </w:del>
          </w:p>
        </w:tc>
        <w:tc>
          <w:tcPr>
            <w:tcW w:w="0" w:type="auto"/>
            <w:shd w:val="clear" w:color="auto" w:fill="632423" w:themeFill="accent2" w:themeFillShade="80"/>
          </w:tcPr>
          <w:p w14:paraId="0FDF9110" w14:textId="4B6B3C59" w:rsidR="00123140" w:rsidRPr="007562D2" w:rsidDel="002169A1" w:rsidRDefault="00123140">
            <w:pPr>
              <w:rPr>
                <w:del w:id="4567" w:author="Cuenta Microsoft" w:date="2025-09-30T13:41:00Z"/>
                <w:b/>
              </w:rPr>
              <w:pPrChange w:id="4568" w:author="Cuenta Microsoft" w:date="2025-09-30T14:16:00Z">
                <w:pPr>
                  <w:jc w:val="center"/>
                </w:pPr>
              </w:pPrChange>
            </w:pPr>
            <w:del w:id="4569" w:author="Cuenta Microsoft" w:date="2025-09-30T13:41:00Z">
              <w:r w:rsidRPr="007562D2" w:rsidDel="002169A1">
                <w:rPr>
                  <w:b/>
                </w:rPr>
                <w:delText>JUL</w:delText>
              </w:r>
            </w:del>
          </w:p>
        </w:tc>
      </w:tr>
      <w:tr w:rsidR="00D64EF4" w:rsidDel="002169A1" w14:paraId="00B2F3EA" w14:textId="710EA82D" w:rsidTr="00CF48AE">
        <w:trPr>
          <w:trHeight w:val="1388"/>
          <w:jc w:val="center"/>
          <w:del w:id="4570" w:author="Cuenta Microsoft" w:date="2025-09-30T13:41:00Z"/>
        </w:trPr>
        <w:tc>
          <w:tcPr>
            <w:tcW w:w="0" w:type="auto"/>
          </w:tcPr>
          <w:p w14:paraId="5875C641" w14:textId="5A2D7B2D" w:rsidR="00123140" w:rsidDel="002169A1" w:rsidRDefault="00123140">
            <w:pPr>
              <w:rPr>
                <w:del w:id="4571" w:author="Cuenta Microsoft" w:date="2025-09-30T13:41:00Z"/>
              </w:rPr>
            </w:pPr>
            <w:del w:id="4572" w:author="Cuenta Microsoft" w:date="2025-09-30T13:41:00Z">
              <w:r w:rsidDel="002169A1">
                <w:delText>Comisionar personal</w:delText>
              </w:r>
              <w:r w:rsidR="0014387D" w:rsidDel="002169A1">
                <w:delText xml:space="preserve"> </w:delText>
              </w:r>
              <w:r w:rsidDel="002169A1">
                <w:delText>encargado de operar</w:delText>
              </w:r>
              <w:r w:rsidR="0014387D" w:rsidDel="002169A1">
                <w:delText xml:space="preserve"> </w:delText>
              </w:r>
              <w:r w:rsidR="00CF48AE" w:rsidDel="002169A1">
                <w:delText>e</w:delText>
              </w:r>
              <w:r w:rsidR="00D64EF4" w:rsidDel="002169A1">
                <w:delText xml:space="preserve">l plan. </w:delText>
              </w:r>
            </w:del>
          </w:p>
        </w:tc>
        <w:tc>
          <w:tcPr>
            <w:tcW w:w="0" w:type="auto"/>
          </w:tcPr>
          <w:p w14:paraId="37751153" w14:textId="570FF231" w:rsidR="00D64EF4" w:rsidDel="002169A1" w:rsidRDefault="00D64EF4">
            <w:pPr>
              <w:rPr>
                <w:del w:id="4573" w:author="Cuenta Microsoft" w:date="2025-09-30T13:41:00Z"/>
              </w:rPr>
            </w:pPr>
            <w:del w:id="4574" w:author="Cuenta Microsoft" w:date="2025-09-30T13:41:00Z">
              <w:r w:rsidDel="002169A1">
                <w:delText>Director</w:delText>
              </w:r>
              <w:r w:rsidR="0014387D" w:rsidDel="002169A1">
                <w:delText xml:space="preserve">, </w:delText>
              </w:r>
              <w:r w:rsidDel="002169A1">
                <w:delText xml:space="preserve"> </w:delText>
              </w:r>
            </w:del>
          </w:p>
          <w:p w14:paraId="21265DD1" w14:textId="22BBF40D" w:rsidR="00123140" w:rsidDel="002169A1" w:rsidRDefault="00D64EF4">
            <w:pPr>
              <w:rPr>
                <w:del w:id="4575" w:author="Cuenta Microsoft" w:date="2025-09-30T13:41:00Z"/>
              </w:rPr>
            </w:pPr>
            <w:del w:id="4576" w:author="Cuenta Microsoft" w:date="2025-09-30T13:41:00Z">
              <w:r w:rsidDel="002169A1">
                <w:delText xml:space="preserve">Docentes </w:delText>
              </w:r>
            </w:del>
          </w:p>
          <w:p w14:paraId="3014BA6F" w14:textId="7A80E1B8" w:rsidR="00503F94" w:rsidDel="002169A1" w:rsidRDefault="00503F94">
            <w:pPr>
              <w:rPr>
                <w:del w:id="4577" w:author="Cuenta Microsoft" w:date="2025-09-30T13:41:00Z"/>
              </w:rPr>
            </w:pPr>
            <w:del w:id="4578" w:author="Cuenta Microsoft" w:date="2025-09-30T13:41:00Z">
              <w:r w:rsidDel="002169A1">
                <w:delText xml:space="preserve">Mesa directiva </w:delText>
              </w:r>
              <w:r w:rsidR="00CF48AE" w:rsidDel="002169A1">
                <w:delText>de padres</w:delText>
              </w:r>
              <w:r w:rsidDel="002169A1">
                <w:delText xml:space="preserve"> de familia</w:delText>
              </w:r>
              <w:r w:rsidR="00CF48AE" w:rsidDel="002169A1">
                <w:delText>.</w:delText>
              </w:r>
            </w:del>
          </w:p>
          <w:p w14:paraId="2640FA16" w14:textId="3D604E19" w:rsidR="00123140" w:rsidDel="002169A1" w:rsidRDefault="00123140">
            <w:pPr>
              <w:rPr>
                <w:del w:id="4579" w:author="Cuenta Microsoft" w:date="2025-09-30T13:41:00Z"/>
              </w:rPr>
            </w:pPr>
          </w:p>
        </w:tc>
        <w:tc>
          <w:tcPr>
            <w:tcW w:w="0" w:type="auto"/>
            <w:shd w:val="clear" w:color="auto" w:fill="4F81BD" w:themeFill="accent1"/>
          </w:tcPr>
          <w:p w14:paraId="25C6D597" w14:textId="32A0F178" w:rsidR="00123140" w:rsidDel="002169A1" w:rsidRDefault="00123140">
            <w:pPr>
              <w:rPr>
                <w:del w:id="4580" w:author="Cuenta Microsoft" w:date="2025-09-30T13:41:00Z"/>
              </w:rPr>
              <w:pPrChange w:id="4581" w:author="Cuenta Microsoft" w:date="2025-09-30T14:16:00Z">
                <w:pPr>
                  <w:jc w:val="center"/>
                </w:pPr>
              </w:pPrChange>
            </w:pPr>
          </w:p>
        </w:tc>
        <w:tc>
          <w:tcPr>
            <w:tcW w:w="0" w:type="auto"/>
            <w:shd w:val="clear" w:color="auto" w:fill="4F81BD" w:themeFill="accent1"/>
          </w:tcPr>
          <w:p w14:paraId="57FCD327" w14:textId="635C6102" w:rsidR="00123140" w:rsidDel="002169A1" w:rsidRDefault="00123140">
            <w:pPr>
              <w:rPr>
                <w:del w:id="4582" w:author="Cuenta Microsoft" w:date="2025-09-30T13:41:00Z"/>
              </w:rPr>
              <w:pPrChange w:id="4583" w:author="Cuenta Microsoft" w:date="2025-09-30T14:16:00Z">
                <w:pPr>
                  <w:jc w:val="center"/>
                </w:pPr>
              </w:pPrChange>
            </w:pPr>
          </w:p>
        </w:tc>
        <w:tc>
          <w:tcPr>
            <w:tcW w:w="0" w:type="auto"/>
            <w:shd w:val="clear" w:color="auto" w:fill="FFFFFF" w:themeFill="background1"/>
          </w:tcPr>
          <w:p w14:paraId="193D5C15" w14:textId="6A027073" w:rsidR="00123140" w:rsidDel="002169A1" w:rsidRDefault="00123140">
            <w:pPr>
              <w:rPr>
                <w:del w:id="4584" w:author="Cuenta Microsoft" w:date="2025-09-30T13:41:00Z"/>
              </w:rPr>
              <w:pPrChange w:id="4585" w:author="Cuenta Microsoft" w:date="2025-09-30T14:16:00Z">
                <w:pPr>
                  <w:jc w:val="center"/>
                </w:pPr>
              </w:pPrChange>
            </w:pPr>
          </w:p>
        </w:tc>
        <w:tc>
          <w:tcPr>
            <w:tcW w:w="0" w:type="auto"/>
            <w:shd w:val="clear" w:color="auto" w:fill="FFFFFF" w:themeFill="background1"/>
          </w:tcPr>
          <w:p w14:paraId="62024E18" w14:textId="7AA0ED1A" w:rsidR="00123140" w:rsidDel="002169A1" w:rsidRDefault="00123140">
            <w:pPr>
              <w:rPr>
                <w:del w:id="4586" w:author="Cuenta Microsoft" w:date="2025-09-30T13:41:00Z"/>
              </w:rPr>
              <w:pPrChange w:id="4587" w:author="Cuenta Microsoft" w:date="2025-09-30T14:16:00Z">
                <w:pPr>
                  <w:jc w:val="center"/>
                </w:pPr>
              </w:pPrChange>
            </w:pPr>
          </w:p>
        </w:tc>
        <w:tc>
          <w:tcPr>
            <w:tcW w:w="0" w:type="auto"/>
            <w:shd w:val="clear" w:color="auto" w:fill="FFFFFF" w:themeFill="background1"/>
          </w:tcPr>
          <w:p w14:paraId="0D7ADEF7" w14:textId="0AB4EBEB" w:rsidR="00123140" w:rsidDel="002169A1" w:rsidRDefault="00123140">
            <w:pPr>
              <w:rPr>
                <w:del w:id="4588" w:author="Cuenta Microsoft" w:date="2025-09-30T13:41:00Z"/>
              </w:rPr>
              <w:pPrChange w:id="4589" w:author="Cuenta Microsoft" w:date="2025-09-30T14:16:00Z">
                <w:pPr>
                  <w:jc w:val="center"/>
                </w:pPr>
              </w:pPrChange>
            </w:pPr>
          </w:p>
        </w:tc>
        <w:tc>
          <w:tcPr>
            <w:tcW w:w="0" w:type="auto"/>
            <w:shd w:val="clear" w:color="auto" w:fill="FFFFFF" w:themeFill="background1"/>
          </w:tcPr>
          <w:p w14:paraId="3DC860F4" w14:textId="59CB5862" w:rsidR="00123140" w:rsidDel="002169A1" w:rsidRDefault="00123140">
            <w:pPr>
              <w:rPr>
                <w:del w:id="4590" w:author="Cuenta Microsoft" w:date="2025-09-30T13:41:00Z"/>
              </w:rPr>
              <w:pPrChange w:id="4591" w:author="Cuenta Microsoft" w:date="2025-09-30T14:16:00Z">
                <w:pPr>
                  <w:jc w:val="center"/>
                </w:pPr>
              </w:pPrChange>
            </w:pPr>
          </w:p>
        </w:tc>
        <w:tc>
          <w:tcPr>
            <w:tcW w:w="0" w:type="auto"/>
            <w:shd w:val="clear" w:color="auto" w:fill="FFFFFF" w:themeFill="background1"/>
          </w:tcPr>
          <w:p w14:paraId="4B3C4576" w14:textId="690A826A" w:rsidR="00123140" w:rsidDel="002169A1" w:rsidRDefault="00123140">
            <w:pPr>
              <w:rPr>
                <w:del w:id="4592" w:author="Cuenta Microsoft" w:date="2025-09-30T13:41:00Z"/>
              </w:rPr>
              <w:pPrChange w:id="4593" w:author="Cuenta Microsoft" w:date="2025-09-30T14:16:00Z">
                <w:pPr>
                  <w:jc w:val="center"/>
                </w:pPr>
              </w:pPrChange>
            </w:pPr>
          </w:p>
        </w:tc>
        <w:tc>
          <w:tcPr>
            <w:tcW w:w="0" w:type="auto"/>
            <w:shd w:val="clear" w:color="auto" w:fill="FFFFFF" w:themeFill="background1"/>
          </w:tcPr>
          <w:p w14:paraId="62418B05" w14:textId="5339FC0A" w:rsidR="00123140" w:rsidDel="002169A1" w:rsidRDefault="00123140">
            <w:pPr>
              <w:rPr>
                <w:del w:id="4594" w:author="Cuenta Microsoft" w:date="2025-09-30T13:41:00Z"/>
              </w:rPr>
              <w:pPrChange w:id="4595" w:author="Cuenta Microsoft" w:date="2025-09-30T14:16:00Z">
                <w:pPr>
                  <w:jc w:val="center"/>
                </w:pPr>
              </w:pPrChange>
            </w:pPr>
          </w:p>
        </w:tc>
        <w:tc>
          <w:tcPr>
            <w:tcW w:w="0" w:type="auto"/>
            <w:shd w:val="clear" w:color="auto" w:fill="FFFFFF" w:themeFill="background1"/>
          </w:tcPr>
          <w:p w14:paraId="077F1FC7" w14:textId="7286FC2C" w:rsidR="00123140" w:rsidDel="002169A1" w:rsidRDefault="00123140">
            <w:pPr>
              <w:rPr>
                <w:del w:id="4596" w:author="Cuenta Microsoft" w:date="2025-09-30T13:41:00Z"/>
              </w:rPr>
              <w:pPrChange w:id="4597" w:author="Cuenta Microsoft" w:date="2025-09-30T14:16:00Z">
                <w:pPr>
                  <w:jc w:val="center"/>
                </w:pPr>
              </w:pPrChange>
            </w:pPr>
          </w:p>
        </w:tc>
        <w:tc>
          <w:tcPr>
            <w:tcW w:w="0" w:type="auto"/>
            <w:shd w:val="clear" w:color="auto" w:fill="FFFFFF" w:themeFill="background1"/>
          </w:tcPr>
          <w:p w14:paraId="32F2CA6B" w14:textId="3F851D72" w:rsidR="00123140" w:rsidDel="002169A1" w:rsidRDefault="00123140">
            <w:pPr>
              <w:rPr>
                <w:del w:id="4598" w:author="Cuenta Microsoft" w:date="2025-09-30T13:41:00Z"/>
              </w:rPr>
              <w:pPrChange w:id="4599" w:author="Cuenta Microsoft" w:date="2025-09-30T14:16:00Z">
                <w:pPr>
                  <w:jc w:val="center"/>
                </w:pPr>
              </w:pPrChange>
            </w:pPr>
          </w:p>
        </w:tc>
        <w:tc>
          <w:tcPr>
            <w:tcW w:w="0" w:type="auto"/>
            <w:shd w:val="clear" w:color="auto" w:fill="FFFFFF" w:themeFill="background1"/>
          </w:tcPr>
          <w:p w14:paraId="274C3C65" w14:textId="70C762D2" w:rsidR="00123140" w:rsidDel="002169A1" w:rsidRDefault="00123140">
            <w:pPr>
              <w:rPr>
                <w:del w:id="4600" w:author="Cuenta Microsoft" w:date="2025-09-30T13:41:00Z"/>
              </w:rPr>
              <w:pPrChange w:id="4601" w:author="Cuenta Microsoft" w:date="2025-09-30T14:16:00Z">
                <w:pPr>
                  <w:jc w:val="center"/>
                </w:pPr>
              </w:pPrChange>
            </w:pPr>
          </w:p>
        </w:tc>
        <w:tc>
          <w:tcPr>
            <w:tcW w:w="0" w:type="auto"/>
            <w:shd w:val="clear" w:color="auto" w:fill="FFFFFF" w:themeFill="background1"/>
          </w:tcPr>
          <w:p w14:paraId="32B5BA25" w14:textId="2C270C46" w:rsidR="00123140" w:rsidDel="002169A1" w:rsidRDefault="00123140">
            <w:pPr>
              <w:rPr>
                <w:del w:id="4602" w:author="Cuenta Microsoft" w:date="2025-09-30T13:41:00Z"/>
              </w:rPr>
              <w:pPrChange w:id="4603" w:author="Cuenta Microsoft" w:date="2025-09-30T14:16:00Z">
                <w:pPr>
                  <w:jc w:val="center"/>
                </w:pPr>
              </w:pPrChange>
            </w:pPr>
          </w:p>
        </w:tc>
      </w:tr>
      <w:tr w:rsidR="00D64EF4" w:rsidDel="002169A1" w14:paraId="7001A41B" w14:textId="5C3E30D6" w:rsidTr="00CF48AE">
        <w:trPr>
          <w:trHeight w:val="1124"/>
          <w:jc w:val="center"/>
          <w:del w:id="4604" w:author="Cuenta Microsoft" w:date="2025-09-30T13:41:00Z"/>
        </w:trPr>
        <w:tc>
          <w:tcPr>
            <w:tcW w:w="0" w:type="auto"/>
          </w:tcPr>
          <w:p w14:paraId="6C43FCA5" w14:textId="5A56C2E1" w:rsidR="00123140" w:rsidDel="002169A1" w:rsidRDefault="00123140">
            <w:pPr>
              <w:rPr>
                <w:del w:id="4605" w:author="Cuenta Microsoft" w:date="2025-09-30T13:41:00Z"/>
              </w:rPr>
              <w:pPrChange w:id="4606" w:author="Cuenta Microsoft" w:date="2025-09-30T14:16:00Z">
                <w:pPr>
                  <w:jc w:val="center"/>
                </w:pPr>
              </w:pPrChange>
            </w:pPr>
          </w:p>
          <w:p w14:paraId="46CA426C" w14:textId="5CFE8A22" w:rsidR="00123140" w:rsidDel="002169A1" w:rsidRDefault="00123140">
            <w:pPr>
              <w:rPr>
                <w:del w:id="4607" w:author="Cuenta Microsoft" w:date="2025-09-30T13:41:00Z"/>
              </w:rPr>
            </w:pPr>
            <w:del w:id="4608" w:author="Cuenta Microsoft" w:date="2025-09-30T13:41:00Z">
              <w:r w:rsidDel="002169A1">
                <w:delText>Establecer acciones</w:delText>
              </w:r>
              <w:r w:rsidR="0014387D" w:rsidDel="002169A1">
                <w:delText xml:space="preserve"> </w:delText>
              </w:r>
              <w:r w:rsidDel="002169A1">
                <w:delText>de Mantenimiento</w:delText>
              </w:r>
            </w:del>
          </w:p>
          <w:p w14:paraId="5862F8F5" w14:textId="2C0631DD" w:rsidR="00123140" w:rsidDel="002169A1" w:rsidRDefault="00123140">
            <w:pPr>
              <w:rPr>
                <w:del w:id="4609" w:author="Cuenta Microsoft" w:date="2025-09-30T13:41:00Z"/>
              </w:rPr>
              <w:pPrChange w:id="4610" w:author="Cuenta Microsoft" w:date="2025-09-30T14:16:00Z">
                <w:pPr>
                  <w:jc w:val="center"/>
                </w:pPr>
              </w:pPrChange>
            </w:pPr>
          </w:p>
        </w:tc>
        <w:tc>
          <w:tcPr>
            <w:tcW w:w="0" w:type="auto"/>
          </w:tcPr>
          <w:p w14:paraId="67F5B308" w14:textId="04B3BA43" w:rsidR="00123140" w:rsidDel="002169A1" w:rsidRDefault="00123140">
            <w:pPr>
              <w:rPr>
                <w:del w:id="4611" w:author="Cuenta Microsoft" w:date="2025-09-30T13:41:00Z"/>
              </w:rPr>
              <w:pPrChange w:id="4612" w:author="Cuenta Microsoft" w:date="2025-09-30T14:16:00Z">
                <w:pPr>
                  <w:jc w:val="center"/>
                </w:pPr>
              </w:pPrChange>
            </w:pPr>
          </w:p>
          <w:p w14:paraId="19EDD79A" w14:textId="5663EE24" w:rsidR="00D64EF4" w:rsidDel="002169A1" w:rsidRDefault="00D64EF4">
            <w:pPr>
              <w:rPr>
                <w:del w:id="4613" w:author="Cuenta Microsoft" w:date="2025-09-30T13:41:00Z"/>
              </w:rPr>
            </w:pPr>
            <w:del w:id="4614" w:author="Cuenta Microsoft" w:date="2025-09-30T13:41:00Z">
              <w:r w:rsidDel="002169A1">
                <w:delText>Director</w:delText>
              </w:r>
              <w:r w:rsidR="0014387D" w:rsidDel="002169A1">
                <w:delText xml:space="preserve">, </w:delText>
              </w:r>
              <w:r w:rsidDel="002169A1">
                <w:delText>Docentes</w:delText>
              </w:r>
              <w:r w:rsidR="0014387D" w:rsidDel="002169A1">
                <w:delText>,</w:delText>
              </w:r>
            </w:del>
          </w:p>
          <w:p w14:paraId="14EB7041" w14:textId="44D5F140" w:rsidR="00503F94" w:rsidDel="002169A1" w:rsidRDefault="00D64EF4">
            <w:pPr>
              <w:rPr>
                <w:del w:id="4615" w:author="Cuenta Microsoft" w:date="2025-09-30T13:41:00Z"/>
              </w:rPr>
            </w:pPr>
            <w:del w:id="4616" w:author="Cuenta Microsoft" w:date="2025-09-30T13:41:00Z">
              <w:r w:rsidDel="002169A1">
                <w:delText>Estudiantes</w:delText>
              </w:r>
              <w:r w:rsidR="0014387D" w:rsidDel="002169A1">
                <w:delText>, m</w:delText>
              </w:r>
              <w:r w:rsidR="00503F94" w:rsidDel="002169A1">
                <w:delText>esa directiva de</w:delText>
              </w:r>
              <w:r w:rsidR="0014387D" w:rsidDel="002169A1">
                <w:delText xml:space="preserve"> </w:delText>
              </w:r>
              <w:r w:rsidR="00503F94" w:rsidDel="002169A1">
                <w:delText>padres de familia</w:delText>
              </w:r>
              <w:r w:rsidR="00CF48AE" w:rsidDel="002169A1">
                <w:delText>.</w:delText>
              </w:r>
            </w:del>
          </w:p>
          <w:p w14:paraId="273E1A59" w14:textId="5E9501AF" w:rsidR="00123140" w:rsidDel="002169A1" w:rsidRDefault="00123140">
            <w:pPr>
              <w:rPr>
                <w:del w:id="4617" w:author="Cuenta Microsoft" w:date="2025-09-30T13:41:00Z"/>
              </w:rPr>
              <w:pPrChange w:id="4618" w:author="Cuenta Microsoft" w:date="2025-09-30T14:16:00Z">
                <w:pPr>
                  <w:jc w:val="center"/>
                </w:pPr>
              </w:pPrChange>
            </w:pPr>
          </w:p>
        </w:tc>
        <w:tc>
          <w:tcPr>
            <w:tcW w:w="0" w:type="auto"/>
            <w:shd w:val="clear" w:color="auto" w:fill="FFFFFF" w:themeFill="background1"/>
          </w:tcPr>
          <w:p w14:paraId="14858CAB" w14:textId="156E83D3" w:rsidR="00123140" w:rsidDel="002169A1" w:rsidRDefault="00123140">
            <w:pPr>
              <w:rPr>
                <w:del w:id="4619" w:author="Cuenta Microsoft" w:date="2025-09-30T13:41:00Z"/>
              </w:rPr>
              <w:pPrChange w:id="4620" w:author="Cuenta Microsoft" w:date="2025-09-30T14:16:00Z">
                <w:pPr>
                  <w:jc w:val="center"/>
                </w:pPr>
              </w:pPrChange>
            </w:pPr>
          </w:p>
        </w:tc>
        <w:tc>
          <w:tcPr>
            <w:tcW w:w="0" w:type="auto"/>
            <w:shd w:val="clear" w:color="auto" w:fill="548DD4" w:themeFill="text2" w:themeFillTint="99"/>
          </w:tcPr>
          <w:p w14:paraId="627248C5" w14:textId="4BC3E2AF" w:rsidR="00123140" w:rsidDel="002169A1" w:rsidRDefault="00123140">
            <w:pPr>
              <w:rPr>
                <w:del w:id="4621" w:author="Cuenta Microsoft" w:date="2025-09-30T13:41:00Z"/>
              </w:rPr>
              <w:pPrChange w:id="4622" w:author="Cuenta Microsoft" w:date="2025-09-30T14:16:00Z">
                <w:pPr>
                  <w:jc w:val="center"/>
                </w:pPr>
              </w:pPrChange>
            </w:pPr>
          </w:p>
        </w:tc>
        <w:tc>
          <w:tcPr>
            <w:tcW w:w="0" w:type="auto"/>
            <w:shd w:val="clear" w:color="auto" w:fill="548DD4" w:themeFill="text2" w:themeFillTint="99"/>
          </w:tcPr>
          <w:p w14:paraId="555EA6CD" w14:textId="34DC33C8" w:rsidR="00123140" w:rsidDel="002169A1" w:rsidRDefault="00123140">
            <w:pPr>
              <w:rPr>
                <w:del w:id="4623" w:author="Cuenta Microsoft" w:date="2025-09-30T13:41:00Z"/>
              </w:rPr>
              <w:pPrChange w:id="4624" w:author="Cuenta Microsoft" w:date="2025-09-30T14:16:00Z">
                <w:pPr>
                  <w:jc w:val="center"/>
                </w:pPr>
              </w:pPrChange>
            </w:pPr>
          </w:p>
        </w:tc>
        <w:tc>
          <w:tcPr>
            <w:tcW w:w="0" w:type="auto"/>
            <w:shd w:val="clear" w:color="auto" w:fill="548DD4" w:themeFill="text2" w:themeFillTint="99"/>
          </w:tcPr>
          <w:p w14:paraId="2B31DC44" w14:textId="7EBB622F" w:rsidR="00123140" w:rsidDel="002169A1" w:rsidRDefault="00123140">
            <w:pPr>
              <w:rPr>
                <w:del w:id="4625" w:author="Cuenta Microsoft" w:date="2025-09-30T13:41:00Z"/>
              </w:rPr>
              <w:pPrChange w:id="4626" w:author="Cuenta Microsoft" w:date="2025-09-30T14:16:00Z">
                <w:pPr>
                  <w:jc w:val="center"/>
                </w:pPr>
              </w:pPrChange>
            </w:pPr>
          </w:p>
        </w:tc>
        <w:tc>
          <w:tcPr>
            <w:tcW w:w="0" w:type="auto"/>
            <w:shd w:val="clear" w:color="auto" w:fill="548DD4" w:themeFill="text2" w:themeFillTint="99"/>
          </w:tcPr>
          <w:p w14:paraId="32DBF5B8" w14:textId="75B29FCE" w:rsidR="00123140" w:rsidDel="002169A1" w:rsidRDefault="00123140">
            <w:pPr>
              <w:rPr>
                <w:del w:id="4627" w:author="Cuenta Microsoft" w:date="2025-09-30T13:41:00Z"/>
              </w:rPr>
              <w:pPrChange w:id="4628" w:author="Cuenta Microsoft" w:date="2025-09-30T14:16:00Z">
                <w:pPr>
                  <w:jc w:val="center"/>
                </w:pPr>
              </w:pPrChange>
            </w:pPr>
          </w:p>
        </w:tc>
        <w:tc>
          <w:tcPr>
            <w:tcW w:w="0" w:type="auto"/>
            <w:shd w:val="clear" w:color="auto" w:fill="548DD4" w:themeFill="text2" w:themeFillTint="99"/>
          </w:tcPr>
          <w:p w14:paraId="3B6E6597" w14:textId="60A9900E" w:rsidR="00123140" w:rsidDel="002169A1" w:rsidRDefault="00123140">
            <w:pPr>
              <w:rPr>
                <w:del w:id="4629" w:author="Cuenta Microsoft" w:date="2025-09-30T13:41:00Z"/>
              </w:rPr>
              <w:pPrChange w:id="4630" w:author="Cuenta Microsoft" w:date="2025-09-30T14:16:00Z">
                <w:pPr>
                  <w:jc w:val="center"/>
                </w:pPr>
              </w:pPrChange>
            </w:pPr>
          </w:p>
        </w:tc>
        <w:tc>
          <w:tcPr>
            <w:tcW w:w="0" w:type="auto"/>
            <w:shd w:val="clear" w:color="auto" w:fill="548DD4" w:themeFill="text2" w:themeFillTint="99"/>
          </w:tcPr>
          <w:p w14:paraId="153C3237" w14:textId="64084A6A" w:rsidR="00123140" w:rsidDel="002169A1" w:rsidRDefault="00123140">
            <w:pPr>
              <w:rPr>
                <w:del w:id="4631" w:author="Cuenta Microsoft" w:date="2025-09-30T13:41:00Z"/>
              </w:rPr>
              <w:pPrChange w:id="4632" w:author="Cuenta Microsoft" w:date="2025-09-30T14:16:00Z">
                <w:pPr>
                  <w:jc w:val="center"/>
                </w:pPr>
              </w:pPrChange>
            </w:pPr>
          </w:p>
        </w:tc>
        <w:tc>
          <w:tcPr>
            <w:tcW w:w="0" w:type="auto"/>
            <w:shd w:val="clear" w:color="auto" w:fill="548DD4" w:themeFill="text2" w:themeFillTint="99"/>
          </w:tcPr>
          <w:p w14:paraId="415F3216" w14:textId="2D1BC2D7" w:rsidR="00123140" w:rsidDel="002169A1" w:rsidRDefault="00123140">
            <w:pPr>
              <w:rPr>
                <w:del w:id="4633" w:author="Cuenta Microsoft" w:date="2025-09-30T13:41:00Z"/>
              </w:rPr>
              <w:pPrChange w:id="4634" w:author="Cuenta Microsoft" w:date="2025-09-30T14:16:00Z">
                <w:pPr>
                  <w:jc w:val="center"/>
                </w:pPr>
              </w:pPrChange>
            </w:pPr>
          </w:p>
        </w:tc>
        <w:tc>
          <w:tcPr>
            <w:tcW w:w="0" w:type="auto"/>
            <w:shd w:val="clear" w:color="auto" w:fill="548DD4" w:themeFill="text2" w:themeFillTint="99"/>
          </w:tcPr>
          <w:p w14:paraId="7C11421E" w14:textId="1D0E6F06" w:rsidR="00123140" w:rsidDel="002169A1" w:rsidRDefault="00123140">
            <w:pPr>
              <w:rPr>
                <w:del w:id="4635" w:author="Cuenta Microsoft" w:date="2025-09-30T13:41:00Z"/>
              </w:rPr>
              <w:pPrChange w:id="4636" w:author="Cuenta Microsoft" w:date="2025-09-30T14:16:00Z">
                <w:pPr>
                  <w:jc w:val="center"/>
                </w:pPr>
              </w:pPrChange>
            </w:pPr>
          </w:p>
        </w:tc>
        <w:tc>
          <w:tcPr>
            <w:tcW w:w="0" w:type="auto"/>
            <w:shd w:val="clear" w:color="auto" w:fill="548DD4" w:themeFill="text2" w:themeFillTint="99"/>
          </w:tcPr>
          <w:p w14:paraId="3D2267B8" w14:textId="4DC60681" w:rsidR="00123140" w:rsidDel="002169A1" w:rsidRDefault="00123140">
            <w:pPr>
              <w:rPr>
                <w:del w:id="4637" w:author="Cuenta Microsoft" w:date="2025-09-30T13:41:00Z"/>
              </w:rPr>
              <w:pPrChange w:id="4638" w:author="Cuenta Microsoft" w:date="2025-09-30T14:16:00Z">
                <w:pPr>
                  <w:jc w:val="center"/>
                </w:pPr>
              </w:pPrChange>
            </w:pPr>
          </w:p>
        </w:tc>
        <w:tc>
          <w:tcPr>
            <w:tcW w:w="0" w:type="auto"/>
            <w:shd w:val="clear" w:color="auto" w:fill="548DD4" w:themeFill="text2" w:themeFillTint="99"/>
          </w:tcPr>
          <w:p w14:paraId="6BF1CA31" w14:textId="40F46E16" w:rsidR="00123140" w:rsidDel="002169A1" w:rsidRDefault="00123140">
            <w:pPr>
              <w:rPr>
                <w:del w:id="4639" w:author="Cuenta Microsoft" w:date="2025-09-30T13:41:00Z"/>
              </w:rPr>
              <w:pPrChange w:id="4640" w:author="Cuenta Microsoft" w:date="2025-09-30T14:16:00Z">
                <w:pPr>
                  <w:jc w:val="center"/>
                </w:pPr>
              </w:pPrChange>
            </w:pPr>
          </w:p>
        </w:tc>
        <w:tc>
          <w:tcPr>
            <w:tcW w:w="0" w:type="auto"/>
            <w:shd w:val="clear" w:color="auto" w:fill="FFFFFF" w:themeFill="background1"/>
          </w:tcPr>
          <w:p w14:paraId="35E6BD87" w14:textId="7C30190E" w:rsidR="00123140" w:rsidDel="002169A1" w:rsidRDefault="00123140">
            <w:pPr>
              <w:rPr>
                <w:del w:id="4641" w:author="Cuenta Microsoft" w:date="2025-09-30T13:41:00Z"/>
              </w:rPr>
              <w:pPrChange w:id="4642" w:author="Cuenta Microsoft" w:date="2025-09-30T14:16:00Z">
                <w:pPr>
                  <w:jc w:val="center"/>
                </w:pPr>
              </w:pPrChange>
            </w:pPr>
          </w:p>
        </w:tc>
      </w:tr>
      <w:tr w:rsidR="00D64EF4" w:rsidDel="002169A1" w14:paraId="6F3CD9CA" w14:textId="6E3F2705" w:rsidTr="00CF48AE">
        <w:trPr>
          <w:trHeight w:val="1045"/>
          <w:jc w:val="center"/>
          <w:del w:id="4643" w:author="Cuenta Microsoft" w:date="2025-09-30T13:41:00Z"/>
        </w:trPr>
        <w:tc>
          <w:tcPr>
            <w:tcW w:w="0" w:type="auto"/>
          </w:tcPr>
          <w:p w14:paraId="0A018544" w14:textId="58E45A3B" w:rsidR="00123140" w:rsidDel="002169A1" w:rsidRDefault="00123140">
            <w:pPr>
              <w:rPr>
                <w:del w:id="4644" w:author="Cuenta Microsoft" w:date="2025-09-30T13:41:00Z"/>
              </w:rPr>
              <w:pPrChange w:id="4645" w:author="Cuenta Microsoft" w:date="2025-09-30T14:16:00Z">
                <w:pPr>
                  <w:jc w:val="center"/>
                </w:pPr>
              </w:pPrChange>
            </w:pPr>
          </w:p>
          <w:p w14:paraId="77623314" w14:textId="36A0C9DD" w:rsidR="00123140" w:rsidDel="002169A1" w:rsidRDefault="00123140">
            <w:pPr>
              <w:rPr>
                <w:del w:id="4646" w:author="Cuenta Microsoft" w:date="2025-09-30T13:41:00Z"/>
              </w:rPr>
            </w:pPr>
            <w:del w:id="4647" w:author="Cuenta Microsoft" w:date="2025-09-30T13:41:00Z">
              <w:r w:rsidDel="002169A1">
                <w:delText xml:space="preserve">Aplicar el </w:delText>
              </w:r>
              <w:r w:rsidR="00D64EF4" w:rsidDel="002169A1">
                <w:delText xml:space="preserve">Plan de mejora. </w:delText>
              </w:r>
            </w:del>
          </w:p>
          <w:p w14:paraId="0D4E7B02" w14:textId="516CE1B3" w:rsidR="00123140" w:rsidDel="002169A1" w:rsidRDefault="00123140">
            <w:pPr>
              <w:rPr>
                <w:del w:id="4648" w:author="Cuenta Microsoft" w:date="2025-09-30T13:41:00Z"/>
              </w:rPr>
              <w:pPrChange w:id="4649" w:author="Cuenta Microsoft" w:date="2025-09-30T14:16:00Z">
                <w:pPr>
                  <w:jc w:val="center"/>
                </w:pPr>
              </w:pPrChange>
            </w:pPr>
          </w:p>
        </w:tc>
        <w:tc>
          <w:tcPr>
            <w:tcW w:w="0" w:type="auto"/>
          </w:tcPr>
          <w:p w14:paraId="16D1AF35" w14:textId="591B75A1" w:rsidR="00123140" w:rsidDel="002169A1" w:rsidRDefault="00123140">
            <w:pPr>
              <w:rPr>
                <w:del w:id="4650" w:author="Cuenta Microsoft" w:date="2025-09-30T13:41:00Z"/>
              </w:rPr>
              <w:pPrChange w:id="4651" w:author="Cuenta Microsoft" w:date="2025-09-30T14:16:00Z">
                <w:pPr>
                  <w:jc w:val="center"/>
                </w:pPr>
              </w:pPrChange>
            </w:pPr>
          </w:p>
          <w:p w14:paraId="7F824426" w14:textId="41636ED2" w:rsidR="00503F94" w:rsidDel="002169A1" w:rsidRDefault="0014387D">
            <w:pPr>
              <w:rPr>
                <w:del w:id="4652" w:author="Cuenta Microsoft" w:date="2025-09-30T13:41:00Z"/>
              </w:rPr>
            </w:pPr>
            <w:del w:id="4653" w:author="Cuenta Microsoft" w:date="2025-09-30T13:41:00Z">
              <w:r w:rsidDel="002169A1">
                <w:delText>D</w:delText>
              </w:r>
              <w:r w:rsidR="00123140" w:rsidDel="002169A1">
                <w:delText>irector</w:delText>
              </w:r>
              <w:r w:rsidDel="002169A1">
                <w:delText xml:space="preserve">, </w:delText>
              </w:r>
              <w:r w:rsidR="00D64EF4" w:rsidDel="002169A1">
                <w:delText>Docentes</w:delText>
              </w:r>
              <w:r w:rsidDel="002169A1">
                <w:delText xml:space="preserve">, </w:delText>
              </w:r>
              <w:r w:rsidR="00503F94" w:rsidDel="002169A1">
                <w:delText>Mesa directiva de padres de familia</w:delText>
              </w:r>
              <w:r w:rsidR="00CF48AE" w:rsidDel="002169A1">
                <w:delText>.</w:delText>
              </w:r>
            </w:del>
          </w:p>
          <w:p w14:paraId="437D5838" w14:textId="1E9F3F5D" w:rsidR="00503F94" w:rsidDel="002169A1" w:rsidRDefault="00503F94">
            <w:pPr>
              <w:rPr>
                <w:del w:id="4654" w:author="Cuenta Microsoft" w:date="2025-09-30T13:41:00Z"/>
              </w:rPr>
            </w:pPr>
          </w:p>
          <w:p w14:paraId="3AAE4445" w14:textId="5E4E9ACA" w:rsidR="00123140" w:rsidDel="002169A1" w:rsidRDefault="00123140">
            <w:pPr>
              <w:rPr>
                <w:del w:id="4655" w:author="Cuenta Microsoft" w:date="2025-09-30T13:41:00Z"/>
              </w:rPr>
              <w:pPrChange w:id="4656" w:author="Cuenta Microsoft" w:date="2025-09-30T14:16:00Z">
                <w:pPr>
                  <w:jc w:val="center"/>
                </w:pPr>
              </w:pPrChange>
            </w:pPr>
          </w:p>
        </w:tc>
        <w:tc>
          <w:tcPr>
            <w:tcW w:w="0" w:type="auto"/>
            <w:shd w:val="clear" w:color="auto" w:fill="FFFFFF" w:themeFill="background1"/>
          </w:tcPr>
          <w:p w14:paraId="4A7DE26F" w14:textId="08952695" w:rsidR="00123140" w:rsidDel="002169A1" w:rsidRDefault="00123140">
            <w:pPr>
              <w:rPr>
                <w:del w:id="4657" w:author="Cuenta Microsoft" w:date="2025-09-30T13:41:00Z"/>
              </w:rPr>
              <w:pPrChange w:id="4658" w:author="Cuenta Microsoft" w:date="2025-09-30T14:16:00Z">
                <w:pPr>
                  <w:jc w:val="center"/>
                </w:pPr>
              </w:pPrChange>
            </w:pPr>
          </w:p>
        </w:tc>
        <w:tc>
          <w:tcPr>
            <w:tcW w:w="0" w:type="auto"/>
            <w:shd w:val="clear" w:color="auto" w:fill="548DD4" w:themeFill="text2" w:themeFillTint="99"/>
          </w:tcPr>
          <w:p w14:paraId="5A648E38" w14:textId="5CF5C485" w:rsidR="00123140" w:rsidDel="002169A1" w:rsidRDefault="00123140">
            <w:pPr>
              <w:rPr>
                <w:del w:id="4659" w:author="Cuenta Microsoft" w:date="2025-09-30T13:41:00Z"/>
              </w:rPr>
              <w:pPrChange w:id="4660" w:author="Cuenta Microsoft" w:date="2025-09-30T14:16:00Z">
                <w:pPr>
                  <w:jc w:val="center"/>
                </w:pPr>
              </w:pPrChange>
            </w:pPr>
          </w:p>
        </w:tc>
        <w:tc>
          <w:tcPr>
            <w:tcW w:w="0" w:type="auto"/>
            <w:shd w:val="clear" w:color="auto" w:fill="548DD4" w:themeFill="text2" w:themeFillTint="99"/>
          </w:tcPr>
          <w:p w14:paraId="5EB0E8A3" w14:textId="5B810A77" w:rsidR="00123140" w:rsidDel="002169A1" w:rsidRDefault="00123140">
            <w:pPr>
              <w:rPr>
                <w:del w:id="4661" w:author="Cuenta Microsoft" w:date="2025-09-30T13:41:00Z"/>
              </w:rPr>
              <w:pPrChange w:id="4662" w:author="Cuenta Microsoft" w:date="2025-09-30T14:16:00Z">
                <w:pPr>
                  <w:jc w:val="center"/>
                </w:pPr>
              </w:pPrChange>
            </w:pPr>
          </w:p>
        </w:tc>
        <w:tc>
          <w:tcPr>
            <w:tcW w:w="0" w:type="auto"/>
            <w:shd w:val="clear" w:color="auto" w:fill="548DD4" w:themeFill="text2" w:themeFillTint="99"/>
          </w:tcPr>
          <w:p w14:paraId="43D99D71" w14:textId="007B6382" w:rsidR="00123140" w:rsidDel="002169A1" w:rsidRDefault="00123140">
            <w:pPr>
              <w:rPr>
                <w:del w:id="4663" w:author="Cuenta Microsoft" w:date="2025-09-30T13:41:00Z"/>
              </w:rPr>
              <w:pPrChange w:id="4664" w:author="Cuenta Microsoft" w:date="2025-09-30T14:16:00Z">
                <w:pPr>
                  <w:jc w:val="center"/>
                </w:pPr>
              </w:pPrChange>
            </w:pPr>
          </w:p>
        </w:tc>
        <w:tc>
          <w:tcPr>
            <w:tcW w:w="0" w:type="auto"/>
            <w:shd w:val="clear" w:color="auto" w:fill="548DD4" w:themeFill="text2" w:themeFillTint="99"/>
          </w:tcPr>
          <w:p w14:paraId="0E79C4EE" w14:textId="18A51166" w:rsidR="00123140" w:rsidDel="002169A1" w:rsidRDefault="00123140">
            <w:pPr>
              <w:rPr>
                <w:del w:id="4665" w:author="Cuenta Microsoft" w:date="2025-09-30T13:41:00Z"/>
              </w:rPr>
              <w:pPrChange w:id="4666" w:author="Cuenta Microsoft" w:date="2025-09-30T14:16:00Z">
                <w:pPr>
                  <w:jc w:val="center"/>
                </w:pPr>
              </w:pPrChange>
            </w:pPr>
          </w:p>
        </w:tc>
        <w:tc>
          <w:tcPr>
            <w:tcW w:w="0" w:type="auto"/>
            <w:shd w:val="clear" w:color="auto" w:fill="548DD4" w:themeFill="text2" w:themeFillTint="99"/>
          </w:tcPr>
          <w:p w14:paraId="70849FDF" w14:textId="0F993F1D" w:rsidR="00123140" w:rsidDel="002169A1" w:rsidRDefault="00123140">
            <w:pPr>
              <w:rPr>
                <w:del w:id="4667" w:author="Cuenta Microsoft" w:date="2025-09-30T13:41:00Z"/>
              </w:rPr>
              <w:pPrChange w:id="4668" w:author="Cuenta Microsoft" w:date="2025-09-30T14:16:00Z">
                <w:pPr>
                  <w:jc w:val="center"/>
                </w:pPr>
              </w:pPrChange>
            </w:pPr>
          </w:p>
        </w:tc>
        <w:tc>
          <w:tcPr>
            <w:tcW w:w="0" w:type="auto"/>
            <w:shd w:val="clear" w:color="auto" w:fill="548DD4" w:themeFill="text2" w:themeFillTint="99"/>
          </w:tcPr>
          <w:p w14:paraId="2AF61DCE" w14:textId="0516FE56" w:rsidR="00123140" w:rsidDel="002169A1" w:rsidRDefault="00123140">
            <w:pPr>
              <w:rPr>
                <w:del w:id="4669" w:author="Cuenta Microsoft" w:date="2025-09-30T13:41:00Z"/>
              </w:rPr>
              <w:pPrChange w:id="4670" w:author="Cuenta Microsoft" w:date="2025-09-30T14:16:00Z">
                <w:pPr>
                  <w:jc w:val="center"/>
                </w:pPr>
              </w:pPrChange>
            </w:pPr>
          </w:p>
        </w:tc>
        <w:tc>
          <w:tcPr>
            <w:tcW w:w="0" w:type="auto"/>
            <w:shd w:val="clear" w:color="auto" w:fill="548DD4" w:themeFill="text2" w:themeFillTint="99"/>
          </w:tcPr>
          <w:p w14:paraId="3EE241FA" w14:textId="5E27ED50" w:rsidR="00123140" w:rsidDel="002169A1" w:rsidRDefault="00123140">
            <w:pPr>
              <w:rPr>
                <w:del w:id="4671" w:author="Cuenta Microsoft" w:date="2025-09-30T13:41:00Z"/>
              </w:rPr>
              <w:pPrChange w:id="4672" w:author="Cuenta Microsoft" w:date="2025-09-30T14:16:00Z">
                <w:pPr>
                  <w:jc w:val="center"/>
                </w:pPr>
              </w:pPrChange>
            </w:pPr>
          </w:p>
        </w:tc>
        <w:tc>
          <w:tcPr>
            <w:tcW w:w="0" w:type="auto"/>
            <w:shd w:val="clear" w:color="auto" w:fill="548DD4" w:themeFill="text2" w:themeFillTint="99"/>
          </w:tcPr>
          <w:p w14:paraId="0909DB02" w14:textId="3CC803DF" w:rsidR="00123140" w:rsidDel="002169A1" w:rsidRDefault="00123140">
            <w:pPr>
              <w:rPr>
                <w:del w:id="4673" w:author="Cuenta Microsoft" w:date="2025-09-30T13:41:00Z"/>
              </w:rPr>
              <w:pPrChange w:id="4674" w:author="Cuenta Microsoft" w:date="2025-09-30T14:16:00Z">
                <w:pPr>
                  <w:jc w:val="center"/>
                </w:pPr>
              </w:pPrChange>
            </w:pPr>
          </w:p>
        </w:tc>
        <w:tc>
          <w:tcPr>
            <w:tcW w:w="0" w:type="auto"/>
            <w:shd w:val="clear" w:color="auto" w:fill="548DD4" w:themeFill="text2" w:themeFillTint="99"/>
          </w:tcPr>
          <w:p w14:paraId="5A237E44" w14:textId="60495016" w:rsidR="00123140" w:rsidDel="002169A1" w:rsidRDefault="00123140">
            <w:pPr>
              <w:rPr>
                <w:del w:id="4675" w:author="Cuenta Microsoft" w:date="2025-09-30T13:41:00Z"/>
              </w:rPr>
              <w:pPrChange w:id="4676" w:author="Cuenta Microsoft" w:date="2025-09-30T14:16:00Z">
                <w:pPr>
                  <w:jc w:val="center"/>
                </w:pPr>
              </w:pPrChange>
            </w:pPr>
          </w:p>
        </w:tc>
        <w:tc>
          <w:tcPr>
            <w:tcW w:w="0" w:type="auto"/>
            <w:shd w:val="clear" w:color="auto" w:fill="548DD4" w:themeFill="text2" w:themeFillTint="99"/>
          </w:tcPr>
          <w:p w14:paraId="1EAFECCB" w14:textId="7792402B" w:rsidR="00123140" w:rsidDel="002169A1" w:rsidRDefault="00123140">
            <w:pPr>
              <w:rPr>
                <w:del w:id="4677" w:author="Cuenta Microsoft" w:date="2025-09-30T13:41:00Z"/>
              </w:rPr>
              <w:pPrChange w:id="4678" w:author="Cuenta Microsoft" w:date="2025-09-30T14:16:00Z">
                <w:pPr>
                  <w:jc w:val="center"/>
                </w:pPr>
              </w:pPrChange>
            </w:pPr>
          </w:p>
        </w:tc>
        <w:tc>
          <w:tcPr>
            <w:tcW w:w="0" w:type="auto"/>
            <w:shd w:val="clear" w:color="auto" w:fill="FFFFFF" w:themeFill="background1"/>
          </w:tcPr>
          <w:p w14:paraId="5E1BE569" w14:textId="40B4AC34" w:rsidR="00123140" w:rsidDel="002169A1" w:rsidRDefault="00123140">
            <w:pPr>
              <w:rPr>
                <w:del w:id="4679" w:author="Cuenta Microsoft" w:date="2025-09-30T13:41:00Z"/>
              </w:rPr>
              <w:pPrChange w:id="4680" w:author="Cuenta Microsoft" w:date="2025-09-30T14:16:00Z">
                <w:pPr>
                  <w:jc w:val="center"/>
                </w:pPr>
              </w:pPrChange>
            </w:pPr>
          </w:p>
        </w:tc>
      </w:tr>
    </w:tbl>
    <w:tbl>
      <w:tblPr>
        <w:tblStyle w:val="Tablaconcuadrcula"/>
        <w:tblpPr w:leftFromText="141" w:rightFromText="141" w:vertAnchor="text" w:horzAnchor="margin" w:tblpY="133"/>
        <w:tblW w:w="12469" w:type="dxa"/>
        <w:tblLook w:val="04A0" w:firstRow="1" w:lastRow="0" w:firstColumn="1" w:lastColumn="0" w:noHBand="0" w:noVBand="1"/>
      </w:tblPr>
      <w:tblGrid>
        <w:gridCol w:w="5012"/>
        <w:gridCol w:w="3329"/>
        <w:gridCol w:w="4128"/>
      </w:tblGrid>
      <w:tr w:rsidR="00CF48AE" w:rsidDel="00C8422E" w14:paraId="58682932" w14:textId="7B7276B8" w:rsidTr="00CF48AE">
        <w:trPr>
          <w:del w:id="4681" w:author="Cuenta Microsoft" w:date="2025-09-30T13:47:00Z"/>
        </w:trPr>
        <w:tc>
          <w:tcPr>
            <w:tcW w:w="5012" w:type="dxa"/>
            <w:shd w:val="clear" w:color="auto" w:fill="BFBFBF" w:themeFill="background1" w:themeFillShade="BF"/>
          </w:tcPr>
          <w:p w14:paraId="3C124142" w14:textId="62F0CDDE" w:rsidR="00CF48AE" w:rsidDel="00C8422E" w:rsidRDefault="00CF48AE">
            <w:pPr>
              <w:rPr>
                <w:del w:id="4682" w:author="Cuenta Microsoft" w:date="2025-09-30T13:47:00Z"/>
                <w:b/>
                <w:sz w:val="32"/>
                <w:szCs w:val="32"/>
              </w:rPr>
              <w:pPrChange w:id="4683" w:author="Cuenta Microsoft" w:date="2025-09-30T14:16:00Z">
                <w:pPr>
                  <w:framePr w:hSpace="141" w:wrap="around" w:vAnchor="text" w:hAnchor="margin" w:y="133"/>
                  <w:jc w:val="center"/>
                </w:pPr>
              </w:pPrChange>
            </w:pPr>
            <w:del w:id="4684" w:author="Cuenta Microsoft" w:date="2025-09-30T13:47:00Z">
              <w:r w:rsidDel="00C8422E">
                <w:rPr>
                  <w:b/>
                  <w:sz w:val="32"/>
                  <w:szCs w:val="32"/>
                </w:rPr>
                <w:delText>NOMBRE COMPLETO</w:delText>
              </w:r>
            </w:del>
          </w:p>
        </w:tc>
        <w:tc>
          <w:tcPr>
            <w:tcW w:w="3329" w:type="dxa"/>
            <w:shd w:val="clear" w:color="auto" w:fill="BFBFBF" w:themeFill="background1" w:themeFillShade="BF"/>
          </w:tcPr>
          <w:p w14:paraId="235E4829" w14:textId="4B169910" w:rsidR="00CF48AE" w:rsidDel="00C8422E" w:rsidRDefault="00CF48AE">
            <w:pPr>
              <w:rPr>
                <w:del w:id="4685" w:author="Cuenta Microsoft" w:date="2025-09-30T13:47:00Z"/>
                <w:b/>
                <w:sz w:val="32"/>
                <w:szCs w:val="32"/>
              </w:rPr>
              <w:pPrChange w:id="4686" w:author="Cuenta Microsoft" w:date="2025-09-30T14:16:00Z">
                <w:pPr>
                  <w:framePr w:hSpace="141" w:wrap="around" w:vAnchor="text" w:hAnchor="margin" w:y="133"/>
                  <w:jc w:val="center"/>
                </w:pPr>
              </w:pPrChange>
            </w:pPr>
            <w:del w:id="4687" w:author="Cuenta Microsoft" w:date="2025-09-30T13:47:00Z">
              <w:r w:rsidDel="00C8422E">
                <w:rPr>
                  <w:b/>
                  <w:sz w:val="32"/>
                  <w:szCs w:val="32"/>
                </w:rPr>
                <w:delText xml:space="preserve">CARGO </w:delText>
              </w:r>
            </w:del>
          </w:p>
        </w:tc>
        <w:tc>
          <w:tcPr>
            <w:tcW w:w="4128" w:type="dxa"/>
            <w:shd w:val="clear" w:color="auto" w:fill="BFBFBF" w:themeFill="background1" w:themeFillShade="BF"/>
          </w:tcPr>
          <w:p w14:paraId="730315CC" w14:textId="3CFAC55E" w:rsidR="00CF48AE" w:rsidDel="00C8422E" w:rsidRDefault="00CF48AE">
            <w:pPr>
              <w:rPr>
                <w:del w:id="4688" w:author="Cuenta Microsoft" w:date="2025-09-30T13:47:00Z"/>
                <w:b/>
                <w:sz w:val="32"/>
                <w:szCs w:val="32"/>
              </w:rPr>
              <w:pPrChange w:id="4689" w:author="Cuenta Microsoft" w:date="2025-09-30T14:16:00Z">
                <w:pPr>
                  <w:framePr w:hSpace="141" w:wrap="around" w:vAnchor="text" w:hAnchor="margin" w:y="133"/>
                  <w:jc w:val="center"/>
                </w:pPr>
              </w:pPrChange>
            </w:pPr>
            <w:del w:id="4690" w:author="Cuenta Microsoft" w:date="2025-09-30T13:47:00Z">
              <w:r w:rsidDel="00C8422E">
                <w:rPr>
                  <w:b/>
                  <w:sz w:val="32"/>
                  <w:szCs w:val="32"/>
                </w:rPr>
                <w:delText>FIRMA</w:delText>
              </w:r>
            </w:del>
          </w:p>
        </w:tc>
      </w:tr>
      <w:tr w:rsidR="00CF48AE" w:rsidDel="00C8422E" w14:paraId="4D39D032" w14:textId="7C58ED40" w:rsidTr="00CF48AE">
        <w:trPr>
          <w:trHeight w:val="454"/>
          <w:del w:id="4691" w:author="Cuenta Microsoft" w:date="2025-09-30T13:47:00Z"/>
        </w:trPr>
        <w:tc>
          <w:tcPr>
            <w:tcW w:w="5012" w:type="dxa"/>
            <w:vAlign w:val="center"/>
          </w:tcPr>
          <w:p w14:paraId="2F014732" w14:textId="760AF192" w:rsidR="00CF48AE" w:rsidRPr="00C1471D" w:rsidDel="00C8422E" w:rsidRDefault="00CF48AE" w:rsidP="00C07E0D">
            <w:pPr>
              <w:rPr>
                <w:del w:id="4692" w:author="Cuenta Microsoft" w:date="2025-09-30T13:47:00Z"/>
                <w:b/>
                <w:szCs w:val="32"/>
              </w:rPr>
            </w:pPr>
            <w:del w:id="4693" w:author="Cuenta Microsoft" w:date="2025-09-30T13:47:00Z">
              <w:r w:rsidDel="00C8422E">
                <w:rPr>
                  <w:b/>
                  <w:szCs w:val="32"/>
                </w:rPr>
                <w:delText>C.P. ALEJANDRO ESPINOZA SALAS</w:delText>
              </w:r>
            </w:del>
          </w:p>
        </w:tc>
        <w:tc>
          <w:tcPr>
            <w:tcW w:w="3329" w:type="dxa"/>
            <w:vAlign w:val="center"/>
          </w:tcPr>
          <w:p w14:paraId="5F150F72" w14:textId="330B7089" w:rsidR="00CF48AE" w:rsidRPr="00C1471D" w:rsidDel="00C8422E" w:rsidRDefault="00CF48AE">
            <w:pPr>
              <w:rPr>
                <w:del w:id="4694" w:author="Cuenta Microsoft" w:date="2025-09-30T13:47:00Z"/>
                <w:b/>
                <w:szCs w:val="32"/>
              </w:rPr>
              <w:pPrChange w:id="4695" w:author="Cuenta Microsoft" w:date="2025-09-30T14:16:00Z">
                <w:pPr>
                  <w:framePr w:hSpace="141" w:wrap="around" w:vAnchor="text" w:hAnchor="margin" w:y="133"/>
                  <w:jc w:val="center"/>
                </w:pPr>
              </w:pPrChange>
            </w:pPr>
            <w:del w:id="4696" w:author="Cuenta Microsoft" w:date="2025-09-30T13:47:00Z">
              <w:r w:rsidDel="00C8422E">
                <w:rPr>
                  <w:b/>
                  <w:szCs w:val="32"/>
                </w:rPr>
                <w:delText>RESPONSABLE ADMINISTRATIVO</w:delText>
              </w:r>
            </w:del>
          </w:p>
        </w:tc>
        <w:tc>
          <w:tcPr>
            <w:tcW w:w="4128" w:type="dxa"/>
          </w:tcPr>
          <w:p w14:paraId="45FE70CA" w14:textId="58E8F702" w:rsidR="00CF48AE" w:rsidDel="00C8422E" w:rsidRDefault="00CF48AE">
            <w:pPr>
              <w:rPr>
                <w:del w:id="4697" w:author="Cuenta Microsoft" w:date="2025-09-30T13:47:00Z"/>
                <w:b/>
                <w:sz w:val="32"/>
                <w:szCs w:val="32"/>
              </w:rPr>
              <w:pPrChange w:id="4698" w:author="Cuenta Microsoft" w:date="2025-09-30T14:16:00Z">
                <w:pPr>
                  <w:framePr w:hSpace="141" w:wrap="around" w:vAnchor="text" w:hAnchor="margin" w:y="133"/>
                  <w:jc w:val="center"/>
                </w:pPr>
              </w:pPrChange>
            </w:pPr>
          </w:p>
        </w:tc>
      </w:tr>
      <w:tr w:rsidR="00CF48AE" w:rsidDel="00C8422E" w14:paraId="20B15B1B" w14:textId="60D8BE4A" w:rsidTr="00CF48AE">
        <w:trPr>
          <w:trHeight w:val="454"/>
          <w:del w:id="4699" w:author="Cuenta Microsoft" w:date="2025-09-30T13:47:00Z"/>
        </w:trPr>
        <w:tc>
          <w:tcPr>
            <w:tcW w:w="5012" w:type="dxa"/>
            <w:vAlign w:val="center"/>
          </w:tcPr>
          <w:p w14:paraId="3DF4EDB3" w14:textId="7A92B52B" w:rsidR="00CF48AE" w:rsidDel="00C8422E" w:rsidRDefault="00CF48AE" w:rsidP="00C07E0D">
            <w:pPr>
              <w:rPr>
                <w:del w:id="4700" w:author="Cuenta Microsoft" w:date="2025-09-30T13:47:00Z"/>
                <w:b/>
                <w:szCs w:val="32"/>
              </w:rPr>
            </w:pPr>
            <w:del w:id="4701" w:author="Cuenta Microsoft" w:date="2025-09-30T13:47:00Z">
              <w:r w:rsidDel="00C8422E">
                <w:rPr>
                  <w:b/>
                  <w:szCs w:val="32"/>
                </w:rPr>
                <w:delText>MAESTRA MARÍA ARMINDA CÁRDENAS SANTILLÁN</w:delText>
              </w:r>
            </w:del>
          </w:p>
        </w:tc>
        <w:tc>
          <w:tcPr>
            <w:tcW w:w="3329" w:type="dxa"/>
            <w:vAlign w:val="center"/>
          </w:tcPr>
          <w:p w14:paraId="784FB634" w14:textId="693D3BD0" w:rsidR="00CF48AE" w:rsidDel="00C8422E" w:rsidRDefault="00CF48AE">
            <w:pPr>
              <w:rPr>
                <w:del w:id="4702" w:author="Cuenta Microsoft" w:date="2025-09-30T13:47:00Z"/>
                <w:b/>
                <w:szCs w:val="32"/>
              </w:rPr>
              <w:pPrChange w:id="4703" w:author="Cuenta Microsoft" w:date="2025-09-30T14:16:00Z">
                <w:pPr>
                  <w:framePr w:hSpace="141" w:wrap="around" w:vAnchor="text" w:hAnchor="margin" w:y="133"/>
                  <w:jc w:val="center"/>
                </w:pPr>
              </w:pPrChange>
            </w:pPr>
            <w:del w:id="4704" w:author="Cuenta Microsoft" w:date="2025-09-30T13:47:00Z">
              <w:r w:rsidDel="00C8422E">
                <w:rPr>
                  <w:b/>
                  <w:szCs w:val="32"/>
                </w:rPr>
                <w:delText>DOCENTE</w:delText>
              </w:r>
            </w:del>
          </w:p>
        </w:tc>
        <w:tc>
          <w:tcPr>
            <w:tcW w:w="4128" w:type="dxa"/>
          </w:tcPr>
          <w:p w14:paraId="250DE25A" w14:textId="6D2C8AE1" w:rsidR="00CF48AE" w:rsidDel="00C8422E" w:rsidRDefault="00CF48AE">
            <w:pPr>
              <w:rPr>
                <w:del w:id="4705" w:author="Cuenta Microsoft" w:date="2025-09-30T13:47:00Z"/>
                <w:b/>
                <w:sz w:val="32"/>
                <w:szCs w:val="32"/>
              </w:rPr>
              <w:pPrChange w:id="4706" w:author="Cuenta Microsoft" w:date="2025-09-30T14:16:00Z">
                <w:pPr>
                  <w:framePr w:hSpace="141" w:wrap="around" w:vAnchor="text" w:hAnchor="margin" w:y="133"/>
                  <w:jc w:val="center"/>
                </w:pPr>
              </w:pPrChange>
            </w:pPr>
          </w:p>
        </w:tc>
      </w:tr>
      <w:tr w:rsidR="00CF48AE" w:rsidDel="00C8422E" w14:paraId="7B67B229" w14:textId="46C54E01" w:rsidTr="00CF48AE">
        <w:trPr>
          <w:trHeight w:val="454"/>
          <w:del w:id="4707" w:author="Cuenta Microsoft" w:date="2025-09-30T13:47:00Z"/>
        </w:trPr>
        <w:tc>
          <w:tcPr>
            <w:tcW w:w="5012" w:type="dxa"/>
            <w:vAlign w:val="center"/>
          </w:tcPr>
          <w:p w14:paraId="4F00EE6E" w14:textId="5554B62F" w:rsidR="00CF48AE" w:rsidDel="00C8422E" w:rsidRDefault="00CF48AE" w:rsidP="00C07E0D">
            <w:pPr>
              <w:rPr>
                <w:del w:id="4708" w:author="Cuenta Microsoft" w:date="2025-09-30T13:47:00Z"/>
                <w:b/>
                <w:szCs w:val="32"/>
              </w:rPr>
            </w:pPr>
            <w:del w:id="4709" w:author="Cuenta Microsoft" w:date="2025-09-30T13:47:00Z">
              <w:r w:rsidDel="00C8422E">
                <w:rPr>
                  <w:b/>
                  <w:szCs w:val="32"/>
                </w:rPr>
                <w:delText>PROFRA. NEREIDA CORONA CORDOVA</w:delText>
              </w:r>
            </w:del>
          </w:p>
        </w:tc>
        <w:tc>
          <w:tcPr>
            <w:tcW w:w="3329" w:type="dxa"/>
            <w:vAlign w:val="center"/>
          </w:tcPr>
          <w:p w14:paraId="71C7C0B5" w14:textId="38762471" w:rsidR="00CF48AE" w:rsidDel="00C8422E" w:rsidRDefault="00CF48AE">
            <w:pPr>
              <w:rPr>
                <w:del w:id="4710" w:author="Cuenta Microsoft" w:date="2025-09-30T13:47:00Z"/>
                <w:b/>
                <w:szCs w:val="32"/>
              </w:rPr>
              <w:pPrChange w:id="4711" w:author="Cuenta Microsoft" w:date="2025-09-30T14:16:00Z">
                <w:pPr>
                  <w:framePr w:hSpace="141" w:wrap="around" w:vAnchor="text" w:hAnchor="margin" w:y="133"/>
                  <w:jc w:val="center"/>
                </w:pPr>
              </w:pPrChange>
            </w:pPr>
            <w:del w:id="4712" w:author="Cuenta Microsoft" w:date="2025-09-30T13:47:00Z">
              <w:r w:rsidDel="00C8422E">
                <w:rPr>
                  <w:b/>
                  <w:szCs w:val="32"/>
                </w:rPr>
                <w:delText>DOCENTE</w:delText>
              </w:r>
            </w:del>
          </w:p>
        </w:tc>
        <w:tc>
          <w:tcPr>
            <w:tcW w:w="4128" w:type="dxa"/>
          </w:tcPr>
          <w:p w14:paraId="1738DC4A" w14:textId="2760C72A" w:rsidR="00CF48AE" w:rsidDel="00C8422E" w:rsidRDefault="00CF48AE">
            <w:pPr>
              <w:rPr>
                <w:del w:id="4713" w:author="Cuenta Microsoft" w:date="2025-09-30T13:47:00Z"/>
                <w:b/>
                <w:sz w:val="32"/>
                <w:szCs w:val="32"/>
              </w:rPr>
              <w:pPrChange w:id="4714" w:author="Cuenta Microsoft" w:date="2025-09-30T14:16:00Z">
                <w:pPr>
                  <w:framePr w:hSpace="141" w:wrap="around" w:vAnchor="text" w:hAnchor="margin" w:y="133"/>
                  <w:jc w:val="center"/>
                </w:pPr>
              </w:pPrChange>
            </w:pPr>
          </w:p>
        </w:tc>
      </w:tr>
      <w:tr w:rsidR="00CF48AE" w:rsidDel="00C8422E" w14:paraId="1D3CEAED" w14:textId="77601936" w:rsidTr="00CF48AE">
        <w:trPr>
          <w:trHeight w:val="454"/>
          <w:del w:id="4715" w:author="Cuenta Microsoft" w:date="2025-09-30T13:47:00Z"/>
        </w:trPr>
        <w:tc>
          <w:tcPr>
            <w:tcW w:w="5012" w:type="dxa"/>
            <w:vAlign w:val="center"/>
          </w:tcPr>
          <w:p w14:paraId="542AC056" w14:textId="1A4E5B9A" w:rsidR="00CF48AE" w:rsidDel="00C8422E" w:rsidRDefault="00CF48AE" w:rsidP="00C07E0D">
            <w:pPr>
              <w:rPr>
                <w:del w:id="4716" w:author="Cuenta Microsoft" w:date="2025-09-30T13:47:00Z"/>
                <w:b/>
                <w:szCs w:val="32"/>
              </w:rPr>
            </w:pPr>
            <w:del w:id="4717" w:author="Cuenta Microsoft" w:date="2025-09-30T13:47:00Z">
              <w:r w:rsidDel="00C8422E">
                <w:rPr>
                  <w:b/>
                  <w:szCs w:val="32"/>
                </w:rPr>
                <w:delText>MAESTRA IDALIA SANCHEZ RIAÑO</w:delText>
              </w:r>
            </w:del>
          </w:p>
        </w:tc>
        <w:tc>
          <w:tcPr>
            <w:tcW w:w="3329" w:type="dxa"/>
            <w:vAlign w:val="center"/>
          </w:tcPr>
          <w:p w14:paraId="07217D62" w14:textId="4B1CD140" w:rsidR="00CF48AE" w:rsidDel="00C8422E" w:rsidRDefault="00CF48AE">
            <w:pPr>
              <w:rPr>
                <w:del w:id="4718" w:author="Cuenta Microsoft" w:date="2025-09-30T13:47:00Z"/>
                <w:b/>
                <w:szCs w:val="32"/>
              </w:rPr>
              <w:pPrChange w:id="4719" w:author="Cuenta Microsoft" w:date="2025-09-30T14:16:00Z">
                <w:pPr>
                  <w:framePr w:hSpace="141" w:wrap="around" w:vAnchor="text" w:hAnchor="margin" w:y="133"/>
                  <w:jc w:val="center"/>
                </w:pPr>
              </w:pPrChange>
            </w:pPr>
            <w:del w:id="4720" w:author="Cuenta Microsoft" w:date="2025-09-30T13:47:00Z">
              <w:r w:rsidDel="00C8422E">
                <w:rPr>
                  <w:b/>
                  <w:szCs w:val="32"/>
                </w:rPr>
                <w:delText>DOCENTE</w:delText>
              </w:r>
            </w:del>
          </w:p>
        </w:tc>
        <w:tc>
          <w:tcPr>
            <w:tcW w:w="4128" w:type="dxa"/>
          </w:tcPr>
          <w:p w14:paraId="2AD3DFC9" w14:textId="2B9467D5" w:rsidR="00CF48AE" w:rsidDel="00C8422E" w:rsidRDefault="00CF48AE">
            <w:pPr>
              <w:rPr>
                <w:del w:id="4721" w:author="Cuenta Microsoft" w:date="2025-09-30T13:47:00Z"/>
                <w:b/>
                <w:sz w:val="32"/>
                <w:szCs w:val="32"/>
              </w:rPr>
              <w:pPrChange w:id="4722" w:author="Cuenta Microsoft" w:date="2025-09-30T14:16:00Z">
                <w:pPr>
                  <w:framePr w:hSpace="141" w:wrap="around" w:vAnchor="text" w:hAnchor="margin" w:y="133"/>
                  <w:jc w:val="center"/>
                </w:pPr>
              </w:pPrChange>
            </w:pPr>
          </w:p>
        </w:tc>
      </w:tr>
      <w:tr w:rsidR="00CF48AE" w:rsidDel="00C8422E" w14:paraId="37F54FEA" w14:textId="27A65807" w:rsidTr="00CF48AE">
        <w:trPr>
          <w:trHeight w:val="454"/>
          <w:del w:id="4723" w:author="Cuenta Microsoft" w:date="2025-09-30T13:47:00Z"/>
        </w:trPr>
        <w:tc>
          <w:tcPr>
            <w:tcW w:w="5012" w:type="dxa"/>
            <w:vAlign w:val="center"/>
          </w:tcPr>
          <w:p w14:paraId="450D55D2" w14:textId="3CB42DB8" w:rsidR="00CF48AE" w:rsidDel="00C8422E" w:rsidRDefault="00CF48AE" w:rsidP="00C07E0D">
            <w:pPr>
              <w:rPr>
                <w:del w:id="4724" w:author="Cuenta Microsoft" w:date="2025-09-30T13:47:00Z"/>
                <w:b/>
                <w:szCs w:val="32"/>
              </w:rPr>
            </w:pPr>
            <w:del w:id="4725" w:author="Cuenta Microsoft" w:date="2025-09-30T13:47:00Z">
              <w:r w:rsidDel="00C8422E">
                <w:rPr>
                  <w:b/>
                  <w:szCs w:val="32"/>
                </w:rPr>
                <w:delText>MAESTRA ARELI ESTRADA CÁRDENAS</w:delText>
              </w:r>
            </w:del>
          </w:p>
        </w:tc>
        <w:tc>
          <w:tcPr>
            <w:tcW w:w="3329" w:type="dxa"/>
            <w:vAlign w:val="center"/>
          </w:tcPr>
          <w:p w14:paraId="2BA23D52" w14:textId="674AC47B" w:rsidR="00CF48AE" w:rsidDel="00C8422E" w:rsidRDefault="00CF48AE">
            <w:pPr>
              <w:rPr>
                <w:del w:id="4726" w:author="Cuenta Microsoft" w:date="2025-09-30T13:47:00Z"/>
                <w:b/>
                <w:szCs w:val="32"/>
              </w:rPr>
              <w:pPrChange w:id="4727" w:author="Cuenta Microsoft" w:date="2025-09-30T14:16:00Z">
                <w:pPr>
                  <w:framePr w:hSpace="141" w:wrap="around" w:vAnchor="text" w:hAnchor="margin" w:y="133"/>
                  <w:jc w:val="center"/>
                </w:pPr>
              </w:pPrChange>
            </w:pPr>
            <w:del w:id="4728" w:author="Cuenta Microsoft" w:date="2025-09-30T13:47:00Z">
              <w:r w:rsidDel="00C8422E">
                <w:rPr>
                  <w:b/>
                  <w:szCs w:val="32"/>
                </w:rPr>
                <w:delText>DOCENTE</w:delText>
              </w:r>
            </w:del>
          </w:p>
        </w:tc>
        <w:tc>
          <w:tcPr>
            <w:tcW w:w="4128" w:type="dxa"/>
          </w:tcPr>
          <w:p w14:paraId="0A173913" w14:textId="3A609E51" w:rsidR="00CF48AE" w:rsidDel="00C8422E" w:rsidRDefault="00CF48AE">
            <w:pPr>
              <w:rPr>
                <w:del w:id="4729" w:author="Cuenta Microsoft" w:date="2025-09-30T13:47:00Z"/>
                <w:b/>
                <w:sz w:val="32"/>
                <w:szCs w:val="32"/>
              </w:rPr>
              <w:pPrChange w:id="4730" w:author="Cuenta Microsoft" w:date="2025-09-30T14:16:00Z">
                <w:pPr>
                  <w:framePr w:hSpace="141" w:wrap="around" w:vAnchor="text" w:hAnchor="margin" w:y="133"/>
                  <w:jc w:val="center"/>
                </w:pPr>
              </w:pPrChange>
            </w:pPr>
          </w:p>
        </w:tc>
      </w:tr>
      <w:tr w:rsidR="00CF48AE" w:rsidDel="00C8422E" w14:paraId="775FEB79" w14:textId="139896FF" w:rsidTr="00CF48AE">
        <w:trPr>
          <w:trHeight w:val="454"/>
          <w:del w:id="4731" w:author="Cuenta Microsoft" w:date="2025-09-30T13:47:00Z"/>
        </w:trPr>
        <w:tc>
          <w:tcPr>
            <w:tcW w:w="5012" w:type="dxa"/>
            <w:vAlign w:val="center"/>
          </w:tcPr>
          <w:p w14:paraId="59079ED2" w14:textId="153BA5AB" w:rsidR="00CF48AE" w:rsidDel="00C8422E" w:rsidRDefault="00CF48AE" w:rsidP="00C07E0D">
            <w:pPr>
              <w:rPr>
                <w:del w:id="4732" w:author="Cuenta Microsoft" w:date="2025-09-30T13:47:00Z"/>
                <w:b/>
                <w:szCs w:val="32"/>
              </w:rPr>
            </w:pPr>
            <w:del w:id="4733" w:author="Cuenta Microsoft" w:date="2025-09-30T13:47:00Z">
              <w:r w:rsidDel="00C8422E">
                <w:rPr>
                  <w:b/>
                  <w:szCs w:val="32"/>
                </w:rPr>
                <w:delText>MAESTRA ANGELINA LAZCANO VARGAS</w:delText>
              </w:r>
            </w:del>
          </w:p>
        </w:tc>
        <w:tc>
          <w:tcPr>
            <w:tcW w:w="3329" w:type="dxa"/>
            <w:vAlign w:val="center"/>
          </w:tcPr>
          <w:p w14:paraId="1464BDD3" w14:textId="2C4F4D84" w:rsidR="00CF48AE" w:rsidDel="00C8422E" w:rsidRDefault="00CF48AE">
            <w:pPr>
              <w:rPr>
                <w:del w:id="4734" w:author="Cuenta Microsoft" w:date="2025-09-30T13:47:00Z"/>
                <w:b/>
                <w:szCs w:val="32"/>
              </w:rPr>
              <w:pPrChange w:id="4735" w:author="Cuenta Microsoft" w:date="2025-09-30T14:16:00Z">
                <w:pPr>
                  <w:framePr w:hSpace="141" w:wrap="around" w:vAnchor="text" w:hAnchor="margin" w:y="133"/>
                  <w:jc w:val="center"/>
                </w:pPr>
              </w:pPrChange>
            </w:pPr>
            <w:del w:id="4736" w:author="Cuenta Microsoft" w:date="2025-09-30T13:47:00Z">
              <w:r w:rsidDel="00C8422E">
                <w:rPr>
                  <w:b/>
                  <w:szCs w:val="32"/>
                </w:rPr>
                <w:delText>DOCENTE</w:delText>
              </w:r>
            </w:del>
          </w:p>
        </w:tc>
        <w:tc>
          <w:tcPr>
            <w:tcW w:w="4128" w:type="dxa"/>
          </w:tcPr>
          <w:p w14:paraId="77D311D4" w14:textId="795D83DC" w:rsidR="00CF48AE" w:rsidDel="00C8422E" w:rsidRDefault="00CF48AE">
            <w:pPr>
              <w:rPr>
                <w:del w:id="4737" w:author="Cuenta Microsoft" w:date="2025-09-30T13:47:00Z"/>
                <w:b/>
                <w:sz w:val="32"/>
                <w:szCs w:val="32"/>
              </w:rPr>
              <w:pPrChange w:id="4738" w:author="Cuenta Microsoft" w:date="2025-09-30T14:16:00Z">
                <w:pPr>
                  <w:framePr w:hSpace="141" w:wrap="around" w:vAnchor="text" w:hAnchor="margin" w:y="133"/>
                  <w:jc w:val="center"/>
                </w:pPr>
              </w:pPrChange>
            </w:pPr>
          </w:p>
        </w:tc>
      </w:tr>
      <w:tr w:rsidR="00CF48AE" w:rsidDel="00C8422E" w14:paraId="7024994C" w14:textId="4F6C3C7B" w:rsidTr="00CF48AE">
        <w:trPr>
          <w:trHeight w:val="454"/>
          <w:del w:id="4739" w:author="Cuenta Microsoft" w:date="2025-09-30T13:47:00Z"/>
        </w:trPr>
        <w:tc>
          <w:tcPr>
            <w:tcW w:w="5012" w:type="dxa"/>
            <w:vAlign w:val="center"/>
          </w:tcPr>
          <w:p w14:paraId="35D96BBB" w14:textId="7E08FB84" w:rsidR="00CF48AE" w:rsidRPr="00C1471D" w:rsidDel="00C8422E" w:rsidRDefault="00CF48AE" w:rsidP="00C07E0D">
            <w:pPr>
              <w:rPr>
                <w:del w:id="4740" w:author="Cuenta Microsoft" w:date="2025-09-30T13:47:00Z"/>
                <w:b/>
                <w:szCs w:val="32"/>
              </w:rPr>
            </w:pPr>
            <w:del w:id="4741" w:author="Cuenta Microsoft" w:date="2025-09-30T13:47:00Z">
              <w:r w:rsidDel="00C8422E">
                <w:rPr>
                  <w:b/>
                  <w:szCs w:val="32"/>
                </w:rPr>
                <w:delText>MAESTRO MANUEL RUÍZ GAVIOTA</w:delText>
              </w:r>
            </w:del>
          </w:p>
        </w:tc>
        <w:tc>
          <w:tcPr>
            <w:tcW w:w="3329" w:type="dxa"/>
            <w:vAlign w:val="center"/>
          </w:tcPr>
          <w:p w14:paraId="7106B8A0" w14:textId="2D6F5DA5" w:rsidR="00CF48AE" w:rsidRPr="00C1471D" w:rsidDel="00C8422E" w:rsidRDefault="00CF48AE">
            <w:pPr>
              <w:rPr>
                <w:del w:id="4742" w:author="Cuenta Microsoft" w:date="2025-09-30T13:47:00Z"/>
                <w:b/>
                <w:szCs w:val="32"/>
              </w:rPr>
              <w:pPrChange w:id="4743" w:author="Cuenta Microsoft" w:date="2025-09-30T14:16:00Z">
                <w:pPr>
                  <w:framePr w:hSpace="141" w:wrap="around" w:vAnchor="text" w:hAnchor="margin" w:y="133"/>
                  <w:jc w:val="center"/>
                </w:pPr>
              </w:pPrChange>
            </w:pPr>
            <w:del w:id="4744" w:author="Cuenta Microsoft" w:date="2025-09-30T13:47:00Z">
              <w:r w:rsidDel="00C8422E">
                <w:rPr>
                  <w:b/>
                  <w:szCs w:val="32"/>
                </w:rPr>
                <w:delText>DOCENTE</w:delText>
              </w:r>
            </w:del>
          </w:p>
        </w:tc>
        <w:tc>
          <w:tcPr>
            <w:tcW w:w="4128" w:type="dxa"/>
          </w:tcPr>
          <w:p w14:paraId="29E5CE35" w14:textId="246846AE" w:rsidR="00CF48AE" w:rsidDel="00C8422E" w:rsidRDefault="00CF48AE">
            <w:pPr>
              <w:rPr>
                <w:del w:id="4745" w:author="Cuenta Microsoft" w:date="2025-09-30T13:47:00Z"/>
                <w:b/>
                <w:sz w:val="32"/>
                <w:szCs w:val="32"/>
              </w:rPr>
              <w:pPrChange w:id="4746" w:author="Cuenta Microsoft" w:date="2025-09-30T14:16:00Z">
                <w:pPr>
                  <w:framePr w:hSpace="141" w:wrap="around" w:vAnchor="text" w:hAnchor="margin" w:y="133"/>
                  <w:jc w:val="center"/>
                </w:pPr>
              </w:pPrChange>
            </w:pPr>
          </w:p>
        </w:tc>
      </w:tr>
      <w:tr w:rsidR="00CF48AE" w:rsidDel="00C8422E" w14:paraId="0541D0B4" w14:textId="44652A49" w:rsidTr="00CF48AE">
        <w:trPr>
          <w:trHeight w:val="454"/>
          <w:del w:id="4747" w:author="Cuenta Microsoft" w:date="2025-09-30T13:47:00Z"/>
        </w:trPr>
        <w:tc>
          <w:tcPr>
            <w:tcW w:w="5012" w:type="dxa"/>
            <w:vAlign w:val="center"/>
          </w:tcPr>
          <w:p w14:paraId="4719F4D7" w14:textId="0659082A" w:rsidR="00CF48AE" w:rsidDel="00C8422E" w:rsidRDefault="00CF48AE" w:rsidP="00C07E0D">
            <w:pPr>
              <w:rPr>
                <w:del w:id="4748" w:author="Cuenta Microsoft" w:date="2025-09-30T13:47:00Z"/>
                <w:b/>
                <w:szCs w:val="32"/>
              </w:rPr>
            </w:pPr>
            <w:del w:id="4749" w:author="Cuenta Microsoft" w:date="2025-09-30T13:47:00Z">
              <w:r w:rsidDel="00C8422E">
                <w:rPr>
                  <w:b/>
                  <w:szCs w:val="32"/>
                </w:rPr>
                <w:delText>MAESTRO OSCAR ESTEFES HERRERA</w:delText>
              </w:r>
            </w:del>
          </w:p>
        </w:tc>
        <w:tc>
          <w:tcPr>
            <w:tcW w:w="3329" w:type="dxa"/>
            <w:vAlign w:val="center"/>
          </w:tcPr>
          <w:p w14:paraId="49D2BC3D" w14:textId="7084581F" w:rsidR="00CF48AE" w:rsidRPr="00C1471D" w:rsidDel="00C8422E" w:rsidRDefault="00CF48AE">
            <w:pPr>
              <w:rPr>
                <w:del w:id="4750" w:author="Cuenta Microsoft" w:date="2025-09-30T13:47:00Z"/>
                <w:b/>
                <w:szCs w:val="32"/>
              </w:rPr>
              <w:pPrChange w:id="4751" w:author="Cuenta Microsoft" w:date="2025-09-30T14:16:00Z">
                <w:pPr>
                  <w:framePr w:hSpace="141" w:wrap="around" w:vAnchor="text" w:hAnchor="margin" w:y="133"/>
                  <w:jc w:val="center"/>
                </w:pPr>
              </w:pPrChange>
            </w:pPr>
            <w:del w:id="4752" w:author="Cuenta Microsoft" w:date="2025-09-30T13:47:00Z">
              <w:r w:rsidDel="00C8422E">
                <w:rPr>
                  <w:b/>
                  <w:szCs w:val="32"/>
                </w:rPr>
                <w:delText>DOCENTE</w:delText>
              </w:r>
            </w:del>
          </w:p>
        </w:tc>
        <w:tc>
          <w:tcPr>
            <w:tcW w:w="4128" w:type="dxa"/>
          </w:tcPr>
          <w:p w14:paraId="348C4BB9" w14:textId="2035A0C3" w:rsidR="00CF48AE" w:rsidDel="00C8422E" w:rsidRDefault="00CF48AE">
            <w:pPr>
              <w:rPr>
                <w:del w:id="4753" w:author="Cuenta Microsoft" w:date="2025-09-30T13:47:00Z"/>
                <w:b/>
                <w:sz w:val="32"/>
                <w:szCs w:val="32"/>
              </w:rPr>
              <w:pPrChange w:id="4754" w:author="Cuenta Microsoft" w:date="2025-09-30T14:16:00Z">
                <w:pPr>
                  <w:framePr w:hSpace="141" w:wrap="around" w:vAnchor="text" w:hAnchor="margin" w:y="133"/>
                  <w:jc w:val="center"/>
                </w:pPr>
              </w:pPrChange>
            </w:pPr>
          </w:p>
        </w:tc>
      </w:tr>
      <w:tr w:rsidR="00CF48AE" w:rsidDel="00C8422E" w14:paraId="56C479DA" w14:textId="15A637AA" w:rsidTr="00CF48AE">
        <w:trPr>
          <w:trHeight w:val="454"/>
          <w:del w:id="4755" w:author="Cuenta Microsoft" w:date="2025-09-30T13:47:00Z"/>
        </w:trPr>
        <w:tc>
          <w:tcPr>
            <w:tcW w:w="5012" w:type="dxa"/>
            <w:vAlign w:val="center"/>
          </w:tcPr>
          <w:p w14:paraId="48F02A5C" w14:textId="37C6125D" w:rsidR="00CF48AE" w:rsidRPr="00C1471D" w:rsidDel="00C8422E" w:rsidRDefault="00CF48AE" w:rsidP="00C07E0D">
            <w:pPr>
              <w:rPr>
                <w:del w:id="4756" w:author="Cuenta Microsoft" w:date="2025-09-30T13:47:00Z"/>
                <w:b/>
                <w:szCs w:val="32"/>
              </w:rPr>
            </w:pPr>
            <w:del w:id="4757" w:author="Cuenta Microsoft" w:date="2025-09-30T13:47:00Z">
              <w:r w:rsidDel="00C8422E">
                <w:rPr>
                  <w:b/>
                  <w:szCs w:val="20"/>
                </w:rPr>
                <w:delText>MAESTRO</w:delText>
              </w:r>
              <w:r w:rsidRPr="00C1471D" w:rsidDel="00C8422E">
                <w:rPr>
                  <w:b/>
                  <w:szCs w:val="20"/>
                </w:rPr>
                <w:delText xml:space="preserve"> RODRIGO ARELLANO PULIDO</w:delText>
              </w:r>
            </w:del>
          </w:p>
        </w:tc>
        <w:tc>
          <w:tcPr>
            <w:tcW w:w="3329" w:type="dxa"/>
            <w:vAlign w:val="center"/>
          </w:tcPr>
          <w:p w14:paraId="4095E244" w14:textId="6210CC75" w:rsidR="00CF48AE" w:rsidRPr="00C1471D" w:rsidDel="00C8422E" w:rsidRDefault="00CF48AE">
            <w:pPr>
              <w:rPr>
                <w:del w:id="4758" w:author="Cuenta Microsoft" w:date="2025-09-30T13:47:00Z"/>
              </w:rPr>
              <w:pPrChange w:id="4759" w:author="Cuenta Microsoft" w:date="2025-09-30T14:16:00Z">
                <w:pPr>
                  <w:framePr w:hSpace="141" w:wrap="around" w:vAnchor="text" w:hAnchor="margin" w:y="133"/>
                  <w:jc w:val="center"/>
                </w:pPr>
              </w:pPrChange>
            </w:pPr>
            <w:del w:id="4760" w:author="Cuenta Microsoft" w:date="2025-09-30T13:47:00Z">
              <w:r w:rsidDel="00C8422E">
                <w:rPr>
                  <w:b/>
                  <w:szCs w:val="32"/>
                </w:rPr>
                <w:delText>DOCENTE</w:delText>
              </w:r>
            </w:del>
          </w:p>
        </w:tc>
        <w:tc>
          <w:tcPr>
            <w:tcW w:w="4128" w:type="dxa"/>
          </w:tcPr>
          <w:p w14:paraId="5116122F" w14:textId="39809A24" w:rsidR="00CF48AE" w:rsidDel="00C8422E" w:rsidRDefault="00CF48AE">
            <w:pPr>
              <w:rPr>
                <w:del w:id="4761" w:author="Cuenta Microsoft" w:date="2025-09-30T13:47:00Z"/>
                <w:b/>
                <w:sz w:val="32"/>
                <w:szCs w:val="32"/>
              </w:rPr>
              <w:pPrChange w:id="4762" w:author="Cuenta Microsoft" w:date="2025-09-30T14:16:00Z">
                <w:pPr>
                  <w:framePr w:hSpace="141" w:wrap="around" w:vAnchor="text" w:hAnchor="margin" w:y="133"/>
                  <w:jc w:val="center"/>
                </w:pPr>
              </w:pPrChange>
            </w:pPr>
          </w:p>
        </w:tc>
      </w:tr>
      <w:tr w:rsidR="00CF48AE" w:rsidDel="00C8422E" w14:paraId="094DD59D" w14:textId="25EEA236" w:rsidTr="00CF48AE">
        <w:trPr>
          <w:trHeight w:val="454"/>
          <w:del w:id="4763" w:author="Cuenta Microsoft" w:date="2025-09-30T13:47:00Z"/>
        </w:trPr>
        <w:tc>
          <w:tcPr>
            <w:tcW w:w="5012" w:type="dxa"/>
            <w:vAlign w:val="center"/>
          </w:tcPr>
          <w:p w14:paraId="4A8385CC" w14:textId="52D15824" w:rsidR="00CF48AE" w:rsidRPr="00C1471D" w:rsidDel="00C8422E" w:rsidRDefault="00CF48AE" w:rsidP="00C07E0D">
            <w:pPr>
              <w:rPr>
                <w:del w:id="4764" w:author="Cuenta Microsoft" w:date="2025-09-30T13:47:00Z"/>
                <w:b/>
                <w:szCs w:val="32"/>
              </w:rPr>
            </w:pPr>
            <w:del w:id="4765" w:author="Cuenta Microsoft" w:date="2025-09-30T13:47:00Z">
              <w:r w:rsidDel="00C8422E">
                <w:rPr>
                  <w:b/>
                  <w:szCs w:val="20"/>
                </w:rPr>
                <w:delText>MAESTRO</w:delText>
              </w:r>
              <w:r w:rsidRPr="00C1471D" w:rsidDel="00C8422E">
                <w:rPr>
                  <w:b/>
                  <w:szCs w:val="20"/>
                </w:rPr>
                <w:delText xml:space="preserve"> U</w:delText>
              </w:r>
              <w:r w:rsidDel="00C8422E">
                <w:rPr>
                  <w:b/>
                  <w:szCs w:val="20"/>
                </w:rPr>
                <w:delText>L</w:delText>
              </w:r>
              <w:r w:rsidRPr="00C1471D" w:rsidDel="00C8422E">
                <w:rPr>
                  <w:b/>
                  <w:szCs w:val="20"/>
                </w:rPr>
                <w:delText>ISES MONTAÑO NAVA</w:delText>
              </w:r>
            </w:del>
          </w:p>
        </w:tc>
        <w:tc>
          <w:tcPr>
            <w:tcW w:w="3329" w:type="dxa"/>
            <w:vAlign w:val="center"/>
          </w:tcPr>
          <w:p w14:paraId="32B0C8A3" w14:textId="65AD80C3" w:rsidR="00CF48AE" w:rsidRPr="00C1471D" w:rsidDel="00C8422E" w:rsidRDefault="00CF48AE">
            <w:pPr>
              <w:rPr>
                <w:del w:id="4766" w:author="Cuenta Microsoft" w:date="2025-09-30T13:47:00Z"/>
              </w:rPr>
              <w:pPrChange w:id="4767" w:author="Cuenta Microsoft" w:date="2025-09-30T14:16:00Z">
                <w:pPr>
                  <w:framePr w:hSpace="141" w:wrap="around" w:vAnchor="text" w:hAnchor="margin" w:y="133"/>
                  <w:jc w:val="center"/>
                </w:pPr>
              </w:pPrChange>
            </w:pPr>
            <w:del w:id="4768" w:author="Cuenta Microsoft" w:date="2025-09-30T13:47:00Z">
              <w:r w:rsidDel="00C8422E">
                <w:rPr>
                  <w:b/>
                  <w:szCs w:val="32"/>
                </w:rPr>
                <w:delText>DOCENTE</w:delText>
              </w:r>
            </w:del>
          </w:p>
        </w:tc>
        <w:tc>
          <w:tcPr>
            <w:tcW w:w="4128" w:type="dxa"/>
          </w:tcPr>
          <w:p w14:paraId="430DF3C6" w14:textId="4C319A05" w:rsidR="00CF48AE" w:rsidDel="00C8422E" w:rsidRDefault="00CF48AE">
            <w:pPr>
              <w:rPr>
                <w:del w:id="4769" w:author="Cuenta Microsoft" w:date="2025-09-30T13:47:00Z"/>
                <w:b/>
                <w:sz w:val="32"/>
                <w:szCs w:val="32"/>
              </w:rPr>
              <w:pPrChange w:id="4770" w:author="Cuenta Microsoft" w:date="2025-09-30T14:16:00Z">
                <w:pPr>
                  <w:framePr w:hSpace="141" w:wrap="around" w:vAnchor="text" w:hAnchor="margin" w:y="133"/>
                  <w:jc w:val="center"/>
                </w:pPr>
              </w:pPrChange>
            </w:pPr>
          </w:p>
        </w:tc>
      </w:tr>
      <w:tr w:rsidR="00CF48AE" w:rsidDel="00C8422E" w14:paraId="077F0413" w14:textId="57451A24" w:rsidTr="00CF48AE">
        <w:trPr>
          <w:trHeight w:val="454"/>
          <w:del w:id="4771" w:author="Cuenta Microsoft" w:date="2025-09-30T13:47:00Z"/>
        </w:trPr>
        <w:tc>
          <w:tcPr>
            <w:tcW w:w="5012" w:type="dxa"/>
            <w:vAlign w:val="center"/>
          </w:tcPr>
          <w:p w14:paraId="0A08A3FB" w14:textId="5E5DBCDE" w:rsidR="00CF48AE" w:rsidRPr="00C1471D" w:rsidDel="00C8422E" w:rsidRDefault="00CF48AE" w:rsidP="00C07E0D">
            <w:pPr>
              <w:rPr>
                <w:del w:id="4772" w:author="Cuenta Microsoft" w:date="2025-09-30T13:47:00Z"/>
                <w:b/>
                <w:szCs w:val="20"/>
              </w:rPr>
            </w:pPr>
            <w:del w:id="4773" w:author="Cuenta Microsoft" w:date="2025-09-30T13:47:00Z">
              <w:r w:rsidDel="00C8422E">
                <w:rPr>
                  <w:b/>
                  <w:szCs w:val="20"/>
                </w:rPr>
                <w:delText>ING. OMAR MONTIEL VÁZQUEZ</w:delText>
              </w:r>
            </w:del>
          </w:p>
        </w:tc>
        <w:tc>
          <w:tcPr>
            <w:tcW w:w="3329" w:type="dxa"/>
            <w:vAlign w:val="center"/>
          </w:tcPr>
          <w:p w14:paraId="088793A7" w14:textId="666224EB" w:rsidR="00CF48AE" w:rsidRPr="00C1471D" w:rsidDel="00C8422E" w:rsidRDefault="00CF48AE">
            <w:pPr>
              <w:rPr>
                <w:del w:id="4774" w:author="Cuenta Microsoft" w:date="2025-09-30T13:47:00Z"/>
                <w:b/>
                <w:szCs w:val="20"/>
              </w:rPr>
              <w:pPrChange w:id="4775" w:author="Cuenta Microsoft" w:date="2025-09-30T14:16:00Z">
                <w:pPr>
                  <w:framePr w:hSpace="141" w:wrap="around" w:vAnchor="text" w:hAnchor="margin" w:y="133"/>
                  <w:jc w:val="center"/>
                </w:pPr>
              </w:pPrChange>
            </w:pPr>
            <w:del w:id="4776" w:author="Cuenta Microsoft" w:date="2025-09-30T13:47:00Z">
              <w:r w:rsidDel="00C8422E">
                <w:rPr>
                  <w:b/>
                  <w:szCs w:val="32"/>
                </w:rPr>
                <w:delText>DOCENTE</w:delText>
              </w:r>
            </w:del>
          </w:p>
        </w:tc>
        <w:tc>
          <w:tcPr>
            <w:tcW w:w="4128" w:type="dxa"/>
          </w:tcPr>
          <w:p w14:paraId="54381B60" w14:textId="5E2F4A5F" w:rsidR="00CF48AE" w:rsidDel="00C8422E" w:rsidRDefault="00CF48AE">
            <w:pPr>
              <w:rPr>
                <w:del w:id="4777" w:author="Cuenta Microsoft" w:date="2025-09-30T13:47:00Z"/>
                <w:b/>
                <w:sz w:val="32"/>
                <w:szCs w:val="32"/>
              </w:rPr>
              <w:pPrChange w:id="4778" w:author="Cuenta Microsoft" w:date="2025-09-30T14:16:00Z">
                <w:pPr>
                  <w:framePr w:hSpace="141" w:wrap="around" w:vAnchor="text" w:hAnchor="margin" w:y="133"/>
                  <w:jc w:val="center"/>
                </w:pPr>
              </w:pPrChange>
            </w:pPr>
          </w:p>
        </w:tc>
      </w:tr>
      <w:tr w:rsidR="00CF48AE" w:rsidDel="00C8422E" w14:paraId="330DB077" w14:textId="1EDCD6FC" w:rsidTr="00CF48AE">
        <w:trPr>
          <w:trHeight w:val="454"/>
          <w:del w:id="4779" w:author="Cuenta Microsoft" w:date="2025-09-30T13:47:00Z"/>
        </w:trPr>
        <w:tc>
          <w:tcPr>
            <w:tcW w:w="5012" w:type="dxa"/>
          </w:tcPr>
          <w:p w14:paraId="2ECC0A58" w14:textId="262BB0CF" w:rsidR="00CF48AE" w:rsidDel="00C8422E" w:rsidRDefault="00CF48AE" w:rsidP="00C07E0D">
            <w:pPr>
              <w:rPr>
                <w:del w:id="4780" w:author="Cuenta Microsoft" w:date="2025-09-30T13:47:00Z"/>
                <w:b/>
                <w:szCs w:val="20"/>
              </w:rPr>
            </w:pPr>
            <w:del w:id="4781" w:author="Cuenta Microsoft" w:date="2025-09-30T13:47:00Z">
              <w:r w:rsidRPr="0014387D" w:rsidDel="00C8422E">
                <w:rPr>
                  <w:b/>
                  <w:szCs w:val="20"/>
                </w:rPr>
                <w:delText xml:space="preserve">C. </w:delText>
              </w:r>
              <w:r w:rsidDel="00C8422E">
                <w:rPr>
                  <w:b/>
                  <w:szCs w:val="20"/>
                </w:rPr>
                <w:delText>ESTEBAN MEJÍA CHAVARRIA</w:delText>
              </w:r>
            </w:del>
          </w:p>
        </w:tc>
        <w:tc>
          <w:tcPr>
            <w:tcW w:w="3329" w:type="dxa"/>
          </w:tcPr>
          <w:p w14:paraId="64B5A9B5" w14:textId="01EBD722" w:rsidR="00CF48AE" w:rsidRPr="0014387D" w:rsidDel="00C8422E" w:rsidRDefault="00CF48AE">
            <w:pPr>
              <w:rPr>
                <w:del w:id="4782" w:author="Cuenta Microsoft" w:date="2025-09-30T13:47:00Z"/>
                <w:b/>
                <w:szCs w:val="20"/>
              </w:rPr>
              <w:pPrChange w:id="4783" w:author="Cuenta Microsoft" w:date="2025-09-30T14:16:00Z">
                <w:pPr>
                  <w:framePr w:hSpace="141" w:wrap="around" w:vAnchor="text" w:hAnchor="margin" w:y="133"/>
                  <w:jc w:val="center"/>
                </w:pPr>
              </w:pPrChange>
            </w:pPr>
            <w:del w:id="4784" w:author="Cuenta Microsoft" w:date="2025-09-30T13:47:00Z">
              <w:r w:rsidDel="00C8422E">
                <w:rPr>
                  <w:b/>
                  <w:szCs w:val="20"/>
                </w:rPr>
                <w:delText>AUXILIAR ADMINISTRATIVO</w:delText>
              </w:r>
            </w:del>
          </w:p>
        </w:tc>
        <w:tc>
          <w:tcPr>
            <w:tcW w:w="4128" w:type="dxa"/>
          </w:tcPr>
          <w:p w14:paraId="283C797E" w14:textId="4FA8EEC5" w:rsidR="00CF48AE" w:rsidRPr="0014387D" w:rsidDel="00C8422E" w:rsidRDefault="00CF48AE">
            <w:pPr>
              <w:rPr>
                <w:del w:id="4785" w:author="Cuenta Microsoft" w:date="2025-09-30T13:47:00Z"/>
                <w:b/>
                <w:szCs w:val="20"/>
              </w:rPr>
              <w:pPrChange w:id="4786" w:author="Cuenta Microsoft" w:date="2025-09-30T14:16:00Z">
                <w:pPr>
                  <w:framePr w:hSpace="141" w:wrap="around" w:vAnchor="text" w:hAnchor="margin" w:y="133"/>
                  <w:jc w:val="center"/>
                </w:pPr>
              </w:pPrChange>
            </w:pPr>
          </w:p>
        </w:tc>
      </w:tr>
      <w:tr w:rsidR="00CF48AE" w:rsidDel="00C8422E" w14:paraId="5D6EFB23" w14:textId="47265EEC" w:rsidTr="00CF48AE">
        <w:trPr>
          <w:trHeight w:val="454"/>
          <w:del w:id="4787" w:author="Cuenta Microsoft" w:date="2025-09-30T13:47:00Z"/>
        </w:trPr>
        <w:tc>
          <w:tcPr>
            <w:tcW w:w="5012" w:type="dxa"/>
          </w:tcPr>
          <w:p w14:paraId="2F3788F8" w14:textId="6A970B87" w:rsidR="00CF48AE" w:rsidRPr="0014387D" w:rsidDel="00C8422E" w:rsidRDefault="00CF48AE" w:rsidP="00C07E0D">
            <w:pPr>
              <w:rPr>
                <w:del w:id="4788" w:author="Cuenta Microsoft" w:date="2025-09-30T13:47:00Z"/>
                <w:b/>
                <w:szCs w:val="20"/>
              </w:rPr>
            </w:pPr>
            <w:del w:id="4789" w:author="Cuenta Microsoft" w:date="2025-09-30T13:47:00Z">
              <w:r w:rsidDel="00C8422E">
                <w:rPr>
                  <w:b/>
                  <w:szCs w:val="20"/>
                </w:rPr>
                <w:delText>C. ABELARDO CRUZ RODRÍGUEZ</w:delText>
              </w:r>
            </w:del>
          </w:p>
        </w:tc>
        <w:tc>
          <w:tcPr>
            <w:tcW w:w="3329" w:type="dxa"/>
          </w:tcPr>
          <w:p w14:paraId="008E4D5E" w14:textId="4D31399A" w:rsidR="00CF48AE" w:rsidRPr="0014387D" w:rsidDel="00C8422E" w:rsidRDefault="00CF48AE">
            <w:pPr>
              <w:rPr>
                <w:del w:id="4790" w:author="Cuenta Microsoft" w:date="2025-09-30T13:47:00Z"/>
                <w:b/>
                <w:szCs w:val="20"/>
              </w:rPr>
              <w:pPrChange w:id="4791" w:author="Cuenta Microsoft" w:date="2025-09-30T14:16:00Z">
                <w:pPr>
                  <w:framePr w:hSpace="141" w:wrap="around" w:vAnchor="text" w:hAnchor="margin" w:y="133"/>
                  <w:jc w:val="center"/>
                </w:pPr>
              </w:pPrChange>
            </w:pPr>
            <w:del w:id="4792" w:author="Cuenta Microsoft" w:date="2025-09-30T13:47:00Z">
              <w:r w:rsidDel="00C8422E">
                <w:rPr>
                  <w:b/>
                  <w:szCs w:val="20"/>
                </w:rPr>
                <w:delText>PERSONAL DE APOYO Y ASISTENCIA A LA EDUCACIÓN</w:delText>
              </w:r>
            </w:del>
          </w:p>
        </w:tc>
        <w:tc>
          <w:tcPr>
            <w:tcW w:w="4128" w:type="dxa"/>
          </w:tcPr>
          <w:p w14:paraId="6E3AB642" w14:textId="747BA99A" w:rsidR="00CF48AE" w:rsidRPr="0014387D" w:rsidDel="00C8422E" w:rsidRDefault="00CF48AE">
            <w:pPr>
              <w:rPr>
                <w:del w:id="4793" w:author="Cuenta Microsoft" w:date="2025-09-30T13:47:00Z"/>
                <w:b/>
                <w:szCs w:val="20"/>
              </w:rPr>
              <w:pPrChange w:id="4794" w:author="Cuenta Microsoft" w:date="2025-09-30T14:16:00Z">
                <w:pPr>
                  <w:framePr w:hSpace="141" w:wrap="around" w:vAnchor="text" w:hAnchor="margin" w:y="133"/>
                  <w:jc w:val="center"/>
                </w:pPr>
              </w:pPrChange>
            </w:pPr>
          </w:p>
        </w:tc>
      </w:tr>
      <w:tr w:rsidR="00CF48AE" w:rsidDel="00C8422E" w14:paraId="4EBB12FF" w14:textId="0A0FB3D9" w:rsidTr="00CF48AE">
        <w:trPr>
          <w:trHeight w:val="454"/>
          <w:del w:id="4795" w:author="Cuenta Microsoft" w:date="2025-09-30T13:47:00Z"/>
        </w:trPr>
        <w:tc>
          <w:tcPr>
            <w:tcW w:w="5012" w:type="dxa"/>
          </w:tcPr>
          <w:p w14:paraId="05A54828" w14:textId="7792D3D8" w:rsidR="00CF48AE" w:rsidRPr="0014387D" w:rsidDel="00C8422E" w:rsidRDefault="00CF48AE" w:rsidP="00C07E0D">
            <w:pPr>
              <w:rPr>
                <w:del w:id="4796" w:author="Cuenta Microsoft" w:date="2025-09-30T13:47:00Z"/>
                <w:b/>
                <w:szCs w:val="20"/>
              </w:rPr>
            </w:pPr>
            <w:del w:id="4797" w:author="Cuenta Microsoft" w:date="2025-09-30T13:47:00Z">
              <w:r w:rsidDel="00C8422E">
                <w:rPr>
                  <w:b/>
                  <w:szCs w:val="20"/>
                </w:rPr>
                <w:delText>C. FERNANDA MEJÍA BALTAZAR</w:delText>
              </w:r>
            </w:del>
          </w:p>
        </w:tc>
        <w:tc>
          <w:tcPr>
            <w:tcW w:w="3329" w:type="dxa"/>
          </w:tcPr>
          <w:p w14:paraId="30CDE339" w14:textId="6CA15DD9" w:rsidR="00CF48AE" w:rsidRPr="0014387D" w:rsidDel="00C8422E" w:rsidRDefault="00CF48AE">
            <w:pPr>
              <w:rPr>
                <w:del w:id="4798" w:author="Cuenta Microsoft" w:date="2025-09-30T13:47:00Z"/>
                <w:b/>
                <w:szCs w:val="20"/>
              </w:rPr>
              <w:pPrChange w:id="4799" w:author="Cuenta Microsoft" w:date="2025-09-30T14:16:00Z">
                <w:pPr>
                  <w:framePr w:hSpace="141" w:wrap="around" w:vAnchor="text" w:hAnchor="margin" w:y="133"/>
                  <w:jc w:val="center"/>
                </w:pPr>
              </w:pPrChange>
            </w:pPr>
            <w:del w:id="4800" w:author="Cuenta Microsoft" w:date="2025-09-30T13:47:00Z">
              <w:r w:rsidDel="00C8422E">
                <w:rPr>
                  <w:b/>
                  <w:szCs w:val="20"/>
                </w:rPr>
                <w:delText>PERSONAL DE APOYO Y ASISTENCIA A LA EDUCACIÓN</w:delText>
              </w:r>
            </w:del>
          </w:p>
        </w:tc>
        <w:tc>
          <w:tcPr>
            <w:tcW w:w="4128" w:type="dxa"/>
          </w:tcPr>
          <w:p w14:paraId="6592E07D" w14:textId="059A432C" w:rsidR="00CF48AE" w:rsidRPr="0014387D" w:rsidDel="00C8422E" w:rsidRDefault="00CF48AE">
            <w:pPr>
              <w:rPr>
                <w:del w:id="4801" w:author="Cuenta Microsoft" w:date="2025-09-30T13:47:00Z"/>
                <w:b/>
                <w:szCs w:val="20"/>
              </w:rPr>
              <w:pPrChange w:id="4802" w:author="Cuenta Microsoft" w:date="2025-09-30T14:16:00Z">
                <w:pPr>
                  <w:framePr w:hSpace="141" w:wrap="around" w:vAnchor="text" w:hAnchor="margin" w:y="133"/>
                  <w:jc w:val="center"/>
                </w:pPr>
              </w:pPrChange>
            </w:pPr>
          </w:p>
        </w:tc>
      </w:tr>
    </w:tbl>
    <w:p w14:paraId="438C74F1" w14:textId="17733C8A" w:rsidR="00285ACB" w:rsidDel="00C8422E" w:rsidRDefault="00285ACB">
      <w:pPr>
        <w:rPr>
          <w:del w:id="4803" w:author="Cuenta Microsoft" w:date="2025-09-30T13:47:00Z"/>
        </w:rPr>
      </w:pPr>
    </w:p>
    <w:p w14:paraId="72491F01" w14:textId="78FA0696" w:rsidR="00036E93" w:rsidRPr="00453809" w:rsidDel="00C8422E" w:rsidRDefault="00453809">
      <w:pPr>
        <w:rPr>
          <w:del w:id="4804" w:author="Cuenta Microsoft" w:date="2025-09-30T13:47:00Z"/>
          <w:sz w:val="24"/>
          <w:szCs w:val="24"/>
        </w:rPr>
        <w:pPrChange w:id="4805" w:author="Cuenta Microsoft" w:date="2025-09-30T14:16:00Z">
          <w:pPr>
            <w:tabs>
              <w:tab w:val="left" w:pos="1477"/>
            </w:tabs>
          </w:pPr>
        </w:pPrChange>
      </w:pPr>
      <w:del w:id="4806" w:author="Cuenta Microsoft" w:date="2025-09-30T13:47:00Z">
        <w:r w:rsidDel="00C8422E">
          <w:rPr>
            <w:sz w:val="24"/>
            <w:szCs w:val="24"/>
          </w:rPr>
          <w:delText xml:space="preserve">                </w:delText>
        </w:r>
        <w:r w:rsidR="006D5D3F" w:rsidRPr="00453809" w:rsidDel="00C8422E">
          <w:rPr>
            <w:sz w:val="24"/>
            <w:szCs w:val="24"/>
          </w:rPr>
          <w:delText xml:space="preserve"> </w:delText>
        </w:r>
        <w:r w:rsidRPr="00453809" w:rsidDel="00C8422E">
          <w:rPr>
            <w:sz w:val="24"/>
            <w:szCs w:val="24"/>
          </w:rPr>
          <w:delText xml:space="preserve">                                                  </w:delText>
        </w:r>
        <w:r w:rsidDel="00C8422E">
          <w:rPr>
            <w:sz w:val="24"/>
            <w:szCs w:val="24"/>
          </w:rPr>
          <w:delText xml:space="preserve">                </w:delText>
        </w:r>
        <w:r w:rsidRPr="00453809" w:rsidDel="00C8422E">
          <w:rPr>
            <w:sz w:val="24"/>
            <w:szCs w:val="24"/>
          </w:rPr>
          <w:delText xml:space="preserve">   </w:delText>
        </w:r>
        <w:r w:rsidR="006D5D3F" w:rsidRPr="00453809" w:rsidDel="00C8422E">
          <w:rPr>
            <w:sz w:val="24"/>
            <w:szCs w:val="24"/>
          </w:rPr>
          <w:delText xml:space="preserve">   </w:delText>
        </w:r>
      </w:del>
    </w:p>
    <w:p w14:paraId="0ADDB9CF" w14:textId="4FCBC5E6" w:rsidR="00453809" w:rsidRPr="00453809" w:rsidDel="00C8422E" w:rsidRDefault="00453809">
      <w:pPr>
        <w:rPr>
          <w:del w:id="4807" w:author="Cuenta Microsoft" w:date="2025-09-30T13:47:00Z"/>
          <w:sz w:val="24"/>
          <w:szCs w:val="24"/>
        </w:rPr>
        <w:pPrChange w:id="4808" w:author="Cuenta Microsoft" w:date="2025-09-30T14:16:00Z">
          <w:pPr>
            <w:tabs>
              <w:tab w:val="left" w:pos="1477"/>
            </w:tabs>
          </w:pPr>
        </w:pPrChange>
      </w:pPr>
      <w:del w:id="4809" w:author="Cuenta Microsoft" w:date="2025-09-30T13:47:00Z">
        <w:r w:rsidRPr="00453809" w:rsidDel="00C8422E">
          <w:rPr>
            <w:sz w:val="24"/>
            <w:szCs w:val="24"/>
          </w:rPr>
          <w:delText xml:space="preserve">                                                                                                                      </w:delText>
        </w:r>
        <w:r w:rsidDel="00C8422E">
          <w:rPr>
            <w:sz w:val="24"/>
            <w:szCs w:val="24"/>
          </w:rPr>
          <w:delText xml:space="preserve">                            </w:delText>
        </w:r>
        <w:r w:rsidRPr="00453809" w:rsidDel="00C8422E">
          <w:rPr>
            <w:sz w:val="24"/>
            <w:szCs w:val="24"/>
          </w:rPr>
          <w:delText xml:space="preserve">    AUTORIZÓ:</w:delText>
        </w:r>
      </w:del>
    </w:p>
    <w:p w14:paraId="499660EB" w14:textId="263112E3" w:rsidR="006D5D3F" w:rsidRPr="00C70EA5" w:rsidRDefault="00453809">
      <w:pPr>
        <w:tabs>
          <w:tab w:val="left" w:pos="4825"/>
        </w:tabs>
        <w:rPr>
          <w:sz w:val="24"/>
          <w:szCs w:val="24"/>
        </w:rPr>
        <w:pPrChange w:id="4810" w:author="Cuenta Microsoft" w:date="2025-10-01T08:39:00Z">
          <w:pPr>
            <w:tabs>
              <w:tab w:val="left" w:pos="1477"/>
            </w:tabs>
          </w:pPr>
        </w:pPrChange>
      </w:pPr>
      <w:del w:id="4811" w:author="Cuenta Microsoft" w:date="2025-09-30T13:47:00Z">
        <w:r w:rsidRPr="00453809" w:rsidDel="00C8422E">
          <w:rPr>
            <w:noProof/>
            <w:sz w:val="24"/>
            <w:szCs w:val="24"/>
            <w:lang w:val="es-MX" w:eastAsia="es-MX"/>
          </w:rPr>
          <mc:AlternateContent>
            <mc:Choice Requires="wps">
              <w:drawing>
                <wp:anchor distT="0" distB="0" distL="114300" distR="114300" simplePos="0" relativeHeight="251657216" behindDoc="0" locked="0" layoutInCell="1" allowOverlap="1" wp14:anchorId="2D91F469" wp14:editId="297EF0F0">
                  <wp:simplePos x="0" y="0"/>
                  <wp:positionH relativeFrom="column">
                    <wp:posOffset>3300796</wp:posOffset>
                  </wp:positionH>
                  <wp:positionV relativeFrom="paragraph">
                    <wp:posOffset>508426</wp:posOffset>
                  </wp:positionV>
                  <wp:extent cx="4667535" cy="387350"/>
                  <wp:effectExtent l="0" t="0" r="19050" b="12700"/>
                  <wp:wrapNone/>
                  <wp:docPr id="2" name="Rectángulo 2"/>
                  <wp:cNvGraphicFramePr/>
                  <a:graphic xmlns:a="http://schemas.openxmlformats.org/drawingml/2006/main">
                    <a:graphicData uri="http://schemas.microsoft.com/office/word/2010/wordprocessingShape">
                      <wps:wsp>
                        <wps:cNvSpPr/>
                        <wps:spPr>
                          <a:xfrm>
                            <a:off x="0" y="0"/>
                            <a:ext cx="4667535" cy="387350"/>
                          </a:xfrm>
                          <a:prstGeom prst="rect">
                            <a:avLst/>
                          </a:prstGeom>
                          <a:solidFill>
                            <a:schemeClr val="bg1"/>
                          </a:solidFill>
                          <a:ln>
                            <a:solidFill>
                              <a:schemeClr val="bg1"/>
                            </a:solidFill>
                          </a:ln>
                        </wps:spPr>
                        <wps:style>
                          <a:lnRef idx="2">
                            <a:schemeClr val="accent6"/>
                          </a:lnRef>
                          <a:fillRef idx="1">
                            <a:schemeClr val="lt1"/>
                          </a:fillRef>
                          <a:effectRef idx="0">
                            <a:schemeClr val="accent6"/>
                          </a:effectRef>
                          <a:fontRef idx="minor">
                            <a:schemeClr val="dk1"/>
                          </a:fontRef>
                        </wps:style>
                        <wps:txbx>
                          <w:txbxContent>
                            <w:p w14:paraId="3B6A92C7" w14:textId="13F19DFE" w:rsidR="00E826F2" w:rsidRPr="00453809" w:rsidRDefault="00E826F2" w:rsidP="00453809">
                              <w:pPr>
                                <w:jc w:val="center"/>
                                <w:rPr>
                                  <w:sz w:val="28"/>
                                  <w:szCs w:val="28"/>
                                  <w:lang w:val="es-MX"/>
                                </w:rPr>
                              </w:pPr>
                              <w:r>
                                <w:rPr>
                                  <w:sz w:val="28"/>
                                  <w:szCs w:val="28"/>
                                  <w:lang w:val="es-MX"/>
                                </w:rPr>
                                <w:t>ING. ALEJANDRO ESCAMILLA MARTINEZ</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2D91F469" id="Rectángulo 2" o:spid="_x0000_s1026" style="position:absolute;margin-left:259.9pt;margin-top:40.05pt;width:367.5pt;height:30.5pt;z-index:25165721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" fillcolor="white [3212]" strokecolor="white [3212]" strokeweight="2pt">
                  <v:textbox>
                    <w:txbxContent>
                      <w:p w14:paraId="3B6A92C7" w14:textId="13F19DFE" w:rsidR="00E826F2" w:rsidRPr="00453809" w:rsidRDefault="00E826F2" w:rsidP="00453809">
                        <w:pPr>
                          <w:jc w:val="center"/>
                          <w:rPr>
                            <w:sz w:val="28"/>
                            <w:szCs w:val="28"/>
                            <w:lang w:val="es-MX"/>
                          </w:rPr>
                        </w:pPr>
                        <w:r>
                          <w:rPr>
                            <w:sz w:val="28"/>
                            <w:szCs w:val="28"/>
                            <w:lang w:val="es-MX"/>
                          </w:rPr>
                          <w:t>ING. ALEJANDRO ESCAMILLA MARTINEZ</w:t>
                        </w:r>
                      </w:p>
                    </w:txbxContent>
                  </v:textbox>
                </v:rect>
              </w:pict>
            </mc:Fallback>
          </mc:AlternateContent>
        </w:r>
        <w:r w:rsidRPr="00453809" w:rsidDel="00C8422E">
          <w:rPr>
            <w:noProof/>
            <w:sz w:val="24"/>
            <w:szCs w:val="24"/>
            <w:lang w:val="es-MX" w:eastAsia="es-MX"/>
          </w:rPr>
          <mc:AlternateContent>
            <mc:Choice Requires="wps">
              <w:drawing>
                <wp:anchor distT="0" distB="0" distL="114300" distR="114300" simplePos="0" relativeHeight="251656192" behindDoc="0" locked="0" layoutInCell="1" allowOverlap="1" wp14:anchorId="49BE655F" wp14:editId="6D1527A2">
                  <wp:simplePos x="0" y="0"/>
                  <wp:positionH relativeFrom="column">
                    <wp:posOffset>-165735</wp:posOffset>
                  </wp:positionH>
                  <wp:positionV relativeFrom="paragraph">
                    <wp:posOffset>481131</wp:posOffset>
                  </wp:positionV>
                  <wp:extent cx="3248167" cy="387350"/>
                  <wp:effectExtent l="0" t="0" r="28575" b="12700"/>
                  <wp:wrapNone/>
                  <wp:docPr id="1" name="Rectángulo 1"/>
                  <wp:cNvGraphicFramePr/>
                  <a:graphic xmlns:a="http://schemas.openxmlformats.org/drawingml/2006/main">
                    <a:graphicData uri="http://schemas.microsoft.com/office/word/2010/wordprocessingShape">
                      <wps:wsp>
                        <wps:cNvSpPr/>
                        <wps:spPr>
                          <a:xfrm>
                            <a:off x="0" y="0"/>
                            <a:ext cx="3248167" cy="387350"/>
                          </a:xfrm>
                          <a:prstGeom prst="rect">
                            <a:avLst/>
                          </a:prstGeom>
                          <a:solidFill>
                            <a:schemeClr val="bg1"/>
                          </a:solidFill>
                          <a:ln>
                            <a:solidFill>
                              <a:schemeClr val="bg1"/>
                            </a:solidFill>
                          </a:ln>
                        </wps:spPr>
                        <wps:style>
                          <a:lnRef idx="2">
                            <a:schemeClr val="accent6"/>
                          </a:lnRef>
                          <a:fillRef idx="1">
                            <a:schemeClr val="lt1"/>
                          </a:fillRef>
                          <a:effectRef idx="0">
                            <a:schemeClr val="accent6"/>
                          </a:effectRef>
                          <a:fontRef idx="minor">
                            <a:schemeClr val="dk1"/>
                          </a:fontRef>
                        </wps:style>
                        <wps:txbx>
                          <w:txbxContent>
                            <w:p w14:paraId="7DE5281C" w14:textId="5C3F4659" w:rsidR="00E826F2" w:rsidRPr="00453809" w:rsidRDefault="00E826F2" w:rsidP="00453809">
                              <w:pPr>
                                <w:jc w:val="center"/>
                                <w:rPr>
                                  <w:sz w:val="28"/>
                                  <w:szCs w:val="28"/>
                                  <w:lang w:val="es-MX"/>
                                </w:rPr>
                              </w:pPr>
                              <w:r w:rsidRPr="00453809">
                                <w:rPr>
                                  <w:sz w:val="28"/>
                                  <w:szCs w:val="28"/>
                                  <w:lang w:val="es-MX"/>
                                </w:rPr>
                                <w:t>C.P. ALEJANDRO ESPINOZA SALAS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49BE655F" id="Rectángulo 1" o:spid="_x0000_s1027" style="position:absolute;margin-left:-13.05pt;margin-top:37.9pt;width:255.75pt;height:30.5pt;z-index:25165619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" fillcolor="white [3212]" strokecolor="white [3212]" strokeweight="2pt">
                  <v:textbox>
                    <w:txbxContent>
                      <w:p w14:paraId="7DE5281C" w14:textId="5C3F4659" w:rsidR="00E826F2" w:rsidRPr="00453809" w:rsidRDefault="00E826F2" w:rsidP="00453809">
                        <w:pPr>
                          <w:jc w:val="center"/>
                          <w:rPr>
                            <w:sz w:val="28"/>
                            <w:szCs w:val="28"/>
                            <w:lang w:val="es-MX"/>
                          </w:rPr>
                        </w:pPr>
                        <w:r w:rsidRPr="00453809">
                          <w:rPr>
                            <w:sz w:val="28"/>
                            <w:szCs w:val="28"/>
                            <w:lang w:val="es-MX"/>
                          </w:rPr>
                          <w:t>C.P. ALEJANDRO ESPINOZA SALAS</w:t>
                        </w:r>
                      </w:p>
                    </w:txbxContent>
                  </v:textbox>
                </v:rect>
              </w:pict>
            </mc:Fallback>
          </mc:AlternateContent>
        </w:r>
        <w:r w:rsidRPr="00453809" w:rsidDel="00C8422E">
          <w:rPr>
            <w:sz w:val="24"/>
            <w:szCs w:val="24"/>
          </w:rPr>
          <w:delText xml:space="preserve">     </w:delText>
        </w:r>
        <w:r w:rsidDel="00C8422E">
          <w:rPr>
            <w:sz w:val="24"/>
            <w:szCs w:val="24"/>
          </w:rPr>
          <w:delText xml:space="preserve">       </w:delText>
        </w:r>
        <w:r w:rsidRPr="00453809" w:rsidDel="00C8422E">
          <w:rPr>
            <w:sz w:val="24"/>
            <w:szCs w:val="24"/>
          </w:rPr>
          <w:delText xml:space="preserve">     RESPONSABLE DE LA ESCUELA                                 </w:delText>
        </w:r>
        <w:r w:rsidDel="00C8422E">
          <w:rPr>
            <w:sz w:val="24"/>
            <w:szCs w:val="24"/>
          </w:rPr>
          <w:delText xml:space="preserve">                      </w:delText>
        </w:r>
        <w:r w:rsidRPr="00453809" w:rsidDel="00C8422E">
          <w:rPr>
            <w:sz w:val="24"/>
            <w:szCs w:val="24"/>
          </w:rPr>
          <w:delText xml:space="preserve">   EL SUPERVISOR ESCOLAR ZONA 00</w:delText>
        </w:r>
        <w:r w:rsidR="00C70EA5" w:rsidDel="00C8422E">
          <w:rPr>
            <w:sz w:val="24"/>
            <w:szCs w:val="24"/>
          </w:rPr>
          <w:delText>4</w:delText>
        </w:r>
      </w:del>
    </w:p>
    <w:sectPr w:rsidR="006D5D3F" w:rsidRPr="00C70EA5" w:rsidSect="00C363E7">
      <w:footerReference w:type="default" r:id="rId16"/>
      <w:pgSz w:w="15840" w:h="12240" w:orient="landscape" w:code="1"/>
      <w:pgMar w:top="1417" w:right="1701" w:bottom="1417" w:left="1701" w:header="709" w:footer="709"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1901" w:author="Alejandro Espinoza" w:date="2021-11-05T08:29:00Z" w:initials="AE">
    <w:p w14:paraId="3D9073E1" w14:textId="77777777" w:rsidR="00E826F2" w:rsidRDefault="00E826F2" w:rsidP="00B91B41">
      <w:pPr>
        <w:pStyle w:val="Textocomentario"/>
      </w:pPr>
      <w:r>
        <w:rPr>
          <w:rStyle w:val="Refdecomentario"/>
        </w:rPr>
        <w:annotationRef/>
      </w:r>
    </w:p>
  </w:comment>
  <w:comment w:id="1902" w:author="Alejandro Espinoza" w:date="2021-11-05T08:30:00Z" w:initials="AE">
    <w:p w14:paraId="69BA5A00" w14:textId="77777777" w:rsidR="00E826F2" w:rsidRDefault="00E826F2" w:rsidP="00B91B41">
      <w:pPr>
        <w:pStyle w:val="Textocomentario"/>
      </w:pPr>
      <w:r>
        <w:rPr>
          <w:rStyle w:val="Refdecomentario"/>
        </w:rPr>
        <w:annotationRef/>
      </w:r>
    </w:p>
  </w:comment>
  <w:comment w:id="1903" w:author="Alejandro Espinoza" w:date="2021-11-05T08:29:00Z" w:initials="AE">
    <w:p w14:paraId="2D1B94FB" w14:textId="77777777" w:rsidR="00E826F2" w:rsidRDefault="00E826F2" w:rsidP="00B91B41">
      <w:pPr>
        <w:pStyle w:val="Textocomentario"/>
      </w:pPr>
      <w:r>
        <w:rPr>
          <w:rStyle w:val="Refdecomentario"/>
        </w:rPr>
        <w:annotationRef/>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3D9073E1" w15:done="0"/>
  <w15:commentEx w15:paraId="69BA5A00" w15:paraIdParent="3D9073E1" w15:done="0"/>
  <w15:commentEx w15:paraId="2D1B94FB"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ex:commentExtensible w16cex:durableId="252F72F4" w16cex:dateUtc="2021-11-05T14:29:00Z"/>
  <w16cex:commentExtensible w16cex:durableId="252F72F3" w16cex:dateUtc="2021-11-05T14:30:00Z"/>
  <w16cex:commentExtensible w16cex:durableId="252F72F2" w16cex:dateUtc="2021-11-05T14:29: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3D9073E1" w16cid:durableId="252F72F4"/>
  <w16cid:commentId w16cid:paraId="69BA5A00" w16cid:durableId="252F72F3"/>
  <w16cid:commentId w16cid:paraId="2D1B94FB" w16cid:durableId="252F72F2"/>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C5252C4" w14:textId="77777777" w:rsidR="00E826F2" w:rsidRDefault="00E826F2" w:rsidP="00527FC3">
      <w:pPr>
        <w:spacing w:after="0" w:line="240" w:lineRule="auto"/>
      </w:pPr>
      <w:r>
        <w:separator/>
      </w:r>
    </w:p>
  </w:endnote>
  <w:endnote w:type="continuationSeparator" w:id="0">
    <w:p w14:paraId="7DB17E0E" w14:textId="77777777" w:rsidR="00E826F2" w:rsidRDefault="00E826F2" w:rsidP="00527FC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Calibri"/>
    <w:charset w:val="00"/>
    <w:family w:val="swiss"/>
    <w:pitch w:val="variable"/>
    <w:sig w:usb0="00000003" w:usb1="0200E0A0" w:usb2="00000000" w:usb3="00000000" w:csb0="00000001" w:csb1="00000000"/>
  </w:font>
  <w:font w:name="Calibri">
    <w:altName w:val="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Arial Black">
    <w:panose1 w:val="020B0A04020102020204"/>
    <w:charset w:val="00"/>
    <w:family w:val="swiss"/>
    <w:pitch w:val="variable"/>
    <w:sig w:usb0="A00002AF" w:usb1="400078FB" w:usb2="00000000" w:usb3="00000000" w:csb0="0000009F" w:csb1="00000000"/>
  </w:font>
  <w:font w:name="Arial">
    <w:panose1 w:val="020B0604020202020204"/>
    <w:charset w:val="00"/>
    <w:family w:val="swiss"/>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Segoe UI">
    <w:panose1 w:val="020B0502040204020203"/>
    <w:charset w:val="00"/>
    <w:family w:val="swiss"/>
    <w:pitch w:val="variable"/>
    <w:sig w:usb0="E4002EFF" w:usb1="C000E47F" w:usb2="00000009" w:usb3="00000000" w:csb0="000001FF" w:csb1="00000000"/>
  </w:font>
  <w:font w:name="Adelle Sans">
    <w:altName w:val="Calibri"/>
    <w:panose1 w:val="00000000000000000000"/>
    <w:charset w:val="00"/>
    <w:family w:val="modern"/>
    <w:notTrueType/>
    <w:pitch w:val="variable"/>
    <w:sig w:usb0="80000087" w:usb1="0000004B" w:usb2="00000000" w:usb3="00000000" w:csb0="00000093"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262577531"/>
      <w:docPartObj>
        <w:docPartGallery w:val="Page Numbers (Bottom of Page)"/>
        <w:docPartUnique/>
      </w:docPartObj>
    </w:sdtPr>
    <w:sdtEndPr/>
    <w:sdtContent>
      <w:p w14:paraId="5CDA3319" w14:textId="77777777" w:rsidR="00E826F2" w:rsidRPr="00C70EA5" w:rsidRDefault="00E826F2" w:rsidP="00C07E0D">
        <w:pPr>
          <w:rPr>
            <w:ins w:id="4812" w:author="Cuenta Microsoft" w:date="2025-09-30T14:29:00Z"/>
            <w:sz w:val="24"/>
            <w:szCs w:val="24"/>
          </w:rPr>
        </w:pPr>
        <w:r>
          <w:rPr>
            <w:noProof/>
            <w:lang w:val="es-MX" w:eastAsia="es-MX"/>
          </w:rPr>
          <mc:AlternateContent>
            <mc:Choice Requires="wps">
              <w:drawing>
                <wp:anchor distT="0" distB="0" distL="114300" distR="114300" simplePos="0" relativeHeight="251659264" behindDoc="0" locked="0" layoutInCell="1" allowOverlap="1" wp14:anchorId="2E9BF699" wp14:editId="30501ED4">
                  <wp:simplePos x="0" y="0"/>
                  <wp:positionH relativeFrom="margin">
                    <wp:align>center</wp:align>
                  </wp:positionH>
                  <wp:positionV relativeFrom="bottomMargin">
                    <wp:align>center</wp:align>
                  </wp:positionV>
                  <wp:extent cx="1282700" cy="343535"/>
                  <wp:effectExtent l="38100" t="19050" r="50800" b="18415"/>
                  <wp:wrapNone/>
                  <wp:docPr id="606" name="Autoforma 1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rot="21600000">
                            <a:off x="0" y="0"/>
                            <a:ext cx="1282700" cy="343535"/>
                          </a:xfrm>
                          <a:prstGeom prst="ellipseRibbon">
                            <a:avLst>
                              <a:gd name="adj1" fmla="val 25000"/>
                              <a:gd name="adj2" fmla="val 50000"/>
                              <a:gd name="adj3" fmla="val 12500"/>
                            </a:avLst>
                          </a:prstGeom>
                          <a:noFill/>
                          <a:ln w="9525">
                            <a:solidFill>
                              <a:srgbClr val="71A0DC"/>
                            </a:solidFill>
                            <a:round/>
                            <a:headEnd/>
                            <a:tailEnd/>
                          </a:ln>
                          <a:extLst>
                            <a:ext uri="{909E8E84-426E-40DD-AFC4-6F175D3DCCD1}">
                              <a14:hiddenFill xmlns:a14="http://schemas.microsoft.com/office/drawing/2010/main">
                                <a:solidFill>
                                  <a:srgbClr val="17365D"/>
                                </a:solidFill>
                              </a14:hiddenFill>
                            </a:ext>
                          </a:extLst>
                        </wps:spPr>
                        <wps:txbx>
                          <w:txbxContent>
                            <w:p w14:paraId="6B4AEA38" w14:textId="49C553B1" w:rsidR="00E826F2" w:rsidRDefault="00E826F2">
                              <w:pPr>
                                <w:jc w:val="center"/>
                                <w:rPr>
                                  <w:color w:val="4F81BD" w:themeColor="accent1"/>
                                </w:rPr>
                              </w:pPr>
                              <w:r>
                                <w:fldChar w:fldCharType="begin"/>
                              </w:r>
                              <w:r>
                                <w:instrText>PAGE    \* MERGEFORMAT</w:instrText>
                              </w:r>
                              <w:r>
                                <w:fldChar w:fldCharType="separate"/>
                              </w:r>
                              <w:r w:rsidR="00B42FB6" w:rsidRPr="00B42FB6">
                                <w:rPr>
                                  <w:noProof/>
                                  <w:color w:val="4F81BD" w:themeColor="accent1"/>
                                </w:rPr>
                                <w:t>26</w:t>
                              </w:r>
                              <w:r>
                                <w:rPr>
                                  <w:color w:val="4F81BD" w:themeColor="accent1"/>
                                </w:rPr>
                                <w:fldChar w:fldCharType="end"/>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2E9BF699" id="_x0000_t107" coordsize="21600,21600" o:spt="107" adj="5400,5400,18900" path="ar@9@38@8@37,0@27@0@26@9@13@8@4@0@25@22@25@9@38@8@37@22@26@3@27l@7@40@3,wa@9@35@8@10@3,0@21@33@9@36@8@1@21@31@20@31@9@35@8@10@20@33,,l@5@40xewr@9@36@8@1@20@31@0@32nfl@20@33ear@9@36@8@1@21@31@22@32nfl@21@33em@0@26nfl@0@32em@22@26nfl@22@32e">
                  <v:formulas>
                    <v:f eqn="val #0"/>
                    <v:f eqn="val #1"/>
                    <v:f eqn="val #2"/>
                    <v:f eqn="val width"/>
                    <v:f eqn="val height"/>
                    <v:f eqn="prod width 1 8"/>
                    <v:f eqn="prod width 1 2"/>
                    <v:f eqn="prod width 7 8"/>
                    <v:f eqn="prod width 3 2"/>
                    <v:f eqn="sum 0 0 @6"/>
                    <v:f eqn="sum height 0 #2"/>
                    <v:f eqn="prod @10 30573 4096"/>
                    <v:f eqn="prod @11 2 1"/>
                    <v:f eqn="sum height 0 @12"/>
                    <v:f eqn="sum @11 #2 0"/>
                    <v:f eqn="sum @11 height #1"/>
                    <v:f eqn="sum height 0 #1"/>
                    <v:f eqn="prod @16 1 2"/>
                    <v:f eqn="sum @11 @17 0"/>
                    <v:f eqn="sum @14 #1 height"/>
                    <v:f eqn="sum #0 @5 0"/>
                    <v:f eqn="sum width 0 @20"/>
                    <v:f eqn="sum width 0 #0"/>
                    <v:f eqn="sum @6 0 #0"/>
                    <v:f eqn="ellipse @23 width @11"/>
                    <v:f eqn="sum @24 height @11"/>
                    <v:f eqn="sum @25 @11 @19"/>
                    <v:f eqn="sum #2 @11 @19"/>
                    <v:f eqn="prod @11 2391 32768"/>
                    <v:f eqn="sum @6 0 @20"/>
                    <v:f eqn="ellipse @29 width @11"/>
                    <v:f eqn="sum #1 @30 @11"/>
                    <v:f eqn="sum @25 #1 height"/>
                    <v:f eqn="sum height @30 @14"/>
                    <v:f eqn="sum @11 @14 0"/>
                    <v:f eqn="sum height 0 @34"/>
                    <v:f eqn="sum @35 @19 @11"/>
                    <v:f eqn="sum @10 @15 @11"/>
                    <v:f eqn="sum @35 @15 @11"/>
                    <v:f eqn="sum @28 @14 @18"/>
                    <v:f eqn="sum height 0 @39"/>
                    <v:f eqn="sum @19 0 @18"/>
                    <v:f eqn="prod @41 2 3"/>
                    <v:f eqn="sum #1 0 @42"/>
                    <v:f eqn="sum #2 0 @42"/>
                    <v:f eqn="min @44 20925"/>
                    <v:f eqn="prod width 3 8"/>
                    <v:f eqn="sum @46 0 4"/>
                  </v:formulas>
                  <v:path o:extrusionok="f" o:connecttype="custom" o:connectlocs="@6,@1;@5,@40;@6,@4;@7,@40" o:connectangles="270,180,90,0" textboxrect="@0,@1,@22,@25"/>
                  <v:handles>
                    <v:h position="#0,bottomRight" xrange="@5,@47"/>
                    <v:h position="center,#1" yrange="@10,@43"/>
                    <v:h position="topLeft,#2" yrange="@27,@45"/>
                  </v:handles>
                  <o:complex v:ext="view"/>
                </v:shapetype>
                <v:shape id="Autoforma 13" o:spid="_x0000_s1028" type="#_x0000_t107" style="position:absolute;margin-left:0;margin-top:0;width:101pt;height:27.05pt;z-index:251659264;visibility:visible;mso-wrap-style:square;mso-width-percent:0;mso-height-percent:0;mso-wrap-distance-left:9pt;mso-wrap-distance-top:0;mso-wrap-distance-right:9pt;mso-wrap-distance-bottom:0;mso-position-horizontal:center;mso-position-horizontal-relative:margin;mso-position-vertical:center;mso-position-vertical-relative:bottom-margin-area;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" filled="f" fillcolor="#17365d" strokecolor="#71a0dc">
                  <v:textbox>
                    <w:txbxContent>
                      <w:p w14:paraId="6B4AEA38" w14:textId="49C553B1" w:rsidR="00E826F2" w:rsidRDefault="00E826F2">
                        <w:pPr>
                          <w:jc w:val="center"/>
                          <w:rPr>
                            <w:color w:val="4F81BD" w:themeColor="accent1"/>
                          </w:rPr>
                        </w:pPr>
                        <w:r>
                          <w:fldChar w:fldCharType="begin"/>
                        </w:r>
                        <w:r>
                          <w:instrText>PAGE    \* MERGEFORMAT</w:instrText>
                        </w:r>
                        <w:r>
                          <w:fldChar w:fldCharType="separate"/>
                        </w:r>
                        <w:r w:rsidR="00B42FB6" w:rsidRPr="00B42FB6">
                          <w:rPr>
                            <w:noProof/>
                            <w:color w:val="4F81BD" w:themeColor="accent1"/>
                          </w:rPr>
                          <w:t>26</w:t>
                        </w:r>
                        <w:r>
                          <w:rPr>
                            <w:color w:val="4F81BD" w:themeColor="accent1"/>
                          </w:rPr>
                          <w:fldChar w:fldCharType="end"/>
                        </w:r>
                      </w:p>
                    </w:txbxContent>
                  </v:textbox>
                  <w10:wrap anchorx="margin" anchory="margin"/>
                </v:shape>
              </w:pict>
            </mc:Fallback>
          </mc:AlternateContent>
        </w:r>
      </w:p>
      <w:p w14:paraId="1E26A213" w14:textId="77777777" w:rsidR="00E826F2" w:rsidRDefault="00BD30A3">
        <w:pPr>
          <w:pStyle w:val="Piedepgina"/>
        </w:pP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34E74D6" w14:textId="77777777" w:rsidR="00E826F2" w:rsidRDefault="00E826F2" w:rsidP="00527FC3">
      <w:pPr>
        <w:spacing w:after="0" w:line="240" w:lineRule="auto"/>
      </w:pPr>
      <w:r>
        <w:separator/>
      </w:r>
    </w:p>
  </w:footnote>
  <w:footnote w:type="continuationSeparator" w:id="0">
    <w:p w14:paraId="73DEAC75" w14:textId="77777777" w:rsidR="00E826F2" w:rsidRDefault="00E826F2" w:rsidP="00527FC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461A7A"/>
    <w:multiLevelType w:val="hybridMultilevel"/>
    <w:tmpl w:val="04BC1764"/>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 w15:restartNumberingAfterBreak="0">
    <w:nsid w:val="29C10E3F"/>
    <w:multiLevelType w:val="hybridMultilevel"/>
    <w:tmpl w:val="8ACE636A"/>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 w15:restartNumberingAfterBreak="0">
    <w:nsid w:val="2A000447"/>
    <w:multiLevelType w:val="hybridMultilevel"/>
    <w:tmpl w:val="B38EE9BE"/>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3" w15:restartNumberingAfterBreak="0">
    <w:nsid w:val="2B9B1868"/>
    <w:multiLevelType w:val="multilevel"/>
    <w:tmpl w:val="2C840A1C"/>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 w15:restartNumberingAfterBreak="0">
    <w:nsid w:val="3F89286C"/>
    <w:multiLevelType w:val="hybridMultilevel"/>
    <w:tmpl w:val="CAC2EEA4"/>
    <w:lvl w:ilvl="0" w:tplc="8F96D8D6">
      <w:start w:val="1"/>
      <w:numFmt w:val="bullet"/>
      <w:lvlText w:val="•"/>
      <w:lvlJc w:val="left"/>
      <w:pPr>
        <w:tabs>
          <w:tab w:val="num" w:pos="720"/>
        </w:tabs>
        <w:ind w:left="720" w:hanging="360"/>
      </w:pPr>
      <w:rPr>
        <w:rFonts w:ascii="Times New Roman" w:hAnsi="Times New Roman" w:hint="default"/>
      </w:rPr>
    </w:lvl>
    <w:lvl w:ilvl="1" w:tplc="245888F2" w:tentative="1">
      <w:start w:val="1"/>
      <w:numFmt w:val="bullet"/>
      <w:lvlText w:val="•"/>
      <w:lvlJc w:val="left"/>
      <w:pPr>
        <w:tabs>
          <w:tab w:val="num" w:pos="1440"/>
        </w:tabs>
        <w:ind w:left="1440" w:hanging="360"/>
      </w:pPr>
      <w:rPr>
        <w:rFonts w:ascii="Times New Roman" w:hAnsi="Times New Roman" w:hint="default"/>
      </w:rPr>
    </w:lvl>
    <w:lvl w:ilvl="2" w:tplc="3E14CE4A" w:tentative="1">
      <w:start w:val="1"/>
      <w:numFmt w:val="bullet"/>
      <w:lvlText w:val="•"/>
      <w:lvlJc w:val="left"/>
      <w:pPr>
        <w:tabs>
          <w:tab w:val="num" w:pos="2160"/>
        </w:tabs>
        <w:ind w:left="2160" w:hanging="360"/>
      </w:pPr>
      <w:rPr>
        <w:rFonts w:ascii="Times New Roman" w:hAnsi="Times New Roman" w:hint="default"/>
      </w:rPr>
    </w:lvl>
    <w:lvl w:ilvl="3" w:tplc="A41E9D2C" w:tentative="1">
      <w:start w:val="1"/>
      <w:numFmt w:val="bullet"/>
      <w:lvlText w:val="•"/>
      <w:lvlJc w:val="left"/>
      <w:pPr>
        <w:tabs>
          <w:tab w:val="num" w:pos="2880"/>
        </w:tabs>
        <w:ind w:left="2880" w:hanging="360"/>
      </w:pPr>
      <w:rPr>
        <w:rFonts w:ascii="Times New Roman" w:hAnsi="Times New Roman" w:hint="default"/>
      </w:rPr>
    </w:lvl>
    <w:lvl w:ilvl="4" w:tplc="2CD65BA6" w:tentative="1">
      <w:start w:val="1"/>
      <w:numFmt w:val="bullet"/>
      <w:lvlText w:val="•"/>
      <w:lvlJc w:val="left"/>
      <w:pPr>
        <w:tabs>
          <w:tab w:val="num" w:pos="3600"/>
        </w:tabs>
        <w:ind w:left="3600" w:hanging="360"/>
      </w:pPr>
      <w:rPr>
        <w:rFonts w:ascii="Times New Roman" w:hAnsi="Times New Roman" w:hint="default"/>
      </w:rPr>
    </w:lvl>
    <w:lvl w:ilvl="5" w:tplc="59660112" w:tentative="1">
      <w:start w:val="1"/>
      <w:numFmt w:val="bullet"/>
      <w:lvlText w:val="•"/>
      <w:lvlJc w:val="left"/>
      <w:pPr>
        <w:tabs>
          <w:tab w:val="num" w:pos="4320"/>
        </w:tabs>
        <w:ind w:left="4320" w:hanging="360"/>
      </w:pPr>
      <w:rPr>
        <w:rFonts w:ascii="Times New Roman" w:hAnsi="Times New Roman" w:hint="default"/>
      </w:rPr>
    </w:lvl>
    <w:lvl w:ilvl="6" w:tplc="90B62682" w:tentative="1">
      <w:start w:val="1"/>
      <w:numFmt w:val="bullet"/>
      <w:lvlText w:val="•"/>
      <w:lvlJc w:val="left"/>
      <w:pPr>
        <w:tabs>
          <w:tab w:val="num" w:pos="5040"/>
        </w:tabs>
        <w:ind w:left="5040" w:hanging="360"/>
      </w:pPr>
      <w:rPr>
        <w:rFonts w:ascii="Times New Roman" w:hAnsi="Times New Roman" w:hint="default"/>
      </w:rPr>
    </w:lvl>
    <w:lvl w:ilvl="7" w:tplc="D512A1EE" w:tentative="1">
      <w:start w:val="1"/>
      <w:numFmt w:val="bullet"/>
      <w:lvlText w:val="•"/>
      <w:lvlJc w:val="left"/>
      <w:pPr>
        <w:tabs>
          <w:tab w:val="num" w:pos="5760"/>
        </w:tabs>
        <w:ind w:left="5760" w:hanging="360"/>
      </w:pPr>
      <w:rPr>
        <w:rFonts w:ascii="Times New Roman" w:hAnsi="Times New Roman" w:hint="default"/>
      </w:rPr>
    </w:lvl>
    <w:lvl w:ilvl="8" w:tplc="B044AF5A" w:tentative="1">
      <w:start w:val="1"/>
      <w:numFmt w:val="bullet"/>
      <w:lvlText w:val="•"/>
      <w:lvlJc w:val="left"/>
      <w:pPr>
        <w:tabs>
          <w:tab w:val="num" w:pos="6480"/>
        </w:tabs>
        <w:ind w:left="6480" w:hanging="360"/>
      </w:pPr>
      <w:rPr>
        <w:rFonts w:ascii="Times New Roman" w:hAnsi="Times New Roman" w:hint="default"/>
      </w:rPr>
    </w:lvl>
  </w:abstractNum>
  <w:abstractNum w:abstractNumId="5" w15:restartNumberingAfterBreak="0">
    <w:nsid w:val="57ED65A6"/>
    <w:multiLevelType w:val="hybridMultilevel"/>
    <w:tmpl w:val="C1EADBF6"/>
    <w:lvl w:ilvl="0" w:tplc="05561BCC">
      <w:start w:val="1"/>
      <w:numFmt w:val="bullet"/>
      <w:lvlText w:val="•"/>
      <w:lvlJc w:val="left"/>
      <w:pPr>
        <w:tabs>
          <w:tab w:val="num" w:pos="720"/>
        </w:tabs>
        <w:ind w:left="720" w:hanging="360"/>
      </w:pPr>
      <w:rPr>
        <w:rFonts w:ascii="Times New Roman" w:hAnsi="Times New Roman" w:hint="default"/>
      </w:rPr>
    </w:lvl>
    <w:lvl w:ilvl="1" w:tplc="B6402DA6" w:tentative="1">
      <w:start w:val="1"/>
      <w:numFmt w:val="bullet"/>
      <w:lvlText w:val="•"/>
      <w:lvlJc w:val="left"/>
      <w:pPr>
        <w:tabs>
          <w:tab w:val="num" w:pos="1440"/>
        </w:tabs>
        <w:ind w:left="1440" w:hanging="360"/>
      </w:pPr>
      <w:rPr>
        <w:rFonts w:ascii="Times New Roman" w:hAnsi="Times New Roman" w:hint="default"/>
      </w:rPr>
    </w:lvl>
    <w:lvl w:ilvl="2" w:tplc="B8D08976" w:tentative="1">
      <w:start w:val="1"/>
      <w:numFmt w:val="bullet"/>
      <w:lvlText w:val="•"/>
      <w:lvlJc w:val="left"/>
      <w:pPr>
        <w:tabs>
          <w:tab w:val="num" w:pos="2160"/>
        </w:tabs>
        <w:ind w:left="2160" w:hanging="360"/>
      </w:pPr>
      <w:rPr>
        <w:rFonts w:ascii="Times New Roman" w:hAnsi="Times New Roman" w:hint="default"/>
      </w:rPr>
    </w:lvl>
    <w:lvl w:ilvl="3" w:tplc="12BE6472" w:tentative="1">
      <w:start w:val="1"/>
      <w:numFmt w:val="bullet"/>
      <w:lvlText w:val="•"/>
      <w:lvlJc w:val="left"/>
      <w:pPr>
        <w:tabs>
          <w:tab w:val="num" w:pos="2880"/>
        </w:tabs>
        <w:ind w:left="2880" w:hanging="360"/>
      </w:pPr>
      <w:rPr>
        <w:rFonts w:ascii="Times New Roman" w:hAnsi="Times New Roman" w:hint="default"/>
      </w:rPr>
    </w:lvl>
    <w:lvl w:ilvl="4" w:tplc="F1389AF6" w:tentative="1">
      <w:start w:val="1"/>
      <w:numFmt w:val="bullet"/>
      <w:lvlText w:val="•"/>
      <w:lvlJc w:val="left"/>
      <w:pPr>
        <w:tabs>
          <w:tab w:val="num" w:pos="3600"/>
        </w:tabs>
        <w:ind w:left="3600" w:hanging="360"/>
      </w:pPr>
      <w:rPr>
        <w:rFonts w:ascii="Times New Roman" w:hAnsi="Times New Roman" w:hint="default"/>
      </w:rPr>
    </w:lvl>
    <w:lvl w:ilvl="5" w:tplc="566CBE3A" w:tentative="1">
      <w:start w:val="1"/>
      <w:numFmt w:val="bullet"/>
      <w:lvlText w:val="•"/>
      <w:lvlJc w:val="left"/>
      <w:pPr>
        <w:tabs>
          <w:tab w:val="num" w:pos="4320"/>
        </w:tabs>
        <w:ind w:left="4320" w:hanging="360"/>
      </w:pPr>
      <w:rPr>
        <w:rFonts w:ascii="Times New Roman" w:hAnsi="Times New Roman" w:hint="default"/>
      </w:rPr>
    </w:lvl>
    <w:lvl w:ilvl="6" w:tplc="4CA2761E" w:tentative="1">
      <w:start w:val="1"/>
      <w:numFmt w:val="bullet"/>
      <w:lvlText w:val="•"/>
      <w:lvlJc w:val="left"/>
      <w:pPr>
        <w:tabs>
          <w:tab w:val="num" w:pos="5040"/>
        </w:tabs>
        <w:ind w:left="5040" w:hanging="360"/>
      </w:pPr>
      <w:rPr>
        <w:rFonts w:ascii="Times New Roman" w:hAnsi="Times New Roman" w:hint="default"/>
      </w:rPr>
    </w:lvl>
    <w:lvl w:ilvl="7" w:tplc="F90CD35E" w:tentative="1">
      <w:start w:val="1"/>
      <w:numFmt w:val="bullet"/>
      <w:lvlText w:val="•"/>
      <w:lvlJc w:val="left"/>
      <w:pPr>
        <w:tabs>
          <w:tab w:val="num" w:pos="5760"/>
        </w:tabs>
        <w:ind w:left="5760" w:hanging="360"/>
      </w:pPr>
      <w:rPr>
        <w:rFonts w:ascii="Times New Roman" w:hAnsi="Times New Roman" w:hint="default"/>
      </w:rPr>
    </w:lvl>
    <w:lvl w:ilvl="8" w:tplc="473677E6" w:tentative="1">
      <w:start w:val="1"/>
      <w:numFmt w:val="bullet"/>
      <w:lvlText w:val="•"/>
      <w:lvlJc w:val="left"/>
      <w:pPr>
        <w:tabs>
          <w:tab w:val="num" w:pos="6480"/>
        </w:tabs>
        <w:ind w:left="6480" w:hanging="360"/>
      </w:pPr>
      <w:rPr>
        <w:rFonts w:ascii="Times New Roman" w:hAnsi="Times New Roman" w:hint="default"/>
      </w:rPr>
    </w:lvl>
  </w:abstractNum>
  <w:abstractNum w:abstractNumId="6" w15:restartNumberingAfterBreak="0">
    <w:nsid w:val="58F4435F"/>
    <w:multiLevelType w:val="hybridMultilevel"/>
    <w:tmpl w:val="87A6684C"/>
    <w:lvl w:ilvl="0" w:tplc="958A365E">
      <w:start w:val="1"/>
      <w:numFmt w:val="bullet"/>
      <w:lvlText w:val="•"/>
      <w:lvlJc w:val="left"/>
      <w:pPr>
        <w:tabs>
          <w:tab w:val="num" w:pos="720"/>
        </w:tabs>
        <w:ind w:left="720" w:hanging="360"/>
      </w:pPr>
      <w:rPr>
        <w:rFonts w:ascii="Times New Roman" w:hAnsi="Times New Roman" w:hint="default"/>
      </w:rPr>
    </w:lvl>
    <w:lvl w:ilvl="1" w:tplc="FDC8658A" w:tentative="1">
      <w:start w:val="1"/>
      <w:numFmt w:val="bullet"/>
      <w:lvlText w:val="•"/>
      <w:lvlJc w:val="left"/>
      <w:pPr>
        <w:tabs>
          <w:tab w:val="num" w:pos="1440"/>
        </w:tabs>
        <w:ind w:left="1440" w:hanging="360"/>
      </w:pPr>
      <w:rPr>
        <w:rFonts w:ascii="Times New Roman" w:hAnsi="Times New Roman" w:hint="default"/>
      </w:rPr>
    </w:lvl>
    <w:lvl w:ilvl="2" w:tplc="C52A576C" w:tentative="1">
      <w:start w:val="1"/>
      <w:numFmt w:val="bullet"/>
      <w:lvlText w:val="•"/>
      <w:lvlJc w:val="left"/>
      <w:pPr>
        <w:tabs>
          <w:tab w:val="num" w:pos="2160"/>
        </w:tabs>
        <w:ind w:left="2160" w:hanging="360"/>
      </w:pPr>
      <w:rPr>
        <w:rFonts w:ascii="Times New Roman" w:hAnsi="Times New Roman" w:hint="default"/>
      </w:rPr>
    </w:lvl>
    <w:lvl w:ilvl="3" w:tplc="2CAC40D6" w:tentative="1">
      <w:start w:val="1"/>
      <w:numFmt w:val="bullet"/>
      <w:lvlText w:val="•"/>
      <w:lvlJc w:val="left"/>
      <w:pPr>
        <w:tabs>
          <w:tab w:val="num" w:pos="2880"/>
        </w:tabs>
        <w:ind w:left="2880" w:hanging="360"/>
      </w:pPr>
      <w:rPr>
        <w:rFonts w:ascii="Times New Roman" w:hAnsi="Times New Roman" w:hint="default"/>
      </w:rPr>
    </w:lvl>
    <w:lvl w:ilvl="4" w:tplc="E4FAEB66" w:tentative="1">
      <w:start w:val="1"/>
      <w:numFmt w:val="bullet"/>
      <w:lvlText w:val="•"/>
      <w:lvlJc w:val="left"/>
      <w:pPr>
        <w:tabs>
          <w:tab w:val="num" w:pos="3600"/>
        </w:tabs>
        <w:ind w:left="3600" w:hanging="360"/>
      </w:pPr>
      <w:rPr>
        <w:rFonts w:ascii="Times New Roman" w:hAnsi="Times New Roman" w:hint="default"/>
      </w:rPr>
    </w:lvl>
    <w:lvl w:ilvl="5" w:tplc="5B008586" w:tentative="1">
      <w:start w:val="1"/>
      <w:numFmt w:val="bullet"/>
      <w:lvlText w:val="•"/>
      <w:lvlJc w:val="left"/>
      <w:pPr>
        <w:tabs>
          <w:tab w:val="num" w:pos="4320"/>
        </w:tabs>
        <w:ind w:left="4320" w:hanging="360"/>
      </w:pPr>
      <w:rPr>
        <w:rFonts w:ascii="Times New Roman" w:hAnsi="Times New Roman" w:hint="default"/>
      </w:rPr>
    </w:lvl>
    <w:lvl w:ilvl="6" w:tplc="FC5635D4" w:tentative="1">
      <w:start w:val="1"/>
      <w:numFmt w:val="bullet"/>
      <w:lvlText w:val="•"/>
      <w:lvlJc w:val="left"/>
      <w:pPr>
        <w:tabs>
          <w:tab w:val="num" w:pos="5040"/>
        </w:tabs>
        <w:ind w:left="5040" w:hanging="360"/>
      </w:pPr>
      <w:rPr>
        <w:rFonts w:ascii="Times New Roman" w:hAnsi="Times New Roman" w:hint="default"/>
      </w:rPr>
    </w:lvl>
    <w:lvl w:ilvl="7" w:tplc="5BAEAC5E" w:tentative="1">
      <w:start w:val="1"/>
      <w:numFmt w:val="bullet"/>
      <w:lvlText w:val="•"/>
      <w:lvlJc w:val="left"/>
      <w:pPr>
        <w:tabs>
          <w:tab w:val="num" w:pos="5760"/>
        </w:tabs>
        <w:ind w:left="5760" w:hanging="360"/>
      </w:pPr>
      <w:rPr>
        <w:rFonts w:ascii="Times New Roman" w:hAnsi="Times New Roman" w:hint="default"/>
      </w:rPr>
    </w:lvl>
    <w:lvl w:ilvl="8" w:tplc="1132237E" w:tentative="1">
      <w:start w:val="1"/>
      <w:numFmt w:val="bullet"/>
      <w:lvlText w:val="•"/>
      <w:lvlJc w:val="left"/>
      <w:pPr>
        <w:tabs>
          <w:tab w:val="num" w:pos="6480"/>
        </w:tabs>
        <w:ind w:left="6480" w:hanging="360"/>
      </w:pPr>
      <w:rPr>
        <w:rFonts w:ascii="Times New Roman" w:hAnsi="Times New Roman" w:hint="default"/>
      </w:rPr>
    </w:lvl>
  </w:abstractNum>
  <w:abstractNum w:abstractNumId="7" w15:restartNumberingAfterBreak="0">
    <w:nsid w:val="59531EB6"/>
    <w:multiLevelType w:val="hybridMultilevel"/>
    <w:tmpl w:val="88165370"/>
    <w:lvl w:ilvl="0" w:tplc="0C0A000B">
      <w:start w:val="1"/>
      <w:numFmt w:val="bullet"/>
      <w:lvlText w:val=""/>
      <w:lvlJc w:val="left"/>
      <w:pPr>
        <w:ind w:left="720" w:hanging="360"/>
      </w:pPr>
      <w:rPr>
        <w:rFonts w:ascii="Wingdings" w:hAnsi="Wingdings"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8" w15:restartNumberingAfterBreak="0">
    <w:nsid w:val="5E0D5370"/>
    <w:multiLevelType w:val="hybridMultilevel"/>
    <w:tmpl w:val="46FCB406"/>
    <w:lvl w:ilvl="0" w:tplc="0C0A000B">
      <w:start w:val="1"/>
      <w:numFmt w:val="bullet"/>
      <w:lvlText w:val=""/>
      <w:lvlJc w:val="left"/>
      <w:pPr>
        <w:ind w:left="720" w:hanging="360"/>
      </w:pPr>
      <w:rPr>
        <w:rFonts w:ascii="Wingdings" w:hAnsi="Wingdings"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9" w15:restartNumberingAfterBreak="0">
    <w:nsid w:val="60487498"/>
    <w:multiLevelType w:val="hybridMultilevel"/>
    <w:tmpl w:val="7D2C8618"/>
    <w:lvl w:ilvl="0" w:tplc="B92AF104">
      <w:start w:val="1"/>
      <w:numFmt w:val="bullet"/>
      <w:lvlText w:val="•"/>
      <w:lvlJc w:val="left"/>
      <w:pPr>
        <w:tabs>
          <w:tab w:val="num" w:pos="720"/>
        </w:tabs>
        <w:ind w:left="720" w:hanging="360"/>
      </w:pPr>
      <w:rPr>
        <w:rFonts w:ascii="Times New Roman" w:hAnsi="Times New Roman" w:hint="default"/>
      </w:rPr>
    </w:lvl>
    <w:lvl w:ilvl="1" w:tplc="E8FA3C5A" w:tentative="1">
      <w:start w:val="1"/>
      <w:numFmt w:val="bullet"/>
      <w:lvlText w:val="•"/>
      <w:lvlJc w:val="left"/>
      <w:pPr>
        <w:tabs>
          <w:tab w:val="num" w:pos="1440"/>
        </w:tabs>
        <w:ind w:left="1440" w:hanging="360"/>
      </w:pPr>
      <w:rPr>
        <w:rFonts w:ascii="Times New Roman" w:hAnsi="Times New Roman" w:hint="default"/>
      </w:rPr>
    </w:lvl>
    <w:lvl w:ilvl="2" w:tplc="BF524D40" w:tentative="1">
      <w:start w:val="1"/>
      <w:numFmt w:val="bullet"/>
      <w:lvlText w:val="•"/>
      <w:lvlJc w:val="left"/>
      <w:pPr>
        <w:tabs>
          <w:tab w:val="num" w:pos="2160"/>
        </w:tabs>
        <w:ind w:left="2160" w:hanging="360"/>
      </w:pPr>
      <w:rPr>
        <w:rFonts w:ascii="Times New Roman" w:hAnsi="Times New Roman" w:hint="default"/>
      </w:rPr>
    </w:lvl>
    <w:lvl w:ilvl="3" w:tplc="FDF438D0" w:tentative="1">
      <w:start w:val="1"/>
      <w:numFmt w:val="bullet"/>
      <w:lvlText w:val="•"/>
      <w:lvlJc w:val="left"/>
      <w:pPr>
        <w:tabs>
          <w:tab w:val="num" w:pos="2880"/>
        </w:tabs>
        <w:ind w:left="2880" w:hanging="360"/>
      </w:pPr>
      <w:rPr>
        <w:rFonts w:ascii="Times New Roman" w:hAnsi="Times New Roman" w:hint="default"/>
      </w:rPr>
    </w:lvl>
    <w:lvl w:ilvl="4" w:tplc="FC748F74" w:tentative="1">
      <w:start w:val="1"/>
      <w:numFmt w:val="bullet"/>
      <w:lvlText w:val="•"/>
      <w:lvlJc w:val="left"/>
      <w:pPr>
        <w:tabs>
          <w:tab w:val="num" w:pos="3600"/>
        </w:tabs>
        <w:ind w:left="3600" w:hanging="360"/>
      </w:pPr>
      <w:rPr>
        <w:rFonts w:ascii="Times New Roman" w:hAnsi="Times New Roman" w:hint="default"/>
      </w:rPr>
    </w:lvl>
    <w:lvl w:ilvl="5" w:tplc="BE6A7EC6" w:tentative="1">
      <w:start w:val="1"/>
      <w:numFmt w:val="bullet"/>
      <w:lvlText w:val="•"/>
      <w:lvlJc w:val="left"/>
      <w:pPr>
        <w:tabs>
          <w:tab w:val="num" w:pos="4320"/>
        </w:tabs>
        <w:ind w:left="4320" w:hanging="360"/>
      </w:pPr>
      <w:rPr>
        <w:rFonts w:ascii="Times New Roman" w:hAnsi="Times New Roman" w:hint="default"/>
      </w:rPr>
    </w:lvl>
    <w:lvl w:ilvl="6" w:tplc="DC369C80" w:tentative="1">
      <w:start w:val="1"/>
      <w:numFmt w:val="bullet"/>
      <w:lvlText w:val="•"/>
      <w:lvlJc w:val="left"/>
      <w:pPr>
        <w:tabs>
          <w:tab w:val="num" w:pos="5040"/>
        </w:tabs>
        <w:ind w:left="5040" w:hanging="360"/>
      </w:pPr>
      <w:rPr>
        <w:rFonts w:ascii="Times New Roman" w:hAnsi="Times New Roman" w:hint="default"/>
      </w:rPr>
    </w:lvl>
    <w:lvl w:ilvl="7" w:tplc="47AE4EEC" w:tentative="1">
      <w:start w:val="1"/>
      <w:numFmt w:val="bullet"/>
      <w:lvlText w:val="•"/>
      <w:lvlJc w:val="left"/>
      <w:pPr>
        <w:tabs>
          <w:tab w:val="num" w:pos="5760"/>
        </w:tabs>
        <w:ind w:left="5760" w:hanging="360"/>
      </w:pPr>
      <w:rPr>
        <w:rFonts w:ascii="Times New Roman" w:hAnsi="Times New Roman" w:hint="default"/>
      </w:rPr>
    </w:lvl>
    <w:lvl w:ilvl="8" w:tplc="38A6BECC" w:tentative="1">
      <w:start w:val="1"/>
      <w:numFmt w:val="bullet"/>
      <w:lvlText w:val="•"/>
      <w:lvlJc w:val="left"/>
      <w:pPr>
        <w:tabs>
          <w:tab w:val="num" w:pos="6480"/>
        </w:tabs>
        <w:ind w:left="6480" w:hanging="360"/>
      </w:pPr>
      <w:rPr>
        <w:rFonts w:ascii="Times New Roman" w:hAnsi="Times New Roman" w:hint="default"/>
      </w:rPr>
    </w:lvl>
  </w:abstractNum>
  <w:abstractNum w:abstractNumId="10" w15:restartNumberingAfterBreak="0">
    <w:nsid w:val="7E39279D"/>
    <w:multiLevelType w:val="hybridMultilevel"/>
    <w:tmpl w:val="F33846BE"/>
    <w:lvl w:ilvl="0" w:tplc="0C0A000B">
      <w:start w:val="1"/>
      <w:numFmt w:val="bullet"/>
      <w:lvlText w:val=""/>
      <w:lvlJc w:val="left"/>
      <w:pPr>
        <w:ind w:left="1410" w:hanging="360"/>
      </w:pPr>
      <w:rPr>
        <w:rFonts w:ascii="Wingdings" w:hAnsi="Wingdings" w:hint="default"/>
      </w:rPr>
    </w:lvl>
    <w:lvl w:ilvl="1" w:tplc="080A0003" w:tentative="1">
      <w:start w:val="1"/>
      <w:numFmt w:val="bullet"/>
      <w:lvlText w:val="o"/>
      <w:lvlJc w:val="left"/>
      <w:pPr>
        <w:ind w:left="2130" w:hanging="360"/>
      </w:pPr>
      <w:rPr>
        <w:rFonts w:ascii="Courier New" w:hAnsi="Courier New" w:cs="Courier New" w:hint="default"/>
      </w:rPr>
    </w:lvl>
    <w:lvl w:ilvl="2" w:tplc="080A0005" w:tentative="1">
      <w:start w:val="1"/>
      <w:numFmt w:val="bullet"/>
      <w:lvlText w:val=""/>
      <w:lvlJc w:val="left"/>
      <w:pPr>
        <w:ind w:left="2850" w:hanging="360"/>
      </w:pPr>
      <w:rPr>
        <w:rFonts w:ascii="Wingdings" w:hAnsi="Wingdings" w:hint="default"/>
      </w:rPr>
    </w:lvl>
    <w:lvl w:ilvl="3" w:tplc="080A0001" w:tentative="1">
      <w:start w:val="1"/>
      <w:numFmt w:val="bullet"/>
      <w:lvlText w:val=""/>
      <w:lvlJc w:val="left"/>
      <w:pPr>
        <w:ind w:left="3570" w:hanging="360"/>
      </w:pPr>
      <w:rPr>
        <w:rFonts w:ascii="Symbol" w:hAnsi="Symbol" w:hint="default"/>
      </w:rPr>
    </w:lvl>
    <w:lvl w:ilvl="4" w:tplc="080A0003" w:tentative="1">
      <w:start w:val="1"/>
      <w:numFmt w:val="bullet"/>
      <w:lvlText w:val="o"/>
      <w:lvlJc w:val="left"/>
      <w:pPr>
        <w:ind w:left="4290" w:hanging="360"/>
      </w:pPr>
      <w:rPr>
        <w:rFonts w:ascii="Courier New" w:hAnsi="Courier New" w:cs="Courier New" w:hint="default"/>
      </w:rPr>
    </w:lvl>
    <w:lvl w:ilvl="5" w:tplc="080A0005" w:tentative="1">
      <w:start w:val="1"/>
      <w:numFmt w:val="bullet"/>
      <w:lvlText w:val=""/>
      <w:lvlJc w:val="left"/>
      <w:pPr>
        <w:ind w:left="5010" w:hanging="360"/>
      </w:pPr>
      <w:rPr>
        <w:rFonts w:ascii="Wingdings" w:hAnsi="Wingdings" w:hint="default"/>
      </w:rPr>
    </w:lvl>
    <w:lvl w:ilvl="6" w:tplc="080A0001" w:tentative="1">
      <w:start w:val="1"/>
      <w:numFmt w:val="bullet"/>
      <w:lvlText w:val=""/>
      <w:lvlJc w:val="left"/>
      <w:pPr>
        <w:ind w:left="5730" w:hanging="360"/>
      </w:pPr>
      <w:rPr>
        <w:rFonts w:ascii="Symbol" w:hAnsi="Symbol" w:hint="default"/>
      </w:rPr>
    </w:lvl>
    <w:lvl w:ilvl="7" w:tplc="080A0003" w:tentative="1">
      <w:start w:val="1"/>
      <w:numFmt w:val="bullet"/>
      <w:lvlText w:val="o"/>
      <w:lvlJc w:val="left"/>
      <w:pPr>
        <w:ind w:left="6450" w:hanging="360"/>
      </w:pPr>
      <w:rPr>
        <w:rFonts w:ascii="Courier New" w:hAnsi="Courier New" w:cs="Courier New" w:hint="default"/>
      </w:rPr>
    </w:lvl>
    <w:lvl w:ilvl="8" w:tplc="080A0005" w:tentative="1">
      <w:start w:val="1"/>
      <w:numFmt w:val="bullet"/>
      <w:lvlText w:val=""/>
      <w:lvlJc w:val="left"/>
      <w:pPr>
        <w:ind w:left="7170" w:hanging="360"/>
      </w:pPr>
      <w:rPr>
        <w:rFonts w:ascii="Wingdings" w:hAnsi="Wingdings" w:hint="default"/>
      </w:rPr>
    </w:lvl>
  </w:abstractNum>
  <w:num w:numId="1">
    <w:abstractNumId w:val="0"/>
  </w:num>
  <w:num w:numId="2">
    <w:abstractNumId w:val="8"/>
  </w:num>
  <w:num w:numId="3">
    <w:abstractNumId w:val="7"/>
  </w:num>
  <w:num w:numId="4">
    <w:abstractNumId w:val="10"/>
  </w:num>
  <w:num w:numId="5">
    <w:abstractNumId w:val="1"/>
  </w:num>
  <w:num w:numId="6">
    <w:abstractNumId w:val="2"/>
  </w:num>
  <w:num w:numId="7">
    <w:abstractNumId w:val="6"/>
  </w:num>
  <w:num w:numId="8">
    <w:abstractNumId w:val="9"/>
  </w:num>
  <w:num w:numId="9">
    <w:abstractNumId w:val="4"/>
  </w:num>
  <w:num w:numId="10">
    <w:abstractNumId w:val="5"/>
  </w:num>
  <w:num w:numId="11">
    <w:abstractNumId w:val="3"/>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Cuenta Microsoft">
    <w15:presenceInfo w15:providerId="Windows Live" w15:userId="caa28e28edb3d4cb"/>
  </w15:person>
  <w15:person w15:author="BACHILLERATO GENERAL ALFONSO DE LA MADRID VIDAURRETA">
    <w15:presenceInfo w15:providerId="None" w15:userId="BACHILLERATO GENERAL ALFONSO DE LA MADRID VIDAURRETA"/>
  </w15:person>
  <w15:person w15:author="Alejandro Espinoza">
    <w15:presenceInfo w15:providerId="Windows Live" w15:userId="98c27d1380bb1bfb"/>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proofState w:spelling="clean" w:grammar="clean"/>
  <w:revisionView w:markup="0"/>
  <w:defaultTabStop w:val="708"/>
  <w:hyphenationZone w:val="425"/>
  <w:characterSpacingControl w:val="doNotCompress"/>
  <w:hdrShapeDefaults>
    <o:shapedefaults v:ext="edit" spidmax="14337"/>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74547"/>
    <w:rsid w:val="00003210"/>
    <w:rsid w:val="00007357"/>
    <w:rsid w:val="000162B2"/>
    <w:rsid w:val="00020F1B"/>
    <w:rsid w:val="000226C4"/>
    <w:rsid w:val="0002353D"/>
    <w:rsid w:val="0002597F"/>
    <w:rsid w:val="000267AD"/>
    <w:rsid w:val="000321AC"/>
    <w:rsid w:val="00032E2F"/>
    <w:rsid w:val="0003469D"/>
    <w:rsid w:val="00035063"/>
    <w:rsid w:val="00036CAA"/>
    <w:rsid w:val="00036E93"/>
    <w:rsid w:val="00042A75"/>
    <w:rsid w:val="00046305"/>
    <w:rsid w:val="00047D3B"/>
    <w:rsid w:val="00051CF0"/>
    <w:rsid w:val="00054B7C"/>
    <w:rsid w:val="0006087F"/>
    <w:rsid w:val="000633D3"/>
    <w:rsid w:val="000634B2"/>
    <w:rsid w:val="00066E7F"/>
    <w:rsid w:val="00084884"/>
    <w:rsid w:val="0008777E"/>
    <w:rsid w:val="000A2733"/>
    <w:rsid w:val="000A367B"/>
    <w:rsid w:val="000A642B"/>
    <w:rsid w:val="000B28AA"/>
    <w:rsid w:val="000B78E0"/>
    <w:rsid w:val="000C1111"/>
    <w:rsid w:val="000C4AD7"/>
    <w:rsid w:val="000C4E35"/>
    <w:rsid w:val="000C551A"/>
    <w:rsid w:val="000C5F67"/>
    <w:rsid w:val="000D0A4F"/>
    <w:rsid w:val="000D64A3"/>
    <w:rsid w:val="000D70A1"/>
    <w:rsid w:val="000E0F31"/>
    <w:rsid w:val="000E120C"/>
    <w:rsid w:val="000E446C"/>
    <w:rsid w:val="000E7545"/>
    <w:rsid w:val="000F6C22"/>
    <w:rsid w:val="00101155"/>
    <w:rsid w:val="001026F9"/>
    <w:rsid w:val="001041F2"/>
    <w:rsid w:val="00123140"/>
    <w:rsid w:val="001248A8"/>
    <w:rsid w:val="00126587"/>
    <w:rsid w:val="00126C95"/>
    <w:rsid w:val="00127AD5"/>
    <w:rsid w:val="00131F0E"/>
    <w:rsid w:val="00140FE7"/>
    <w:rsid w:val="0014258D"/>
    <w:rsid w:val="0014387D"/>
    <w:rsid w:val="00151CEB"/>
    <w:rsid w:val="00174547"/>
    <w:rsid w:val="001773A7"/>
    <w:rsid w:val="00186146"/>
    <w:rsid w:val="00192749"/>
    <w:rsid w:val="0019367D"/>
    <w:rsid w:val="0019535F"/>
    <w:rsid w:val="001970D5"/>
    <w:rsid w:val="001A6C58"/>
    <w:rsid w:val="001B4FEA"/>
    <w:rsid w:val="001B6579"/>
    <w:rsid w:val="001C51A5"/>
    <w:rsid w:val="001C6389"/>
    <w:rsid w:val="001C740B"/>
    <w:rsid w:val="001D2B54"/>
    <w:rsid w:val="001D55EA"/>
    <w:rsid w:val="001D75E2"/>
    <w:rsid w:val="001E0055"/>
    <w:rsid w:val="001E0908"/>
    <w:rsid w:val="001E1E06"/>
    <w:rsid w:val="001E317D"/>
    <w:rsid w:val="001E3548"/>
    <w:rsid w:val="001E3FB2"/>
    <w:rsid w:val="001F25C9"/>
    <w:rsid w:val="001F6A00"/>
    <w:rsid w:val="00200DF7"/>
    <w:rsid w:val="002032B0"/>
    <w:rsid w:val="0020481A"/>
    <w:rsid w:val="00205367"/>
    <w:rsid w:val="00215D5C"/>
    <w:rsid w:val="002169A1"/>
    <w:rsid w:val="00217241"/>
    <w:rsid w:val="002260CA"/>
    <w:rsid w:val="0022654B"/>
    <w:rsid w:val="0023022F"/>
    <w:rsid w:val="00230A06"/>
    <w:rsid w:val="00230DDF"/>
    <w:rsid w:val="00231361"/>
    <w:rsid w:val="00235BA9"/>
    <w:rsid w:val="002368FB"/>
    <w:rsid w:val="00237AB1"/>
    <w:rsid w:val="00240948"/>
    <w:rsid w:val="002468F1"/>
    <w:rsid w:val="00253AEE"/>
    <w:rsid w:val="00254335"/>
    <w:rsid w:val="00256C8C"/>
    <w:rsid w:val="00260110"/>
    <w:rsid w:val="00263A8C"/>
    <w:rsid w:val="0027301C"/>
    <w:rsid w:val="002733E5"/>
    <w:rsid w:val="00277F6F"/>
    <w:rsid w:val="00280132"/>
    <w:rsid w:val="00280785"/>
    <w:rsid w:val="00280D67"/>
    <w:rsid w:val="002841DF"/>
    <w:rsid w:val="00285ACB"/>
    <w:rsid w:val="00287152"/>
    <w:rsid w:val="00292567"/>
    <w:rsid w:val="002A20AF"/>
    <w:rsid w:val="002A5D27"/>
    <w:rsid w:val="002B24E3"/>
    <w:rsid w:val="002C279E"/>
    <w:rsid w:val="002C5CA1"/>
    <w:rsid w:val="002C72A5"/>
    <w:rsid w:val="002D2D0D"/>
    <w:rsid w:val="002D3C71"/>
    <w:rsid w:val="002E26AB"/>
    <w:rsid w:val="002E2F5E"/>
    <w:rsid w:val="002E5954"/>
    <w:rsid w:val="002F2075"/>
    <w:rsid w:val="002F6099"/>
    <w:rsid w:val="00301BE7"/>
    <w:rsid w:val="00303883"/>
    <w:rsid w:val="00314F3A"/>
    <w:rsid w:val="0032738C"/>
    <w:rsid w:val="00327F4D"/>
    <w:rsid w:val="0033082E"/>
    <w:rsid w:val="00330F7F"/>
    <w:rsid w:val="00333D89"/>
    <w:rsid w:val="00334A3C"/>
    <w:rsid w:val="00336144"/>
    <w:rsid w:val="00337F6B"/>
    <w:rsid w:val="00341BC4"/>
    <w:rsid w:val="003441B5"/>
    <w:rsid w:val="003441FC"/>
    <w:rsid w:val="00350D0F"/>
    <w:rsid w:val="00351D47"/>
    <w:rsid w:val="003525FE"/>
    <w:rsid w:val="00354582"/>
    <w:rsid w:val="0036007E"/>
    <w:rsid w:val="0036027E"/>
    <w:rsid w:val="00362215"/>
    <w:rsid w:val="00362437"/>
    <w:rsid w:val="00363691"/>
    <w:rsid w:val="00371413"/>
    <w:rsid w:val="00373D3A"/>
    <w:rsid w:val="00374DDF"/>
    <w:rsid w:val="00383911"/>
    <w:rsid w:val="00386F9B"/>
    <w:rsid w:val="00390AD1"/>
    <w:rsid w:val="00392E05"/>
    <w:rsid w:val="0039630F"/>
    <w:rsid w:val="003A00DA"/>
    <w:rsid w:val="003A07EF"/>
    <w:rsid w:val="003A0B4E"/>
    <w:rsid w:val="003A20F8"/>
    <w:rsid w:val="003A5FB3"/>
    <w:rsid w:val="003B0E73"/>
    <w:rsid w:val="003C430B"/>
    <w:rsid w:val="003D5B90"/>
    <w:rsid w:val="003D627E"/>
    <w:rsid w:val="003D65E7"/>
    <w:rsid w:val="003E3FC7"/>
    <w:rsid w:val="003F51FB"/>
    <w:rsid w:val="00400710"/>
    <w:rsid w:val="0040594B"/>
    <w:rsid w:val="00411E49"/>
    <w:rsid w:val="00416C0B"/>
    <w:rsid w:val="0042770D"/>
    <w:rsid w:val="0044084E"/>
    <w:rsid w:val="004423C6"/>
    <w:rsid w:val="00450E9D"/>
    <w:rsid w:val="00453809"/>
    <w:rsid w:val="00454E38"/>
    <w:rsid w:val="00457A5F"/>
    <w:rsid w:val="004623E7"/>
    <w:rsid w:val="00465B9E"/>
    <w:rsid w:val="00471761"/>
    <w:rsid w:val="00473C19"/>
    <w:rsid w:val="004746FC"/>
    <w:rsid w:val="00482F84"/>
    <w:rsid w:val="00484160"/>
    <w:rsid w:val="0048657A"/>
    <w:rsid w:val="00487180"/>
    <w:rsid w:val="004876E2"/>
    <w:rsid w:val="004960F7"/>
    <w:rsid w:val="004A16A3"/>
    <w:rsid w:val="004A31C1"/>
    <w:rsid w:val="004A54D5"/>
    <w:rsid w:val="004B27E1"/>
    <w:rsid w:val="004B2B3E"/>
    <w:rsid w:val="004B672B"/>
    <w:rsid w:val="004C0822"/>
    <w:rsid w:val="004C3DE7"/>
    <w:rsid w:val="004D2B23"/>
    <w:rsid w:val="004D2B87"/>
    <w:rsid w:val="004D4FCE"/>
    <w:rsid w:val="004D50D8"/>
    <w:rsid w:val="004E0E98"/>
    <w:rsid w:val="004E75A5"/>
    <w:rsid w:val="004F4435"/>
    <w:rsid w:val="004F45B5"/>
    <w:rsid w:val="00503F94"/>
    <w:rsid w:val="00521918"/>
    <w:rsid w:val="00523F44"/>
    <w:rsid w:val="00525150"/>
    <w:rsid w:val="00527FC3"/>
    <w:rsid w:val="0053619D"/>
    <w:rsid w:val="00540F86"/>
    <w:rsid w:val="005432F5"/>
    <w:rsid w:val="00543975"/>
    <w:rsid w:val="005464E0"/>
    <w:rsid w:val="005533A6"/>
    <w:rsid w:val="0057445B"/>
    <w:rsid w:val="00574B99"/>
    <w:rsid w:val="00576029"/>
    <w:rsid w:val="00580FE6"/>
    <w:rsid w:val="00582C99"/>
    <w:rsid w:val="00585D7C"/>
    <w:rsid w:val="0059509B"/>
    <w:rsid w:val="00596B74"/>
    <w:rsid w:val="005A3554"/>
    <w:rsid w:val="005A3BA3"/>
    <w:rsid w:val="005A3F16"/>
    <w:rsid w:val="005A4E37"/>
    <w:rsid w:val="005A75F0"/>
    <w:rsid w:val="005A7AA7"/>
    <w:rsid w:val="005B033B"/>
    <w:rsid w:val="005B0B9D"/>
    <w:rsid w:val="005B1C4F"/>
    <w:rsid w:val="005C0A29"/>
    <w:rsid w:val="005C0FC6"/>
    <w:rsid w:val="005D3259"/>
    <w:rsid w:val="005D7905"/>
    <w:rsid w:val="00600EC9"/>
    <w:rsid w:val="006014C1"/>
    <w:rsid w:val="00603E0C"/>
    <w:rsid w:val="00607897"/>
    <w:rsid w:val="00610C9D"/>
    <w:rsid w:val="00615462"/>
    <w:rsid w:val="00615DCD"/>
    <w:rsid w:val="00621F16"/>
    <w:rsid w:val="00627C91"/>
    <w:rsid w:val="00627FEB"/>
    <w:rsid w:val="00632255"/>
    <w:rsid w:val="0063521F"/>
    <w:rsid w:val="00641A03"/>
    <w:rsid w:val="00643D1D"/>
    <w:rsid w:val="00644EF8"/>
    <w:rsid w:val="006519AE"/>
    <w:rsid w:val="006521B6"/>
    <w:rsid w:val="00656CDC"/>
    <w:rsid w:val="00663287"/>
    <w:rsid w:val="00664307"/>
    <w:rsid w:val="0066497A"/>
    <w:rsid w:val="006653B3"/>
    <w:rsid w:val="00684925"/>
    <w:rsid w:val="00686036"/>
    <w:rsid w:val="00686ED9"/>
    <w:rsid w:val="00687A38"/>
    <w:rsid w:val="00687C6C"/>
    <w:rsid w:val="00691623"/>
    <w:rsid w:val="006B0531"/>
    <w:rsid w:val="006B3755"/>
    <w:rsid w:val="006B56B1"/>
    <w:rsid w:val="006B711D"/>
    <w:rsid w:val="006B75FA"/>
    <w:rsid w:val="006C0C28"/>
    <w:rsid w:val="006D4158"/>
    <w:rsid w:val="006D5D3F"/>
    <w:rsid w:val="006D6BC8"/>
    <w:rsid w:val="006E2659"/>
    <w:rsid w:val="006F7D72"/>
    <w:rsid w:val="00702074"/>
    <w:rsid w:val="007042D8"/>
    <w:rsid w:val="007043E1"/>
    <w:rsid w:val="007073D3"/>
    <w:rsid w:val="00711D48"/>
    <w:rsid w:val="00730311"/>
    <w:rsid w:val="00733582"/>
    <w:rsid w:val="00733C2E"/>
    <w:rsid w:val="00734273"/>
    <w:rsid w:val="00736B0D"/>
    <w:rsid w:val="007453ED"/>
    <w:rsid w:val="00750EB2"/>
    <w:rsid w:val="00751327"/>
    <w:rsid w:val="00754BB8"/>
    <w:rsid w:val="007562D2"/>
    <w:rsid w:val="00761E30"/>
    <w:rsid w:val="0077759A"/>
    <w:rsid w:val="0078642F"/>
    <w:rsid w:val="00786C6A"/>
    <w:rsid w:val="00792027"/>
    <w:rsid w:val="007924F3"/>
    <w:rsid w:val="007A3FB3"/>
    <w:rsid w:val="007A4D70"/>
    <w:rsid w:val="007B3D66"/>
    <w:rsid w:val="007B5F62"/>
    <w:rsid w:val="007B63C1"/>
    <w:rsid w:val="007C1F1C"/>
    <w:rsid w:val="007C2600"/>
    <w:rsid w:val="007C7E56"/>
    <w:rsid w:val="007D4847"/>
    <w:rsid w:val="007D4F0A"/>
    <w:rsid w:val="007D7063"/>
    <w:rsid w:val="007E3C0C"/>
    <w:rsid w:val="007E6B47"/>
    <w:rsid w:val="007F24E0"/>
    <w:rsid w:val="007F4477"/>
    <w:rsid w:val="00804BAA"/>
    <w:rsid w:val="008055F2"/>
    <w:rsid w:val="008061B6"/>
    <w:rsid w:val="00806D66"/>
    <w:rsid w:val="00810537"/>
    <w:rsid w:val="008162E4"/>
    <w:rsid w:val="008220B6"/>
    <w:rsid w:val="008228F9"/>
    <w:rsid w:val="00825B35"/>
    <w:rsid w:val="00827DF4"/>
    <w:rsid w:val="00832FE4"/>
    <w:rsid w:val="008360D4"/>
    <w:rsid w:val="00836527"/>
    <w:rsid w:val="00841E30"/>
    <w:rsid w:val="0086517D"/>
    <w:rsid w:val="008670B8"/>
    <w:rsid w:val="00872AF9"/>
    <w:rsid w:val="00872E00"/>
    <w:rsid w:val="00877257"/>
    <w:rsid w:val="0087765D"/>
    <w:rsid w:val="00883BF2"/>
    <w:rsid w:val="00896C3E"/>
    <w:rsid w:val="008A7297"/>
    <w:rsid w:val="008A7A83"/>
    <w:rsid w:val="008B529F"/>
    <w:rsid w:val="008E0610"/>
    <w:rsid w:val="008F1FF2"/>
    <w:rsid w:val="008F3824"/>
    <w:rsid w:val="009013BE"/>
    <w:rsid w:val="00912B59"/>
    <w:rsid w:val="00917B6B"/>
    <w:rsid w:val="0092096F"/>
    <w:rsid w:val="00924FF3"/>
    <w:rsid w:val="009262B8"/>
    <w:rsid w:val="00926E53"/>
    <w:rsid w:val="00933E6F"/>
    <w:rsid w:val="00941D52"/>
    <w:rsid w:val="00944B76"/>
    <w:rsid w:val="0095233F"/>
    <w:rsid w:val="0095248B"/>
    <w:rsid w:val="00952E77"/>
    <w:rsid w:val="00957C8D"/>
    <w:rsid w:val="00964AC7"/>
    <w:rsid w:val="0097026C"/>
    <w:rsid w:val="009703E0"/>
    <w:rsid w:val="00970C9B"/>
    <w:rsid w:val="00973F37"/>
    <w:rsid w:val="0097594A"/>
    <w:rsid w:val="00977BA7"/>
    <w:rsid w:val="00992624"/>
    <w:rsid w:val="00996429"/>
    <w:rsid w:val="009A064F"/>
    <w:rsid w:val="009A0871"/>
    <w:rsid w:val="009A0A36"/>
    <w:rsid w:val="009A0CD5"/>
    <w:rsid w:val="009A0E8E"/>
    <w:rsid w:val="009A7081"/>
    <w:rsid w:val="009B0358"/>
    <w:rsid w:val="009B1CD0"/>
    <w:rsid w:val="009B203C"/>
    <w:rsid w:val="009B28AA"/>
    <w:rsid w:val="009B2B08"/>
    <w:rsid w:val="009B30B1"/>
    <w:rsid w:val="009B3752"/>
    <w:rsid w:val="009B3CE5"/>
    <w:rsid w:val="009B627A"/>
    <w:rsid w:val="009B66ED"/>
    <w:rsid w:val="009C0C5F"/>
    <w:rsid w:val="009C3023"/>
    <w:rsid w:val="009C4CE4"/>
    <w:rsid w:val="009D2C4D"/>
    <w:rsid w:val="009D3C09"/>
    <w:rsid w:val="009D4F9E"/>
    <w:rsid w:val="009D65E5"/>
    <w:rsid w:val="009E02A3"/>
    <w:rsid w:val="009E1283"/>
    <w:rsid w:val="009E5953"/>
    <w:rsid w:val="009F4AA6"/>
    <w:rsid w:val="009F62A5"/>
    <w:rsid w:val="009F7879"/>
    <w:rsid w:val="00A0368F"/>
    <w:rsid w:val="00A11069"/>
    <w:rsid w:val="00A14EA3"/>
    <w:rsid w:val="00A15C77"/>
    <w:rsid w:val="00A24BCB"/>
    <w:rsid w:val="00A3043A"/>
    <w:rsid w:val="00A32808"/>
    <w:rsid w:val="00A37F68"/>
    <w:rsid w:val="00A453A9"/>
    <w:rsid w:val="00A46889"/>
    <w:rsid w:val="00A50389"/>
    <w:rsid w:val="00A50CD6"/>
    <w:rsid w:val="00A53520"/>
    <w:rsid w:val="00A55F6B"/>
    <w:rsid w:val="00A6743F"/>
    <w:rsid w:val="00A73581"/>
    <w:rsid w:val="00A76F33"/>
    <w:rsid w:val="00A81451"/>
    <w:rsid w:val="00A82646"/>
    <w:rsid w:val="00A84937"/>
    <w:rsid w:val="00A8529B"/>
    <w:rsid w:val="00A85830"/>
    <w:rsid w:val="00A93D96"/>
    <w:rsid w:val="00A94339"/>
    <w:rsid w:val="00A95AFC"/>
    <w:rsid w:val="00A97C33"/>
    <w:rsid w:val="00AA1BFC"/>
    <w:rsid w:val="00AA2228"/>
    <w:rsid w:val="00AA2ED3"/>
    <w:rsid w:val="00AB1975"/>
    <w:rsid w:val="00AB4C0C"/>
    <w:rsid w:val="00AB6716"/>
    <w:rsid w:val="00AC1D21"/>
    <w:rsid w:val="00AD17A4"/>
    <w:rsid w:val="00AD4108"/>
    <w:rsid w:val="00AD47F4"/>
    <w:rsid w:val="00AE2BCD"/>
    <w:rsid w:val="00AE36F9"/>
    <w:rsid w:val="00AF2EDE"/>
    <w:rsid w:val="00AF357E"/>
    <w:rsid w:val="00AF463A"/>
    <w:rsid w:val="00AF4FC1"/>
    <w:rsid w:val="00AF6284"/>
    <w:rsid w:val="00AF79EE"/>
    <w:rsid w:val="00B0139D"/>
    <w:rsid w:val="00B0228E"/>
    <w:rsid w:val="00B13584"/>
    <w:rsid w:val="00B2120B"/>
    <w:rsid w:val="00B22A78"/>
    <w:rsid w:val="00B22C04"/>
    <w:rsid w:val="00B237BB"/>
    <w:rsid w:val="00B23DC8"/>
    <w:rsid w:val="00B2416C"/>
    <w:rsid w:val="00B25059"/>
    <w:rsid w:val="00B25B32"/>
    <w:rsid w:val="00B337DA"/>
    <w:rsid w:val="00B35CD9"/>
    <w:rsid w:val="00B3660E"/>
    <w:rsid w:val="00B419D9"/>
    <w:rsid w:val="00B42783"/>
    <w:rsid w:val="00B42FB6"/>
    <w:rsid w:val="00B50051"/>
    <w:rsid w:val="00B54B1B"/>
    <w:rsid w:val="00B67A19"/>
    <w:rsid w:val="00B856B2"/>
    <w:rsid w:val="00B869B7"/>
    <w:rsid w:val="00B876A8"/>
    <w:rsid w:val="00B91B41"/>
    <w:rsid w:val="00B92CA4"/>
    <w:rsid w:val="00B94241"/>
    <w:rsid w:val="00B95095"/>
    <w:rsid w:val="00BA02B8"/>
    <w:rsid w:val="00BA0F94"/>
    <w:rsid w:val="00BA6F1F"/>
    <w:rsid w:val="00BB38FC"/>
    <w:rsid w:val="00BB4557"/>
    <w:rsid w:val="00BB65B0"/>
    <w:rsid w:val="00BB709C"/>
    <w:rsid w:val="00BC259A"/>
    <w:rsid w:val="00BC6A8E"/>
    <w:rsid w:val="00BD30A3"/>
    <w:rsid w:val="00BD34B8"/>
    <w:rsid w:val="00BD4717"/>
    <w:rsid w:val="00BD7E11"/>
    <w:rsid w:val="00BE1695"/>
    <w:rsid w:val="00C01D9F"/>
    <w:rsid w:val="00C02988"/>
    <w:rsid w:val="00C03F0C"/>
    <w:rsid w:val="00C052C6"/>
    <w:rsid w:val="00C062EA"/>
    <w:rsid w:val="00C06CBA"/>
    <w:rsid w:val="00C07E0D"/>
    <w:rsid w:val="00C12E8E"/>
    <w:rsid w:val="00C1471D"/>
    <w:rsid w:val="00C15A6B"/>
    <w:rsid w:val="00C26031"/>
    <w:rsid w:val="00C26797"/>
    <w:rsid w:val="00C363E7"/>
    <w:rsid w:val="00C43240"/>
    <w:rsid w:val="00C43669"/>
    <w:rsid w:val="00C43FD7"/>
    <w:rsid w:val="00C5361E"/>
    <w:rsid w:val="00C5368A"/>
    <w:rsid w:val="00C53BCB"/>
    <w:rsid w:val="00C60B09"/>
    <w:rsid w:val="00C60EA5"/>
    <w:rsid w:val="00C64335"/>
    <w:rsid w:val="00C64EEE"/>
    <w:rsid w:val="00C70EA5"/>
    <w:rsid w:val="00C7390A"/>
    <w:rsid w:val="00C775B1"/>
    <w:rsid w:val="00C83DEC"/>
    <w:rsid w:val="00C8422E"/>
    <w:rsid w:val="00C858A8"/>
    <w:rsid w:val="00C86603"/>
    <w:rsid w:val="00C903A4"/>
    <w:rsid w:val="00C91077"/>
    <w:rsid w:val="00C93EBD"/>
    <w:rsid w:val="00C9653E"/>
    <w:rsid w:val="00C971B7"/>
    <w:rsid w:val="00CA2C87"/>
    <w:rsid w:val="00CA4DB5"/>
    <w:rsid w:val="00CB0C0F"/>
    <w:rsid w:val="00CB0C47"/>
    <w:rsid w:val="00CB2549"/>
    <w:rsid w:val="00CC137D"/>
    <w:rsid w:val="00CC139D"/>
    <w:rsid w:val="00CC3B99"/>
    <w:rsid w:val="00CD24BC"/>
    <w:rsid w:val="00CD51DE"/>
    <w:rsid w:val="00CD70F7"/>
    <w:rsid w:val="00CE5DA1"/>
    <w:rsid w:val="00CF1FF0"/>
    <w:rsid w:val="00CF48AE"/>
    <w:rsid w:val="00D14491"/>
    <w:rsid w:val="00D2355B"/>
    <w:rsid w:val="00D2463A"/>
    <w:rsid w:val="00D31AAF"/>
    <w:rsid w:val="00D323DA"/>
    <w:rsid w:val="00D35845"/>
    <w:rsid w:val="00D35CCD"/>
    <w:rsid w:val="00D44994"/>
    <w:rsid w:val="00D44F28"/>
    <w:rsid w:val="00D452AC"/>
    <w:rsid w:val="00D45526"/>
    <w:rsid w:val="00D51AB4"/>
    <w:rsid w:val="00D52A41"/>
    <w:rsid w:val="00D535FD"/>
    <w:rsid w:val="00D53E2E"/>
    <w:rsid w:val="00D543C1"/>
    <w:rsid w:val="00D550D2"/>
    <w:rsid w:val="00D579B5"/>
    <w:rsid w:val="00D57E0C"/>
    <w:rsid w:val="00D61F2B"/>
    <w:rsid w:val="00D638AA"/>
    <w:rsid w:val="00D6457F"/>
    <w:rsid w:val="00D64BF5"/>
    <w:rsid w:val="00D64EF4"/>
    <w:rsid w:val="00D747BB"/>
    <w:rsid w:val="00D860AC"/>
    <w:rsid w:val="00D923DC"/>
    <w:rsid w:val="00D956F9"/>
    <w:rsid w:val="00DA0EF4"/>
    <w:rsid w:val="00DA44D4"/>
    <w:rsid w:val="00DA7768"/>
    <w:rsid w:val="00DB6E6B"/>
    <w:rsid w:val="00DB75DE"/>
    <w:rsid w:val="00DC0033"/>
    <w:rsid w:val="00DC15D8"/>
    <w:rsid w:val="00DC37FD"/>
    <w:rsid w:val="00DC3AEE"/>
    <w:rsid w:val="00DC44D7"/>
    <w:rsid w:val="00DC5271"/>
    <w:rsid w:val="00DD162F"/>
    <w:rsid w:val="00DD74AA"/>
    <w:rsid w:val="00DF001F"/>
    <w:rsid w:val="00DF0C31"/>
    <w:rsid w:val="00DF322C"/>
    <w:rsid w:val="00DF7288"/>
    <w:rsid w:val="00DF7512"/>
    <w:rsid w:val="00E015E1"/>
    <w:rsid w:val="00E11C72"/>
    <w:rsid w:val="00E15088"/>
    <w:rsid w:val="00E31F72"/>
    <w:rsid w:val="00E46E91"/>
    <w:rsid w:val="00E50B98"/>
    <w:rsid w:val="00E52F90"/>
    <w:rsid w:val="00E57614"/>
    <w:rsid w:val="00E608A3"/>
    <w:rsid w:val="00E6737D"/>
    <w:rsid w:val="00E675A2"/>
    <w:rsid w:val="00E826F2"/>
    <w:rsid w:val="00E84F09"/>
    <w:rsid w:val="00E864F5"/>
    <w:rsid w:val="00E8736F"/>
    <w:rsid w:val="00E901F6"/>
    <w:rsid w:val="00E94662"/>
    <w:rsid w:val="00E96ED9"/>
    <w:rsid w:val="00E9765F"/>
    <w:rsid w:val="00EA1E7A"/>
    <w:rsid w:val="00EA2E98"/>
    <w:rsid w:val="00EB2688"/>
    <w:rsid w:val="00EB3322"/>
    <w:rsid w:val="00EB397B"/>
    <w:rsid w:val="00EB45F4"/>
    <w:rsid w:val="00EB469C"/>
    <w:rsid w:val="00EB7546"/>
    <w:rsid w:val="00EC2AA2"/>
    <w:rsid w:val="00EC3005"/>
    <w:rsid w:val="00EC4A96"/>
    <w:rsid w:val="00EC78E8"/>
    <w:rsid w:val="00ED0739"/>
    <w:rsid w:val="00ED0C7E"/>
    <w:rsid w:val="00F01F4E"/>
    <w:rsid w:val="00F032F6"/>
    <w:rsid w:val="00F03FBB"/>
    <w:rsid w:val="00F10746"/>
    <w:rsid w:val="00F11CCC"/>
    <w:rsid w:val="00F17491"/>
    <w:rsid w:val="00F21AE1"/>
    <w:rsid w:val="00F23B3B"/>
    <w:rsid w:val="00F24389"/>
    <w:rsid w:val="00F2542B"/>
    <w:rsid w:val="00F25DD4"/>
    <w:rsid w:val="00F2636F"/>
    <w:rsid w:val="00F32928"/>
    <w:rsid w:val="00F3401D"/>
    <w:rsid w:val="00F4105C"/>
    <w:rsid w:val="00F42BAF"/>
    <w:rsid w:val="00F42BCE"/>
    <w:rsid w:val="00F44C63"/>
    <w:rsid w:val="00F47761"/>
    <w:rsid w:val="00F50C36"/>
    <w:rsid w:val="00F55195"/>
    <w:rsid w:val="00F60485"/>
    <w:rsid w:val="00F73AFB"/>
    <w:rsid w:val="00F7510C"/>
    <w:rsid w:val="00F9317F"/>
    <w:rsid w:val="00FA10A3"/>
    <w:rsid w:val="00FA1DC8"/>
    <w:rsid w:val="00FB430D"/>
    <w:rsid w:val="00FB70AE"/>
    <w:rsid w:val="00FC22C4"/>
    <w:rsid w:val="00FC3F94"/>
    <w:rsid w:val="00FC73C0"/>
    <w:rsid w:val="00FF6199"/>
  </w:rsids>
  <m:mathPr>
    <m:mathFont m:val="Cambria Math"/>
    <m:brkBin m:val="before"/>
    <m:brkBinSub m:val="--"/>
    <m:smallFrac/>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4337"/>
    <o:shapelayout v:ext="edit">
      <o:idmap v:ext="edit" data="1"/>
    </o:shapelayout>
  </w:shapeDefaults>
  <w:decimalSymbol w:val="."/>
  <w:listSeparator w:val=","/>
  <w14:docId w14:val="2ED4DA77"/>
  <w15:docId w15:val="{00DEB4E9-90F2-40AC-AA34-52EC6680CA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E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6517D"/>
  </w:style>
  <w:style w:type="paragraph" w:styleId="Ttulo1">
    <w:name w:val="heading 1"/>
    <w:basedOn w:val="Normal"/>
    <w:next w:val="Normal"/>
    <w:link w:val="Ttulo1Car"/>
    <w:uiPriority w:val="9"/>
    <w:qFormat/>
    <w:rsid w:val="002F2075"/>
    <w:pPr>
      <w:keepNext/>
      <w:keepLines/>
      <w:spacing w:before="240" w:after="0"/>
      <w:outlineLvl w:val="0"/>
    </w:pPr>
    <w:rPr>
      <w:rFonts w:asciiTheme="majorHAnsi" w:eastAsiaTheme="majorEastAsia" w:hAnsiTheme="majorHAnsi" w:cstheme="majorBidi"/>
      <w:color w:val="365F91" w:themeColor="accent1" w:themeShade="BF"/>
      <w:sz w:val="32"/>
      <w:szCs w:val="32"/>
    </w:rPr>
  </w:style>
  <w:style w:type="paragraph" w:styleId="Ttulo2">
    <w:name w:val="heading 2"/>
    <w:basedOn w:val="Normal"/>
    <w:next w:val="Normal"/>
    <w:link w:val="Ttulo2Car"/>
    <w:uiPriority w:val="9"/>
    <w:unhideWhenUsed/>
    <w:qFormat/>
    <w:rsid w:val="002F2075"/>
    <w:pPr>
      <w:keepNext/>
      <w:keepLines/>
      <w:spacing w:before="40" w:after="0"/>
      <w:outlineLvl w:val="1"/>
    </w:pPr>
    <w:rPr>
      <w:rFonts w:asciiTheme="majorHAnsi" w:eastAsiaTheme="majorEastAsia" w:hAnsiTheme="majorHAnsi" w:cstheme="majorBidi"/>
      <w:color w:val="365F91" w:themeColor="accent1" w:themeShade="BF"/>
      <w:sz w:val="26"/>
      <w:szCs w:val="2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527FC3"/>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527FC3"/>
  </w:style>
  <w:style w:type="paragraph" w:styleId="Piedepgina">
    <w:name w:val="footer"/>
    <w:basedOn w:val="Normal"/>
    <w:link w:val="PiedepginaCar"/>
    <w:uiPriority w:val="99"/>
    <w:unhideWhenUsed/>
    <w:rsid w:val="00527FC3"/>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527FC3"/>
  </w:style>
  <w:style w:type="paragraph" w:styleId="Textodeglobo">
    <w:name w:val="Balloon Text"/>
    <w:basedOn w:val="Normal"/>
    <w:link w:val="TextodegloboCar"/>
    <w:uiPriority w:val="99"/>
    <w:semiHidden/>
    <w:unhideWhenUsed/>
    <w:rsid w:val="00527FC3"/>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527FC3"/>
    <w:rPr>
      <w:rFonts w:ascii="Tahoma" w:hAnsi="Tahoma" w:cs="Tahoma"/>
      <w:sz w:val="16"/>
      <w:szCs w:val="16"/>
    </w:rPr>
  </w:style>
  <w:style w:type="paragraph" w:styleId="Prrafodelista">
    <w:name w:val="List Paragraph"/>
    <w:basedOn w:val="Normal"/>
    <w:uiPriority w:val="34"/>
    <w:qFormat/>
    <w:rsid w:val="006521B6"/>
    <w:pPr>
      <w:ind w:left="720"/>
      <w:contextualSpacing/>
    </w:pPr>
  </w:style>
  <w:style w:type="table" w:styleId="Tablaconcuadrcula">
    <w:name w:val="Table Grid"/>
    <w:basedOn w:val="Tablanormal"/>
    <w:uiPriority w:val="39"/>
    <w:rsid w:val="00EA1E7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staclara-nfasis1">
    <w:name w:val="Light List Accent 1"/>
    <w:basedOn w:val="Tablanormal"/>
    <w:uiPriority w:val="61"/>
    <w:rsid w:val="00EA1E7A"/>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9D3C09"/>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B419D9"/>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6">
    <w:name w:val="Light List Accent 6"/>
    <w:basedOn w:val="Tablanormal"/>
    <w:uiPriority w:val="61"/>
    <w:rsid w:val="00CE5DA1"/>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character" w:styleId="Refdecomentario">
    <w:name w:val="annotation reference"/>
    <w:basedOn w:val="Fuentedeprrafopredeter"/>
    <w:uiPriority w:val="99"/>
    <w:semiHidden/>
    <w:unhideWhenUsed/>
    <w:rsid w:val="00750EB2"/>
    <w:rPr>
      <w:sz w:val="16"/>
      <w:szCs w:val="16"/>
    </w:rPr>
  </w:style>
  <w:style w:type="paragraph" w:styleId="Textocomentario">
    <w:name w:val="annotation text"/>
    <w:basedOn w:val="Normal"/>
    <w:link w:val="TextocomentarioCar"/>
    <w:uiPriority w:val="99"/>
    <w:semiHidden/>
    <w:unhideWhenUsed/>
    <w:rsid w:val="00750EB2"/>
    <w:pPr>
      <w:spacing w:line="240" w:lineRule="auto"/>
    </w:pPr>
    <w:rPr>
      <w:sz w:val="20"/>
      <w:szCs w:val="20"/>
    </w:rPr>
  </w:style>
  <w:style w:type="character" w:customStyle="1" w:styleId="TextocomentarioCar">
    <w:name w:val="Texto comentario Car"/>
    <w:basedOn w:val="Fuentedeprrafopredeter"/>
    <w:link w:val="Textocomentario"/>
    <w:uiPriority w:val="99"/>
    <w:semiHidden/>
    <w:rsid w:val="00750EB2"/>
    <w:rPr>
      <w:sz w:val="20"/>
      <w:szCs w:val="20"/>
    </w:rPr>
  </w:style>
  <w:style w:type="paragraph" w:styleId="Asuntodelcomentario">
    <w:name w:val="annotation subject"/>
    <w:basedOn w:val="Textocomentario"/>
    <w:next w:val="Textocomentario"/>
    <w:link w:val="AsuntodelcomentarioCar"/>
    <w:uiPriority w:val="99"/>
    <w:semiHidden/>
    <w:unhideWhenUsed/>
    <w:rsid w:val="00750EB2"/>
    <w:rPr>
      <w:b/>
      <w:bCs/>
    </w:rPr>
  </w:style>
  <w:style w:type="character" w:customStyle="1" w:styleId="AsuntodelcomentarioCar">
    <w:name w:val="Asunto del comentario Car"/>
    <w:basedOn w:val="TextocomentarioCar"/>
    <w:link w:val="Asuntodelcomentario"/>
    <w:uiPriority w:val="99"/>
    <w:semiHidden/>
    <w:rsid w:val="00750EB2"/>
    <w:rPr>
      <w:b/>
      <w:bCs/>
      <w:sz w:val="20"/>
      <w:szCs w:val="20"/>
    </w:rPr>
  </w:style>
  <w:style w:type="character" w:styleId="Hipervnculo">
    <w:name w:val="Hyperlink"/>
    <w:basedOn w:val="Fuentedeprrafopredeter"/>
    <w:uiPriority w:val="99"/>
    <w:unhideWhenUsed/>
    <w:rsid w:val="005C0A29"/>
    <w:rPr>
      <w:color w:val="0000FF" w:themeColor="hyperlink"/>
      <w:u w:val="single"/>
    </w:rPr>
  </w:style>
  <w:style w:type="character" w:customStyle="1" w:styleId="Mencinsinresolver1">
    <w:name w:val="Mención sin resolver1"/>
    <w:basedOn w:val="Fuentedeprrafopredeter"/>
    <w:uiPriority w:val="99"/>
    <w:semiHidden/>
    <w:unhideWhenUsed/>
    <w:rsid w:val="005C0A29"/>
    <w:rPr>
      <w:color w:val="605E5C"/>
      <w:shd w:val="clear" w:color="auto" w:fill="E1DFDD"/>
    </w:rPr>
  </w:style>
  <w:style w:type="paragraph" w:styleId="Sinespaciado">
    <w:name w:val="No Spacing"/>
    <w:link w:val="SinespaciadoCar"/>
    <w:uiPriority w:val="1"/>
    <w:qFormat/>
    <w:rsid w:val="002F2075"/>
    <w:pPr>
      <w:spacing w:after="0" w:line="240" w:lineRule="auto"/>
    </w:pPr>
  </w:style>
  <w:style w:type="character" w:customStyle="1" w:styleId="Ttulo1Car">
    <w:name w:val="Título 1 Car"/>
    <w:basedOn w:val="Fuentedeprrafopredeter"/>
    <w:link w:val="Ttulo1"/>
    <w:uiPriority w:val="9"/>
    <w:rsid w:val="002F2075"/>
    <w:rPr>
      <w:rFonts w:asciiTheme="majorHAnsi" w:eastAsiaTheme="majorEastAsia" w:hAnsiTheme="majorHAnsi" w:cstheme="majorBidi"/>
      <w:color w:val="365F91" w:themeColor="accent1" w:themeShade="BF"/>
      <w:sz w:val="32"/>
      <w:szCs w:val="32"/>
    </w:rPr>
  </w:style>
  <w:style w:type="character" w:customStyle="1" w:styleId="Ttulo2Car">
    <w:name w:val="Título 2 Car"/>
    <w:basedOn w:val="Fuentedeprrafopredeter"/>
    <w:link w:val="Ttulo2"/>
    <w:uiPriority w:val="9"/>
    <w:rsid w:val="002F2075"/>
    <w:rPr>
      <w:rFonts w:asciiTheme="majorHAnsi" w:eastAsiaTheme="majorEastAsia" w:hAnsiTheme="majorHAnsi" w:cstheme="majorBidi"/>
      <w:color w:val="365F91" w:themeColor="accent1" w:themeShade="BF"/>
      <w:sz w:val="26"/>
      <w:szCs w:val="26"/>
    </w:rPr>
  </w:style>
  <w:style w:type="character" w:customStyle="1" w:styleId="SinespaciadoCar">
    <w:name w:val="Sin espaciado Car"/>
    <w:link w:val="Sinespaciado"/>
    <w:uiPriority w:val="1"/>
    <w:rsid w:val="000A642B"/>
  </w:style>
  <w:style w:type="paragraph" w:styleId="Ttulo">
    <w:name w:val="Title"/>
    <w:basedOn w:val="Normal"/>
    <w:next w:val="Normal"/>
    <w:link w:val="TtuloCar"/>
    <w:uiPriority w:val="10"/>
    <w:qFormat/>
    <w:rsid w:val="00C8422E"/>
    <w:pPr>
      <w:pBdr>
        <w:bottom w:val="single" w:sz="8" w:space="4" w:color="4F81BD"/>
      </w:pBdr>
      <w:spacing w:after="300" w:line="240" w:lineRule="auto"/>
    </w:pPr>
    <w:rPr>
      <w:rFonts w:ascii="Cambria" w:eastAsia="Cambria" w:hAnsi="Cambria" w:cs="Cambria"/>
      <w:color w:val="17365D"/>
      <w:sz w:val="52"/>
      <w:szCs w:val="52"/>
      <w:lang w:val="es-MX" w:eastAsia="es-MX"/>
    </w:rPr>
  </w:style>
  <w:style w:type="character" w:customStyle="1" w:styleId="TtuloCar">
    <w:name w:val="Título Car"/>
    <w:basedOn w:val="Fuentedeprrafopredeter"/>
    <w:link w:val="Ttulo"/>
    <w:uiPriority w:val="10"/>
    <w:rsid w:val="00C8422E"/>
    <w:rPr>
      <w:rFonts w:ascii="Cambria" w:eastAsia="Cambria" w:hAnsi="Cambria" w:cs="Cambria"/>
      <w:color w:val="17365D"/>
      <w:sz w:val="52"/>
      <w:szCs w:val="52"/>
      <w:lang w:val="es-MX" w:eastAsia="es-MX"/>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5466645">
      <w:bodyDiv w:val="1"/>
      <w:marLeft w:val="0"/>
      <w:marRight w:val="0"/>
      <w:marTop w:val="0"/>
      <w:marBottom w:val="0"/>
      <w:divBdr>
        <w:top w:val="none" w:sz="0" w:space="0" w:color="auto"/>
        <w:left w:val="none" w:sz="0" w:space="0" w:color="auto"/>
        <w:bottom w:val="none" w:sz="0" w:space="0" w:color="auto"/>
        <w:right w:val="none" w:sz="0" w:space="0" w:color="auto"/>
      </w:divBdr>
      <w:divsChild>
        <w:div w:id="252011484">
          <w:marLeft w:val="547"/>
          <w:marRight w:val="0"/>
          <w:marTop w:val="0"/>
          <w:marBottom w:val="0"/>
          <w:divBdr>
            <w:top w:val="none" w:sz="0" w:space="0" w:color="auto"/>
            <w:left w:val="none" w:sz="0" w:space="0" w:color="auto"/>
            <w:bottom w:val="none" w:sz="0" w:space="0" w:color="auto"/>
            <w:right w:val="none" w:sz="0" w:space="0" w:color="auto"/>
          </w:divBdr>
        </w:div>
      </w:divsChild>
    </w:div>
    <w:div w:id="827792303">
      <w:bodyDiv w:val="1"/>
      <w:marLeft w:val="0"/>
      <w:marRight w:val="0"/>
      <w:marTop w:val="0"/>
      <w:marBottom w:val="0"/>
      <w:divBdr>
        <w:top w:val="none" w:sz="0" w:space="0" w:color="auto"/>
        <w:left w:val="none" w:sz="0" w:space="0" w:color="auto"/>
        <w:bottom w:val="none" w:sz="0" w:space="0" w:color="auto"/>
        <w:right w:val="none" w:sz="0" w:space="0" w:color="auto"/>
      </w:divBdr>
    </w:div>
    <w:div w:id="1010523867">
      <w:bodyDiv w:val="1"/>
      <w:marLeft w:val="0"/>
      <w:marRight w:val="0"/>
      <w:marTop w:val="0"/>
      <w:marBottom w:val="0"/>
      <w:divBdr>
        <w:top w:val="none" w:sz="0" w:space="0" w:color="auto"/>
        <w:left w:val="none" w:sz="0" w:space="0" w:color="auto"/>
        <w:bottom w:val="none" w:sz="0" w:space="0" w:color="auto"/>
        <w:right w:val="none" w:sz="0" w:space="0" w:color="auto"/>
      </w:divBdr>
      <w:divsChild>
        <w:div w:id="1434980658">
          <w:marLeft w:val="547"/>
          <w:marRight w:val="0"/>
          <w:marTop w:val="0"/>
          <w:marBottom w:val="0"/>
          <w:divBdr>
            <w:top w:val="none" w:sz="0" w:space="0" w:color="auto"/>
            <w:left w:val="none" w:sz="0" w:space="0" w:color="auto"/>
            <w:bottom w:val="none" w:sz="0" w:space="0" w:color="auto"/>
            <w:right w:val="none" w:sz="0" w:space="0" w:color="auto"/>
          </w:divBdr>
        </w:div>
      </w:divsChild>
    </w:div>
    <w:div w:id="1251894462">
      <w:bodyDiv w:val="1"/>
      <w:marLeft w:val="0"/>
      <w:marRight w:val="0"/>
      <w:marTop w:val="0"/>
      <w:marBottom w:val="0"/>
      <w:divBdr>
        <w:top w:val="none" w:sz="0" w:space="0" w:color="auto"/>
        <w:left w:val="none" w:sz="0" w:space="0" w:color="auto"/>
        <w:bottom w:val="none" w:sz="0" w:space="0" w:color="auto"/>
        <w:right w:val="none" w:sz="0" w:space="0" w:color="auto"/>
      </w:divBdr>
      <w:divsChild>
        <w:div w:id="1303538224">
          <w:marLeft w:val="547"/>
          <w:marRight w:val="0"/>
          <w:marTop w:val="0"/>
          <w:marBottom w:val="0"/>
          <w:divBdr>
            <w:top w:val="none" w:sz="0" w:space="0" w:color="auto"/>
            <w:left w:val="none" w:sz="0" w:space="0" w:color="auto"/>
            <w:bottom w:val="none" w:sz="0" w:space="0" w:color="auto"/>
            <w:right w:val="none" w:sz="0" w:space="0" w:color="auto"/>
          </w:divBdr>
        </w:div>
      </w:divsChild>
    </w:div>
    <w:div w:id="1767574508">
      <w:bodyDiv w:val="1"/>
      <w:marLeft w:val="0"/>
      <w:marRight w:val="0"/>
      <w:marTop w:val="0"/>
      <w:marBottom w:val="0"/>
      <w:divBdr>
        <w:top w:val="none" w:sz="0" w:space="0" w:color="auto"/>
        <w:left w:val="none" w:sz="0" w:space="0" w:color="auto"/>
        <w:bottom w:val="none" w:sz="0" w:space="0" w:color="auto"/>
        <w:right w:val="none" w:sz="0" w:space="0" w:color="auto"/>
      </w:divBdr>
      <w:divsChild>
        <w:div w:id="14620162">
          <w:marLeft w:val="547"/>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microsoft.com/office/2011/relationships/commentsExtended" Target="commentsExtended.xml"/><Relationship Id="rId18" Type="http://schemas.microsoft.com/office/2011/relationships/people" Target="peop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comments" Target="comments.xm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oleObject" Target="embeddings/oleObject1.bin"/><Relationship Id="rId5" Type="http://schemas.openxmlformats.org/officeDocument/2006/relationships/webSettings" Target="webSettings.xml"/><Relationship Id="rId15" Type="http://schemas.microsoft.com/office/2018/08/relationships/commentsExtensible" Target="commentsExtensible.xml"/><Relationship Id="rId10" Type="http://schemas.openxmlformats.org/officeDocument/2006/relationships/image" Target="media/image3.wmf"/><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microsoft.com/office/2016/09/relationships/commentsIds" Target="commentsId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920A3EE-223E-4090-8D56-8D6F93A145F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38</TotalTime>
  <Pages>27</Pages>
  <Words>9368</Words>
  <Characters>51530</Characters>
  <Application>Microsoft Office Word</Application>
  <DocSecurity>0</DocSecurity>
  <Lines>429</Lines>
  <Paragraphs>121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60777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Usuario de Windows</dc:creator>
  <cp:lastModifiedBy>Samuel Cruz Interial</cp:lastModifiedBy>
  <cp:revision>8</cp:revision>
  <cp:lastPrinted>2025-09-30T19:28:00Z</cp:lastPrinted>
  <dcterms:created xsi:type="dcterms:W3CDTF">2025-09-30T19:26:00Z</dcterms:created>
  <dcterms:modified xsi:type="dcterms:W3CDTF">2026-02-04T04:00:00Z</dcterms:modified>
</cp:coreProperties>
</file>